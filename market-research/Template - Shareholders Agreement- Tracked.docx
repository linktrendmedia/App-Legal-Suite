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5EE21B" w14:textId="77777777" w:rsidR="00CD3DEC" w:rsidRPr="0078179F" w:rsidRDefault="007D6D59"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C</w:t>
      </w:r>
      <w:bookmarkStart w:id="0" w:name="_Ref249010692"/>
      <w:bookmarkStart w:id="1" w:name="_Ref249010707"/>
      <w:bookmarkStart w:id="2" w:name="_Ref299212218"/>
      <w:bookmarkEnd w:id="0"/>
      <w:bookmarkEnd w:id="1"/>
      <w:bookmarkEnd w:id="2"/>
      <w:r w:rsidRPr="0078179F">
        <w:rPr>
          <w:rFonts w:ascii="Avenir Next Condensed Regular" w:hAnsi="Avenir Next Condensed Regular"/>
          <w:b/>
          <w:sz w:val="22"/>
          <w:szCs w:val="22"/>
        </w:rPr>
        <w:t>ONFIDENTIAL</w:t>
      </w:r>
    </w:p>
    <w:p w14:paraId="26150FFC" w14:textId="77777777" w:rsidR="007D6D59" w:rsidRPr="00C84E5B" w:rsidRDefault="007D6D59" w:rsidP="008511BC">
      <w:pPr>
        <w:jc w:val="both"/>
        <w:rPr>
          <w:rFonts w:ascii="Avenir Next Condensed Regular" w:hAnsi="Avenir Next Condensed Regular"/>
          <w:sz w:val="22"/>
          <w:szCs w:val="22"/>
        </w:rPr>
      </w:pPr>
    </w:p>
    <w:p w14:paraId="1112F8DD" w14:textId="0B077B13" w:rsidR="007D6D59" w:rsidRPr="00C84E5B" w:rsidRDefault="00CF6A50" w:rsidP="008511BC">
      <w:pPr>
        <w:jc w:val="both"/>
        <w:rPr>
          <w:rFonts w:ascii="Avenir Next Condensed Regular" w:hAnsi="Avenir Next Condensed Regular"/>
          <w:sz w:val="22"/>
          <w:szCs w:val="22"/>
        </w:rPr>
      </w:pPr>
      <w:r>
        <w:rPr>
          <w:rFonts w:ascii="Avenir Next Condensed Regular" w:hAnsi="Avenir Next Condensed Regular"/>
          <w:sz w:val="22"/>
          <w:szCs w:val="22"/>
        </w:rPr>
        <w:t>Dated [*]</w:t>
      </w:r>
      <w:r w:rsidR="007D6D59" w:rsidRPr="00C84E5B">
        <w:rPr>
          <w:rFonts w:ascii="Avenir Next Condensed Regular" w:hAnsi="Avenir Next Condensed Regular"/>
          <w:sz w:val="22"/>
          <w:szCs w:val="22"/>
        </w:rPr>
        <w:t xml:space="preserve"> of </w:t>
      </w:r>
      <w:del w:id="3" w:author="Tania Johny" w:date="2015-07-29T14:53:00Z">
        <w:r w:rsidR="00E82F87" w:rsidDel="00235568">
          <w:rPr>
            <w:rFonts w:ascii="Avenir Next Condensed Regular" w:hAnsi="Avenir Next Condensed Regular"/>
            <w:sz w:val="22"/>
            <w:szCs w:val="22"/>
          </w:rPr>
          <w:delText>July</w:delText>
        </w:r>
        <w:r w:rsidR="007D6D59" w:rsidRPr="00C84E5B" w:rsidDel="00235568">
          <w:rPr>
            <w:rFonts w:ascii="Avenir Next Condensed Regular" w:hAnsi="Avenir Next Condensed Regular"/>
            <w:sz w:val="22"/>
            <w:szCs w:val="22"/>
          </w:rPr>
          <w:delText xml:space="preserve"> </w:delText>
        </w:r>
      </w:del>
      <w:ins w:id="4" w:author="Tania Johny" w:date="2015-07-29T14:53:00Z">
        <w:r w:rsidR="00235568">
          <w:rPr>
            <w:rFonts w:ascii="Avenir Next Condensed Regular" w:hAnsi="Avenir Next Condensed Regular"/>
            <w:sz w:val="22"/>
            <w:szCs w:val="22"/>
          </w:rPr>
          <w:t>_________</w:t>
        </w:r>
        <w:r w:rsidR="00235568" w:rsidRPr="00C84E5B">
          <w:rPr>
            <w:rFonts w:ascii="Avenir Next Condensed Regular" w:hAnsi="Avenir Next Condensed Regular"/>
            <w:sz w:val="22"/>
            <w:szCs w:val="22"/>
          </w:rPr>
          <w:t xml:space="preserve"> </w:t>
        </w:r>
      </w:ins>
      <w:r w:rsidR="007D6D59" w:rsidRPr="00C84E5B">
        <w:rPr>
          <w:rFonts w:ascii="Avenir Next Condensed Regular" w:hAnsi="Avenir Next Condensed Regular"/>
          <w:sz w:val="22"/>
          <w:szCs w:val="22"/>
        </w:rPr>
        <w:t xml:space="preserve">of </w:t>
      </w:r>
      <w:r w:rsidR="00E82F87">
        <w:rPr>
          <w:rFonts w:ascii="Avenir Next Condensed Regular" w:hAnsi="Avenir Next Condensed Regular"/>
          <w:sz w:val="22"/>
          <w:szCs w:val="22"/>
        </w:rPr>
        <w:t>2015</w:t>
      </w:r>
    </w:p>
    <w:p w14:paraId="1FE1E03F" w14:textId="77777777" w:rsidR="007D6D59" w:rsidRPr="00C84E5B" w:rsidRDefault="007D6D59" w:rsidP="008511BC">
      <w:pPr>
        <w:jc w:val="both"/>
        <w:rPr>
          <w:rFonts w:ascii="Avenir Next Condensed Regular" w:hAnsi="Avenir Next Condensed Regular"/>
          <w:sz w:val="22"/>
          <w:szCs w:val="22"/>
        </w:rPr>
      </w:pPr>
    </w:p>
    <w:p w14:paraId="37649FF0" w14:textId="77777777" w:rsidR="007D6D59" w:rsidRPr="00C84E5B" w:rsidRDefault="007D6D59" w:rsidP="008511BC">
      <w:pPr>
        <w:jc w:val="both"/>
        <w:rPr>
          <w:rFonts w:ascii="Avenir Next Condensed Regular" w:hAnsi="Avenir Next Condensed Regular"/>
          <w:sz w:val="22"/>
          <w:szCs w:val="22"/>
        </w:rPr>
      </w:pPr>
    </w:p>
    <w:p w14:paraId="2A5885DE" w14:textId="315D7A86" w:rsidR="007D6D59" w:rsidRPr="0078179F" w:rsidRDefault="00E82F87" w:rsidP="008511BC">
      <w:pPr>
        <w:jc w:val="both"/>
        <w:rPr>
          <w:rFonts w:ascii="Avenir Next Condensed Regular" w:hAnsi="Avenir Next Condensed Regular"/>
          <w:b/>
          <w:sz w:val="22"/>
          <w:szCs w:val="22"/>
        </w:rPr>
      </w:pPr>
      <w:r>
        <w:rPr>
          <w:rFonts w:ascii="Avenir Next Condensed Regular" w:hAnsi="Avenir Next Condensed Regular"/>
          <w:b/>
          <w:sz w:val="22"/>
          <w:szCs w:val="22"/>
        </w:rPr>
        <w:t>SHAREHOLDERS</w:t>
      </w:r>
      <w:r w:rsidR="00D839A2">
        <w:rPr>
          <w:rFonts w:ascii="Avenir Next Condensed Regular" w:hAnsi="Avenir Next Condensed Regular"/>
          <w:b/>
          <w:sz w:val="22"/>
          <w:szCs w:val="22"/>
        </w:rPr>
        <w:t xml:space="preserve"> AGREEMENT</w:t>
      </w:r>
    </w:p>
    <w:p w14:paraId="39250AB4" w14:textId="77777777" w:rsidR="00E82F87" w:rsidRPr="00C84E5B" w:rsidRDefault="00E82F87" w:rsidP="00E82F87">
      <w:pPr>
        <w:jc w:val="both"/>
        <w:rPr>
          <w:rFonts w:ascii="Avenir Next Condensed Regular" w:hAnsi="Avenir Next Condensed Regular"/>
          <w:sz w:val="22"/>
          <w:szCs w:val="22"/>
        </w:rPr>
      </w:pPr>
    </w:p>
    <w:p w14:paraId="21145AA9" w14:textId="52E6FD72" w:rsidR="007D6D59" w:rsidRPr="00E82F87" w:rsidRDefault="00A9700F" w:rsidP="008511BC">
      <w:pPr>
        <w:jc w:val="both"/>
        <w:rPr>
          <w:rFonts w:ascii="Avenir Next Condensed Regular" w:hAnsi="Avenir Next Condensed Regular"/>
          <w:b/>
          <w:sz w:val="22"/>
          <w:szCs w:val="22"/>
        </w:rPr>
      </w:pPr>
      <w:del w:id="5" w:author="Tania Johny" w:date="2015-07-29T14:53:00Z">
        <w:r w:rsidDel="00235568">
          <w:rPr>
            <w:rFonts w:ascii="Avenir Next Condensed Regular" w:hAnsi="Avenir Next Condensed Regular"/>
            <w:b/>
            <w:sz w:val="22"/>
            <w:szCs w:val="22"/>
          </w:rPr>
          <w:delText>eWonderful Limited</w:delText>
        </w:r>
      </w:del>
      <w:ins w:id="6" w:author="Tania Johny" w:date="2015-07-29T14:53:00Z">
        <w:r w:rsidR="00235568">
          <w:rPr>
            <w:rFonts w:ascii="Avenir Next Condensed Regular" w:hAnsi="Avenir Next Condensed Regular"/>
            <w:b/>
            <w:sz w:val="22"/>
            <w:szCs w:val="22"/>
          </w:rPr>
          <w:t>___________________</w:t>
        </w:r>
      </w:ins>
    </w:p>
    <w:p w14:paraId="24E6C409" w14:textId="77777777" w:rsidR="007D6D59" w:rsidRPr="00C84E5B" w:rsidRDefault="007D6D59" w:rsidP="008511BC">
      <w:pPr>
        <w:jc w:val="both"/>
        <w:rPr>
          <w:rFonts w:ascii="Avenir Next Condensed Regular" w:hAnsi="Avenir Next Condensed Regular"/>
          <w:sz w:val="22"/>
          <w:szCs w:val="22"/>
        </w:rPr>
      </w:pPr>
    </w:p>
    <w:p w14:paraId="43FB616A" w14:textId="1E89756F" w:rsidR="007D6D59" w:rsidRPr="0078179F" w:rsidRDefault="00CF6A50" w:rsidP="008511BC">
      <w:pPr>
        <w:jc w:val="both"/>
        <w:rPr>
          <w:rFonts w:ascii="Avenir Next Condensed Regular" w:hAnsi="Avenir Next Condensed Regular"/>
          <w:b/>
          <w:sz w:val="22"/>
          <w:szCs w:val="22"/>
        </w:rPr>
      </w:pPr>
      <w:r>
        <w:rPr>
          <w:rFonts w:ascii="Avenir Next Condensed Regular" w:hAnsi="Avenir Next Condensed Regular"/>
          <w:b/>
          <w:sz w:val="22"/>
          <w:szCs w:val="22"/>
        </w:rPr>
        <w:t>[Party 1]</w:t>
      </w:r>
    </w:p>
    <w:p w14:paraId="1DD4F8AD" w14:textId="77777777" w:rsidR="007D6D59" w:rsidRPr="00C84E5B" w:rsidRDefault="007D6D59" w:rsidP="008511BC">
      <w:pPr>
        <w:jc w:val="both"/>
        <w:rPr>
          <w:rFonts w:ascii="Avenir Next Condensed Regular" w:hAnsi="Avenir Next Condensed Regular"/>
          <w:sz w:val="22"/>
          <w:szCs w:val="22"/>
        </w:rPr>
      </w:pPr>
    </w:p>
    <w:p w14:paraId="0E54BE2C" w14:textId="77777777" w:rsidR="007D6D59" w:rsidRPr="00C84E5B" w:rsidRDefault="007D6D59" w:rsidP="008511BC">
      <w:pPr>
        <w:jc w:val="both"/>
        <w:rPr>
          <w:rFonts w:ascii="Avenir Next Condensed Regular" w:hAnsi="Avenir Next Condensed Regular"/>
          <w:sz w:val="22"/>
          <w:szCs w:val="22"/>
        </w:rPr>
      </w:pPr>
      <w:proofErr w:type="gramStart"/>
      <w:r w:rsidRPr="00C84E5B">
        <w:rPr>
          <w:rFonts w:ascii="Avenir Next Condensed Regular" w:hAnsi="Avenir Next Condensed Regular"/>
          <w:sz w:val="22"/>
          <w:szCs w:val="22"/>
        </w:rPr>
        <w:t>and</w:t>
      </w:r>
      <w:proofErr w:type="gramEnd"/>
    </w:p>
    <w:p w14:paraId="64104FBC" w14:textId="77777777" w:rsidR="007D6D59" w:rsidRPr="00C84E5B" w:rsidRDefault="007D6D59" w:rsidP="008511BC">
      <w:pPr>
        <w:jc w:val="both"/>
        <w:rPr>
          <w:rFonts w:ascii="Avenir Next Condensed Regular" w:hAnsi="Avenir Next Condensed Regular"/>
          <w:sz w:val="22"/>
          <w:szCs w:val="22"/>
        </w:rPr>
      </w:pPr>
    </w:p>
    <w:p w14:paraId="60CFD083" w14:textId="53BFDC0E" w:rsidR="007D6D59" w:rsidRDefault="00A9700F" w:rsidP="008511BC">
      <w:pPr>
        <w:jc w:val="both"/>
        <w:rPr>
          <w:ins w:id="7" w:author="Tania Johny" w:date="2015-07-29T14:53:00Z"/>
          <w:rFonts w:ascii="Avenir Next Condensed Regular" w:hAnsi="Avenir Next Condensed Regular"/>
          <w:b/>
          <w:sz w:val="22"/>
          <w:szCs w:val="22"/>
        </w:rPr>
      </w:pPr>
      <w:del w:id="8" w:author="Tania Johny" w:date="2015-07-29T14:53:00Z">
        <w:r w:rsidDel="00235568">
          <w:rPr>
            <w:rFonts w:ascii="Avenir Next Condensed Regular" w:hAnsi="Avenir Next Condensed Regular"/>
            <w:b/>
            <w:sz w:val="22"/>
            <w:szCs w:val="22"/>
          </w:rPr>
          <w:delText>eStyle Limited</w:delText>
        </w:r>
      </w:del>
      <w:ins w:id="9" w:author="Tania Johny" w:date="2015-07-29T14:53:00Z">
        <w:r w:rsidR="00235568">
          <w:rPr>
            <w:rFonts w:ascii="Avenir Next Condensed Regular" w:hAnsi="Avenir Next Condensed Regular"/>
            <w:b/>
            <w:sz w:val="22"/>
            <w:szCs w:val="22"/>
          </w:rPr>
          <w:t>____________________</w:t>
        </w:r>
      </w:ins>
    </w:p>
    <w:p w14:paraId="758D95FC" w14:textId="7CC3C47A" w:rsidR="00235568" w:rsidRPr="0078179F" w:rsidRDefault="00235568" w:rsidP="008511BC">
      <w:pPr>
        <w:jc w:val="both"/>
        <w:rPr>
          <w:rFonts w:ascii="Avenir Next Condensed Regular" w:hAnsi="Avenir Next Condensed Regular"/>
          <w:b/>
          <w:sz w:val="22"/>
          <w:szCs w:val="22"/>
        </w:rPr>
      </w:pPr>
      <w:ins w:id="10" w:author="Tania Johny" w:date="2015-07-29T14:54:00Z">
        <w:r>
          <w:rPr>
            <w:rFonts w:ascii="Avenir Next Condensed Regular" w:hAnsi="Avenir Next Condensed Regular"/>
            <w:b/>
            <w:sz w:val="22"/>
            <w:szCs w:val="22"/>
          </w:rPr>
          <w:t>[Party 2]</w:t>
        </w:r>
      </w:ins>
    </w:p>
    <w:p w14:paraId="1F7F1D0A" w14:textId="77777777" w:rsidR="007D6D59" w:rsidRDefault="007D6D59" w:rsidP="008511BC">
      <w:pPr>
        <w:jc w:val="both"/>
        <w:rPr>
          <w:ins w:id="11" w:author="Tania Johny" w:date="2015-07-29T16:38:00Z"/>
          <w:rFonts w:ascii="Avenir Next Condensed Regular" w:hAnsi="Avenir Next Condensed Regular"/>
          <w:sz w:val="22"/>
          <w:szCs w:val="22"/>
        </w:rPr>
      </w:pPr>
    </w:p>
    <w:p w14:paraId="005FC6E7" w14:textId="77777777" w:rsidR="00820362" w:rsidRPr="00C84E5B" w:rsidRDefault="00820362" w:rsidP="00820362">
      <w:pPr>
        <w:jc w:val="both"/>
        <w:rPr>
          <w:ins w:id="12" w:author="Tania Johny" w:date="2015-07-29T16:38:00Z"/>
          <w:rFonts w:ascii="Avenir Next Condensed Regular" w:hAnsi="Avenir Next Condensed Regular"/>
          <w:sz w:val="22"/>
          <w:szCs w:val="22"/>
        </w:rPr>
      </w:pPr>
      <w:proofErr w:type="gramStart"/>
      <w:ins w:id="13" w:author="Tania Johny" w:date="2015-07-29T16:38:00Z">
        <w:r w:rsidRPr="00C84E5B">
          <w:rPr>
            <w:rFonts w:ascii="Avenir Next Condensed Regular" w:hAnsi="Avenir Next Condensed Regular"/>
            <w:sz w:val="22"/>
            <w:szCs w:val="22"/>
          </w:rPr>
          <w:t>and</w:t>
        </w:r>
        <w:proofErr w:type="gramEnd"/>
      </w:ins>
    </w:p>
    <w:p w14:paraId="755E2AC9" w14:textId="77777777" w:rsidR="00820362" w:rsidRPr="00C84E5B" w:rsidRDefault="00820362" w:rsidP="00820362">
      <w:pPr>
        <w:jc w:val="both"/>
        <w:rPr>
          <w:ins w:id="14" w:author="Tania Johny" w:date="2015-07-29T16:38:00Z"/>
          <w:rFonts w:ascii="Avenir Next Condensed Regular" w:hAnsi="Avenir Next Condensed Regular"/>
          <w:sz w:val="22"/>
          <w:szCs w:val="22"/>
        </w:rPr>
      </w:pPr>
    </w:p>
    <w:p w14:paraId="389C5AEE" w14:textId="77777777" w:rsidR="00820362" w:rsidRDefault="00820362" w:rsidP="00820362">
      <w:pPr>
        <w:jc w:val="both"/>
        <w:rPr>
          <w:ins w:id="15" w:author="Tania Johny" w:date="2015-07-29T16:38:00Z"/>
          <w:rFonts w:ascii="Avenir Next Condensed Regular" w:hAnsi="Avenir Next Condensed Regular"/>
          <w:b/>
          <w:sz w:val="22"/>
          <w:szCs w:val="22"/>
        </w:rPr>
      </w:pPr>
      <w:ins w:id="16" w:author="Tania Johny" w:date="2015-07-29T16:38:00Z">
        <w:r>
          <w:rPr>
            <w:rFonts w:ascii="Avenir Next Condensed Regular" w:hAnsi="Avenir Next Condensed Regular"/>
            <w:b/>
            <w:sz w:val="22"/>
            <w:szCs w:val="22"/>
          </w:rPr>
          <w:t>____________________</w:t>
        </w:r>
      </w:ins>
    </w:p>
    <w:p w14:paraId="615932B4" w14:textId="79362D93" w:rsidR="00820362" w:rsidRPr="0078179F" w:rsidRDefault="00820362" w:rsidP="00820362">
      <w:pPr>
        <w:jc w:val="both"/>
        <w:rPr>
          <w:ins w:id="17" w:author="Tania Johny" w:date="2015-07-29T16:38:00Z"/>
          <w:rFonts w:ascii="Avenir Next Condensed Regular" w:hAnsi="Avenir Next Condensed Regular"/>
          <w:b/>
          <w:sz w:val="22"/>
          <w:szCs w:val="22"/>
        </w:rPr>
      </w:pPr>
      <w:ins w:id="18" w:author="Tania Johny" w:date="2015-07-29T16:38:00Z">
        <w:r>
          <w:rPr>
            <w:rFonts w:ascii="Avenir Next Condensed Regular" w:hAnsi="Avenir Next Condensed Regular"/>
            <w:b/>
            <w:sz w:val="22"/>
            <w:szCs w:val="22"/>
          </w:rPr>
          <w:t>[Party 3]</w:t>
        </w:r>
      </w:ins>
    </w:p>
    <w:p w14:paraId="676A9EED" w14:textId="77777777" w:rsidR="00820362" w:rsidRPr="00C84E5B" w:rsidRDefault="00820362" w:rsidP="008511BC">
      <w:pPr>
        <w:jc w:val="both"/>
        <w:rPr>
          <w:rFonts w:ascii="Avenir Next Condensed Regular" w:hAnsi="Avenir Next Condensed Regular"/>
          <w:sz w:val="22"/>
          <w:szCs w:val="22"/>
        </w:rPr>
      </w:pPr>
    </w:p>
    <w:p w14:paraId="6A89CE3D" w14:textId="77777777" w:rsidR="008F601F" w:rsidRPr="00C84E5B" w:rsidRDefault="008F601F" w:rsidP="008511BC">
      <w:pPr>
        <w:jc w:val="both"/>
        <w:rPr>
          <w:rFonts w:ascii="Avenir Next Condensed Regular" w:hAnsi="Avenir Next Condensed Regular"/>
          <w:sz w:val="22"/>
          <w:szCs w:val="22"/>
        </w:rPr>
      </w:pPr>
    </w:p>
    <w:p w14:paraId="43B9F08C" w14:textId="77777777" w:rsidR="008F601F" w:rsidRPr="0078179F" w:rsidRDefault="008F601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PARTIES</w:t>
      </w:r>
    </w:p>
    <w:p w14:paraId="4F4E0466" w14:textId="77777777" w:rsidR="008F601F" w:rsidRPr="00C84E5B" w:rsidRDefault="008F601F" w:rsidP="008511BC">
      <w:pPr>
        <w:jc w:val="both"/>
        <w:rPr>
          <w:rFonts w:ascii="Avenir Next Condensed Regular" w:hAnsi="Avenir Next Condensed Regular"/>
          <w:sz w:val="22"/>
          <w:szCs w:val="22"/>
        </w:rPr>
      </w:pPr>
    </w:p>
    <w:p w14:paraId="7F0B9937" w14:textId="6B973DB2" w:rsidR="008F601F" w:rsidRPr="00C84E5B" w:rsidRDefault="002E3467" w:rsidP="002E28F9">
      <w:pPr>
        <w:pStyle w:val="ListParagraph"/>
        <w:numPr>
          <w:ilvl w:val="0"/>
          <w:numId w:val="9"/>
        </w:numPr>
        <w:jc w:val="both"/>
        <w:rPr>
          <w:rFonts w:ascii="Avenir Next Condensed Regular" w:hAnsi="Avenir Next Condensed Regular"/>
          <w:sz w:val="22"/>
          <w:szCs w:val="22"/>
        </w:rPr>
      </w:pPr>
      <w:del w:id="19" w:author="Tania Johny" w:date="2015-07-29T14:54:00Z">
        <w:r w:rsidDel="00235568">
          <w:rPr>
            <w:rFonts w:ascii="Avenir Next Condensed Regular" w:hAnsi="Avenir Next Condensed Regular"/>
            <w:b/>
            <w:sz w:val="22"/>
            <w:szCs w:val="22"/>
          </w:rPr>
          <w:delText>eWonderful Limited</w:delText>
        </w:r>
      </w:del>
      <w:ins w:id="20" w:author="Tania Johny" w:date="2015-07-29T14:54:00Z">
        <w:r w:rsidR="00235568">
          <w:rPr>
            <w:rFonts w:ascii="Avenir Next Condensed Regular" w:hAnsi="Avenir Next Condensed Regular"/>
            <w:b/>
            <w:sz w:val="22"/>
            <w:szCs w:val="22"/>
          </w:rPr>
          <w:t xml:space="preserve">  </w:t>
        </w:r>
      </w:ins>
      <w:ins w:id="21" w:author="Tania Johny" w:date="2015-07-29T14:56:00Z">
        <w:r w:rsidR="00235568">
          <w:rPr>
            <w:rFonts w:ascii="Avenir Next Condensed Regular" w:hAnsi="Avenir Next Condensed Regular"/>
            <w:b/>
            <w:sz w:val="22"/>
            <w:szCs w:val="22"/>
          </w:rPr>
          <w:t>*</w:t>
        </w:r>
      </w:ins>
      <w:ins w:id="22" w:author="Tania Johny" w:date="2015-07-29T14:54:00Z">
        <w:r w:rsidR="00235568">
          <w:rPr>
            <w:rFonts w:ascii="Avenir Next Condensed Regular" w:hAnsi="Avenir Next Condensed Regular"/>
            <w:b/>
            <w:sz w:val="22"/>
            <w:szCs w:val="22"/>
          </w:rPr>
          <w:t xml:space="preserve">                                                     </w:t>
        </w:r>
      </w:ins>
      <w:r>
        <w:rPr>
          <w:rFonts w:ascii="Avenir Next Condensed Regular" w:hAnsi="Avenir Next Condensed Regular"/>
          <w:sz w:val="22"/>
          <w:szCs w:val="22"/>
        </w:rPr>
        <w:t xml:space="preserve"> (</w:t>
      </w:r>
      <w:del w:id="23" w:author="Tania Johny" w:date="2015-07-29T14:55:00Z">
        <w:r w:rsidDel="00235568">
          <w:rPr>
            <w:rFonts w:ascii="Avenir Next Condensed Regular" w:hAnsi="Avenir Next Condensed Regular"/>
            <w:sz w:val="22"/>
            <w:szCs w:val="22"/>
          </w:rPr>
          <w:delText xml:space="preserve">company number </w:delText>
        </w:r>
      </w:del>
      <w:r>
        <w:rPr>
          <w:rFonts w:ascii="Avenir Next Condensed Regular" w:hAnsi="Avenir Next Condensed Regular"/>
          <w:sz w:val="22"/>
          <w:szCs w:val="22"/>
        </w:rPr>
        <w:t xml:space="preserve">Company Number </w:t>
      </w:r>
      <w:del w:id="24" w:author="Tania Johny" w:date="2015-07-29T14:55:00Z">
        <w:r w:rsidRPr="002E3467" w:rsidDel="00235568">
          <w:rPr>
            <w:rFonts w:ascii="Avenir Next Condensed Regular" w:hAnsi="Avenir Next Condensed Regular"/>
            <w:sz w:val="22"/>
            <w:szCs w:val="22"/>
          </w:rPr>
          <w:delText>117487 C2/GBL</w:delText>
        </w:r>
      </w:del>
      <w:ins w:id="25" w:author="Tania Johny" w:date="2015-07-29T14:55:00Z">
        <w:r w:rsidR="00235568">
          <w:rPr>
            <w:rFonts w:ascii="Avenir Next Condensed Regular" w:hAnsi="Avenir Next Condensed Regular"/>
            <w:sz w:val="22"/>
            <w:szCs w:val="22"/>
          </w:rPr>
          <w:t xml:space="preserve">  </w:t>
        </w:r>
      </w:ins>
      <w:ins w:id="26" w:author="Tania Johny" w:date="2015-07-29T14:56:00Z">
        <w:r w:rsidR="00235568">
          <w:rPr>
            <w:rFonts w:ascii="Avenir Next Condensed Regular" w:hAnsi="Avenir Next Condensed Regular"/>
            <w:sz w:val="22"/>
            <w:szCs w:val="22"/>
          </w:rPr>
          <w:t>*</w:t>
        </w:r>
      </w:ins>
      <w:ins w:id="27" w:author="Tania Johny" w:date="2015-07-29T14:55:00Z">
        <w:r w:rsidR="00235568">
          <w:rPr>
            <w:rFonts w:ascii="Avenir Next Condensed Regular" w:hAnsi="Avenir Next Condensed Regular"/>
            <w:sz w:val="22"/>
            <w:szCs w:val="22"/>
          </w:rPr>
          <w:t xml:space="preserve">                                   </w:t>
        </w:r>
      </w:ins>
      <w:r w:rsidR="008F601F" w:rsidRPr="00C84E5B">
        <w:rPr>
          <w:rFonts w:ascii="Avenir Next Condensed Regular" w:hAnsi="Avenir Next Condensed Regular"/>
          <w:sz w:val="22"/>
          <w:szCs w:val="22"/>
        </w:rPr>
        <w:t xml:space="preserve">) </w:t>
      </w:r>
      <w:r>
        <w:rPr>
          <w:rFonts w:ascii="Avenir Next Condensed Regular" w:hAnsi="Avenir Next Condensed Regular"/>
          <w:sz w:val="22"/>
          <w:szCs w:val="22"/>
        </w:rPr>
        <w:t xml:space="preserve">a company incorporated under the laws of </w:t>
      </w:r>
      <w:del w:id="28" w:author="Tania Johny" w:date="2015-07-29T14:55:00Z">
        <w:r w:rsidDel="00235568">
          <w:rPr>
            <w:rFonts w:ascii="Avenir Next Condensed Regular" w:hAnsi="Avenir Next Condensed Regular"/>
            <w:sz w:val="22"/>
            <w:szCs w:val="22"/>
          </w:rPr>
          <w:delText xml:space="preserve">Mauritius </w:delText>
        </w:r>
      </w:del>
      <w:ins w:id="29" w:author="Tania Johny" w:date="2015-07-29T14:55:00Z">
        <w:r w:rsidR="00235568">
          <w:rPr>
            <w:rFonts w:ascii="Avenir Next Condensed Regular" w:hAnsi="Avenir Next Condensed Regular"/>
            <w:sz w:val="22"/>
            <w:szCs w:val="22"/>
          </w:rPr>
          <w:t xml:space="preserve"> </w:t>
        </w:r>
      </w:ins>
      <w:ins w:id="30" w:author="Tania Johny" w:date="2015-07-29T14:56:00Z">
        <w:r w:rsidR="00235568">
          <w:rPr>
            <w:rFonts w:ascii="Avenir Next Condensed Regular" w:hAnsi="Avenir Next Condensed Regular"/>
            <w:sz w:val="22"/>
            <w:szCs w:val="22"/>
          </w:rPr>
          <w:t>*</w:t>
        </w:r>
      </w:ins>
      <w:ins w:id="31" w:author="Tania Johny" w:date="2015-07-29T14:55:00Z">
        <w:r w:rsidR="00235568">
          <w:rPr>
            <w:rFonts w:ascii="Avenir Next Condensed Regular" w:hAnsi="Avenir Next Condensed Regular"/>
            <w:sz w:val="22"/>
            <w:szCs w:val="22"/>
          </w:rPr>
          <w:t xml:space="preserve">                                   </w:t>
        </w:r>
      </w:ins>
      <w:r w:rsidR="008F601F" w:rsidRPr="00C84E5B">
        <w:rPr>
          <w:rFonts w:ascii="Avenir Next Condensed Regular" w:hAnsi="Avenir Next Condensed Regular"/>
          <w:sz w:val="22"/>
          <w:szCs w:val="22"/>
        </w:rPr>
        <w:t>whose registe</w:t>
      </w:r>
      <w:r>
        <w:rPr>
          <w:rFonts w:ascii="Avenir Next Condensed Regular" w:hAnsi="Avenir Next Condensed Regular"/>
          <w:sz w:val="22"/>
          <w:szCs w:val="22"/>
        </w:rPr>
        <w:t xml:space="preserve">red office is at </w:t>
      </w:r>
      <w:del w:id="32" w:author="Tania Johny" w:date="2015-07-29T14:55:00Z">
        <w:r w:rsidRPr="002E3467" w:rsidDel="00235568">
          <w:rPr>
            <w:rFonts w:ascii="Avenir Next Condensed Regular" w:hAnsi="Avenir Next Condensed Regular"/>
            <w:sz w:val="22"/>
            <w:szCs w:val="22"/>
          </w:rPr>
          <w:delText>3rd Floor, The Axis, Lot 26, Cybercity, Ebène,  Mauritius</w:delText>
        </w:r>
        <w:r w:rsidR="008F601F" w:rsidRPr="00C84E5B" w:rsidDel="00235568">
          <w:rPr>
            <w:rFonts w:ascii="Avenir Next Condensed Regular" w:hAnsi="Avenir Next Condensed Regular"/>
            <w:sz w:val="22"/>
            <w:szCs w:val="22"/>
          </w:rPr>
          <w:delText>,</w:delText>
        </w:r>
      </w:del>
      <w:ins w:id="33" w:author="Tania Johny" w:date="2015-07-29T14:55:00Z">
        <w:r w:rsidR="00235568">
          <w:rPr>
            <w:rFonts w:ascii="Avenir Next Condensed Regular" w:hAnsi="Avenir Next Condensed Regular"/>
            <w:sz w:val="22"/>
            <w:szCs w:val="22"/>
          </w:rPr>
          <w:t xml:space="preserve"> [*address]</w:t>
        </w:r>
      </w:ins>
      <w:r w:rsidR="008F601F" w:rsidRPr="00C84E5B">
        <w:rPr>
          <w:rFonts w:ascii="Avenir Next Condensed Regular" w:hAnsi="Avenir Next Condensed Regular"/>
          <w:sz w:val="22"/>
          <w:szCs w:val="22"/>
        </w:rPr>
        <w:t xml:space="preserve"> hereinafter called </w:t>
      </w:r>
      <w:r w:rsidR="008F601F" w:rsidRPr="00235568">
        <w:rPr>
          <w:rFonts w:ascii="Avenir Next Condensed Regular" w:hAnsi="Avenir Next Condensed Regular"/>
          <w:b/>
          <w:sz w:val="22"/>
          <w:szCs w:val="22"/>
          <w:rPrChange w:id="34" w:author="Tania Johny" w:date="2015-07-29T14:56:00Z">
            <w:rPr>
              <w:rFonts w:ascii="Avenir Next Condensed Regular" w:hAnsi="Avenir Next Condensed Regular"/>
              <w:sz w:val="22"/>
              <w:szCs w:val="22"/>
            </w:rPr>
          </w:rPrChange>
        </w:rPr>
        <w:t>“</w:t>
      </w:r>
      <w:r w:rsidRPr="00235568">
        <w:rPr>
          <w:rFonts w:ascii="Avenir Next Condensed Regular" w:hAnsi="Avenir Next Condensed Regular"/>
          <w:b/>
          <w:sz w:val="22"/>
          <w:szCs w:val="22"/>
          <w:rPrChange w:id="35" w:author="Tania Johny" w:date="2015-07-29T14:56:00Z">
            <w:rPr>
              <w:rFonts w:ascii="Avenir Next Condensed Regular" w:hAnsi="Avenir Next Condensed Regular"/>
              <w:sz w:val="22"/>
              <w:szCs w:val="22"/>
            </w:rPr>
          </w:rPrChange>
        </w:rPr>
        <w:t>Existing Shareholder</w:t>
      </w:r>
      <w:r w:rsidR="008F601F" w:rsidRPr="00C84E5B">
        <w:rPr>
          <w:rFonts w:ascii="Avenir Next Condensed Regular" w:hAnsi="Avenir Next Condensed Regular"/>
          <w:sz w:val="22"/>
          <w:szCs w:val="22"/>
        </w:rPr>
        <w:t>”;</w:t>
      </w:r>
    </w:p>
    <w:p w14:paraId="7B01BCDA" w14:textId="708F52C6" w:rsidR="008F601F" w:rsidRPr="00C84E5B" w:rsidRDefault="00235568">
      <w:pPr>
        <w:pStyle w:val="ListParagraph"/>
        <w:tabs>
          <w:tab w:val="left" w:pos="5508"/>
        </w:tabs>
        <w:jc w:val="both"/>
        <w:rPr>
          <w:rFonts w:ascii="Avenir Next Condensed Regular" w:hAnsi="Avenir Next Condensed Regular"/>
          <w:sz w:val="22"/>
          <w:szCs w:val="22"/>
        </w:rPr>
        <w:pPrChange w:id="36" w:author="Tania Johny" w:date="2015-07-29T14:55:00Z">
          <w:pPr>
            <w:pStyle w:val="ListParagraph"/>
            <w:jc w:val="both"/>
          </w:pPr>
        </w:pPrChange>
      </w:pPr>
      <w:ins w:id="37" w:author="Tania Johny" w:date="2015-07-29T14:55:00Z">
        <w:r>
          <w:rPr>
            <w:rFonts w:ascii="Avenir Next Condensed Regular" w:hAnsi="Avenir Next Condensed Regular"/>
            <w:sz w:val="22"/>
            <w:szCs w:val="22"/>
          </w:rPr>
          <w:tab/>
        </w:r>
      </w:ins>
    </w:p>
    <w:p w14:paraId="0CB6EA5D" w14:textId="3931EFFF" w:rsidR="008F601F" w:rsidRDefault="00235568" w:rsidP="002E28F9">
      <w:pPr>
        <w:pStyle w:val="ListParagraph"/>
        <w:numPr>
          <w:ilvl w:val="0"/>
          <w:numId w:val="9"/>
        </w:numPr>
        <w:jc w:val="both"/>
        <w:rPr>
          <w:rFonts w:ascii="Avenir Next Condensed Regular" w:hAnsi="Avenir Next Condensed Regular"/>
          <w:sz w:val="22"/>
          <w:szCs w:val="22"/>
        </w:rPr>
      </w:pPr>
      <w:ins w:id="38" w:author="Tania Johny" w:date="2015-07-29T14:56:00Z">
        <w:r>
          <w:rPr>
            <w:rFonts w:ascii="Avenir Next Condensed Regular" w:hAnsi="Avenir Next Condensed Regular"/>
            <w:b/>
            <w:sz w:val="22"/>
            <w:szCs w:val="22"/>
          </w:rPr>
          <w:t xml:space="preserve">*                                                     </w:t>
        </w:r>
        <w:r>
          <w:rPr>
            <w:rFonts w:ascii="Avenir Next Condensed Regular" w:hAnsi="Avenir Next Condensed Regular"/>
            <w:sz w:val="22"/>
            <w:szCs w:val="22"/>
          </w:rPr>
          <w:t xml:space="preserve"> (Company Number   *                                   </w:t>
        </w:r>
        <w:r w:rsidRPr="00C84E5B">
          <w:rPr>
            <w:rFonts w:ascii="Avenir Next Condensed Regular" w:hAnsi="Avenir Next Condensed Regular"/>
            <w:sz w:val="22"/>
            <w:szCs w:val="22"/>
          </w:rPr>
          <w:t xml:space="preserve">) </w:t>
        </w:r>
        <w:r>
          <w:rPr>
            <w:rFonts w:ascii="Avenir Next Condensed Regular" w:hAnsi="Avenir Next Condensed Regular"/>
            <w:sz w:val="22"/>
            <w:szCs w:val="22"/>
          </w:rPr>
          <w:t xml:space="preserve">a company incorporated under the laws of  *                                   </w:t>
        </w:r>
        <w:r w:rsidRPr="00C84E5B">
          <w:rPr>
            <w:rFonts w:ascii="Avenir Next Condensed Regular" w:hAnsi="Avenir Next Condensed Regular"/>
            <w:sz w:val="22"/>
            <w:szCs w:val="22"/>
          </w:rPr>
          <w:t>whose registe</w:t>
        </w:r>
        <w:r>
          <w:rPr>
            <w:rFonts w:ascii="Avenir Next Condensed Regular" w:hAnsi="Avenir Next Condensed Regular"/>
            <w:sz w:val="22"/>
            <w:szCs w:val="22"/>
          </w:rPr>
          <w:t xml:space="preserve">red office is at  [*address] hereinafter </w:t>
        </w:r>
      </w:ins>
      <w:del w:id="39" w:author="Tania Johny" w:date="2015-07-29T14:56:00Z">
        <w:r w:rsidR="002E3467" w:rsidDel="00235568">
          <w:rPr>
            <w:rFonts w:ascii="Avenir Next Condensed Regular" w:hAnsi="Avenir Next Condensed Regular"/>
            <w:b/>
            <w:sz w:val="22"/>
            <w:szCs w:val="22"/>
          </w:rPr>
          <w:delText>* Limited</w:delText>
        </w:r>
        <w:r w:rsidR="002E3467" w:rsidRPr="00C84E5B" w:rsidDel="00235568">
          <w:rPr>
            <w:rFonts w:ascii="Avenir Next Condensed Regular" w:hAnsi="Avenir Next Condensed Regular"/>
            <w:sz w:val="22"/>
            <w:szCs w:val="22"/>
          </w:rPr>
          <w:delText xml:space="preserve"> (company number [Company Number*]) </w:delText>
        </w:r>
        <w:r w:rsidR="002E3467" w:rsidDel="00235568">
          <w:rPr>
            <w:rFonts w:ascii="Avenir Next Condensed Regular" w:hAnsi="Avenir Next Condensed Regular"/>
            <w:sz w:val="22"/>
            <w:szCs w:val="22"/>
          </w:rPr>
          <w:delText xml:space="preserve">a company </w:delText>
        </w:r>
        <w:r w:rsidR="00C61E90" w:rsidDel="00235568">
          <w:rPr>
            <w:rFonts w:ascii="Avenir Next Condensed Regular" w:hAnsi="Avenir Next Condensed Regular"/>
            <w:sz w:val="22"/>
            <w:szCs w:val="22"/>
          </w:rPr>
          <w:delText>incorporated under the laws of the British Virgin Islands</w:delText>
        </w:r>
        <w:r w:rsidR="002E3467" w:rsidDel="00235568">
          <w:rPr>
            <w:rFonts w:ascii="Avenir Next Condensed Regular" w:hAnsi="Avenir Next Condensed Regular"/>
            <w:sz w:val="22"/>
            <w:szCs w:val="22"/>
          </w:rPr>
          <w:delText xml:space="preserve"> </w:delText>
        </w:r>
        <w:r w:rsidR="002E3467" w:rsidRPr="00C84E5B" w:rsidDel="00235568">
          <w:rPr>
            <w:rFonts w:ascii="Avenir Next Condensed Regular" w:hAnsi="Avenir Next Condensed Regular"/>
            <w:sz w:val="22"/>
            <w:szCs w:val="22"/>
          </w:rPr>
          <w:delText xml:space="preserve">whose registered office is at [Full Address*], hereinafter </w:delText>
        </w:r>
      </w:del>
      <w:r w:rsidR="002E3467" w:rsidRPr="00C84E5B">
        <w:rPr>
          <w:rFonts w:ascii="Avenir Next Condensed Regular" w:hAnsi="Avenir Next Condensed Regular"/>
          <w:sz w:val="22"/>
          <w:szCs w:val="22"/>
        </w:rPr>
        <w:t>called “</w:t>
      </w:r>
      <w:r w:rsidR="002E3467" w:rsidRPr="00235568">
        <w:rPr>
          <w:rFonts w:ascii="Avenir Next Condensed Regular" w:hAnsi="Avenir Next Condensed Regular"/>
          <w:b/>
          <w:sz w:val="22"/>
          <w:szCs w:val="22"/>
          <w:rPrChange w:id="40" w:author="Tania Johny" w:date="2015-07-29T14:56:00Z">
            <w:rPr>
              <w:rFonts w:ascii="Avenir Next Condensed Regular" w:hAnsi="Avenir Next Condensed Regular"/>
              <w:sz w:val="22"/>
              <w:szCs w:val="22"/>
            </w:rPr>
          </w:rPrChange>
        </w:rPr>
        <w:t>New Shareholder</w:t>
      </w:r>
      <w:r w:rsidR="002E3467">
        <w:rPr>
          <w:rFonts w:ascii="Avenir Next Condensed Regular" w:hAnsi="Avenir Next Condensed Regular"/>
          <w:sz w:val="22"/>
          <w:szCs w:val="22"/>
        </w:rPr>
        <w:t>”</w:t>
      </w:r>
      <w:r w:rsidR="008F601F" w:rsidRPr="00C84E5B">
        <w:rPr>
          <w:rFonts w:ascii="Avenir Next Condensed Regular" w:hAnsi="Avenir Next Condensed Regular"/>
          <w:sz w:val="22"/>
          <w:szCs w:val="22"/>
        </w:rPr>
        <w:t>;</w:t>
      </w:r>
      <w:r w:rsidR="002E3467">
        <w:rPr>
          <w:rFonts w:ascii="Avenir Next Condensed Regular" w:hAnsi="Avenir Next Condensed Regular"/>
          <w:sz w:val="22"/>
          <w:szCs w:val="22"/>
        </w:rPr>
        <w:t xml:space="preserve"> and</w:t>
      </w:r>
    </w:p>
    <w:p w14:paraId="3950FA1B" w14:textId="77777777" w:rsidR="002E3467" w:rsidRPr="002E3467" w:rsidRDefault="002E3467" w:rsidP="002E3467">
      <w:pPr>
        <w:jc w:val="both"/>
        <w:rPr>
          <w:rFonts w:ascii="Avenir Next Condensed Regular" w:hAnsi="Avenir Next Condensed Regular"/>
          <w:sz w:val="22"/>
          <w:szCs w:val="22"/>
        </w:rPr>
      </w:pPr>
    </w:p>
    <w:p w14:paraId="4FF10F6D" w14:textId="29087D15" w:rsidR="002E3467" w:rsidRPr="00C84E5B" w:rsidRDefault="00235568" w:rsidP="002E28F9">
      <w:pPr>
        <w:pStyle w:val="ListParagraph"/>
        <w:numPr>
          <w:ilvl w:val="0"/>
          <w:numId w:val="9"/>
        </w:numPr>
        <w:jc w:val="both"/>
        <w:rPr>
          <w:rFonts w:ascii="Avenir Next Condensed Regular" w:hAnsi="Avenir Next Condensed Regular"/>
          <w:sz w:val="22"/>
          <w:szCs w:val="22"/>
        </w:rPr>
      </w:pPr>
      <w:ins w:id="41" w:author="Tania Johny" w:date="2015-07-29T14:56:00Z">
        <w:r>
          <w:rPr>
            <w:rFonts w:ascii="Avenir Next Condensed Regular" w:hAnsi="Avenir Next Condensed Regular"/>
            <w:b/>
            <w:sz w:val="22"/>
            <w:szCs w:val="22"/>
          </w:rPr>
          <w:t xml:space="preserve">*                                                     </w:t>
        </w:r>
        <w:r>
          <w:rPr>
            <w:rFonts w:ascii="Avenir Next Condensed Regular" w:hAnsi="Avenir Next Condensed Regular"/>
            <w:sz w:val="22"/>
            <w:szCs w:val="22"/>
          </w:rPr>
          <w:t xml:space="preserve"> (Company Number   *                                   </w:t>
        </w:r>
        <w:r w:rsidRPr="00C84E5B">
          <w:rPr>
            <w:rFonts w:ascii="Avenir Next Condensed Regular" w:hAnsi="Avenir Next Condensed Regular"/>
            <w:sz w:val="22"/>
            <w:szCs w:val="22"/>
          </w:rPr>
          <w:t xml:space="preserve">) </w:t>
        </w:r>
        <w:r>
          <w:rPr>
            <w:rFonts w:ascii="Avenir Next Condensed Regular" w:hAnsi="Avenir Next Condensed Regular"/>
            <w:sz w:val="22"/>
            <w:szCs w:val="22"/>
          </w:rPr>
          <w:t xml:space="preserve">a company incorporated under the laws of *                                   </w:t>
        </w:r>
        <w:r w:rsidRPr="00C84E5B">
          <w:rPr>
            <w:rFonts w:ascii="Avenir Next Condensed Regular" w:hAnsi="Avenir Next Condensed Regular"/>
            <w:sz w:val="22"/>
            <w:szCs w:val="22"/>
          </w:rPr>
          <w:t>whose registe</w:t>
        </w:r>
        <w:r>
          <w:rPr>
            <w:rFonts w:ascii="Avenir Next Condensed Regular" w:hAnsi="Avenir Next Condensed Regular"/>
            <w:sz w:val="22"/>
            <w:szCs w:val="22"/>
          </w:rPr>
          <w:t>red office is at [*address]</w:t>
        </w:r>
        <w:r w:rsidRPr="00C84E5B">
          <w:rPr>
            <w:rFonts w:ascii="Avenir Next Condensed Regular" w:hAnsi="Avenir Next Condensed Regular"/>
            <w:sz w:val="22"/>
            <w:szCs w:val="22"/>
          </w:rPr>
          <w:t xml:space="preserve"> hereinafter called “</w:t>
        </w:r>
      </w:ins>
      <w:del w:id="42" w:author="Tania Johny" w:date="2015-07-29T14:56:00Z">
        <w:r w:rsidR="002E3467" w:rsidDel="00235568">
          <w:rPr>
            <w:rFonts w:ascii="Avenir Next Condensed Regular" w:hAnsi="Avenir Next Condensed Regular"/>
            <w:b/>
            <w:sz w:val="22"/>
            <w:szCs w:val="22"/>
          </w:rPr>
          <w:delText>eStyle Limited</w:delText>
        </w:r>
        <w:r w:rsidR="002E3467" w:rsidRPr="00C84E5B" w:rsidDel="00235568">
          <w:rPr>
            <w:rFonts w:ascii="Avenir Next Condensed Regular" w:hAnsi="Avenir Next Condensed Regular"/>
            <w:sz w:val="22"/>
            <w:szCs w:val="22"/>
          </w:rPr>
          <w:delText xml:space="preserve"> (</w:delText>
        </w:r>
        <w:r w:rsidR="002E3467" w:rsidDel="00235568">
          <w:rPr>
            <w:rFonts w:ascii="Avenir Next Condensed Regular" w:hAnsi="Avenir Next Condensed Regular"/>
            <w:sz w:val="22"/>
            <w:szCs w:val="22"/>
          </w:rPr>
          <w:delText xml:space="preserve">company number Company Number </w:delText>
        </w:r>
        <w:r w:rsidR="002E3467" w:rsidRPr="002E3467" w:rsidDel="00235568">
          <w:rPr>
            <w:rFonts w:ascii="Avenir Next Condensed Regular" w:hAnsi="Avenir Next Condensed Regular"/>
            <w:sz w:val="22"/>
            <w:szCs w:val="22"/>
          </w:rPr>
          <w:delText>117605 C2/GBL</w:delText>
        </w:r>
        <w:r w:rsidR="002E3467" w:rsidRPr="00C84E5B" w:rsidDel="00235568">
          <w:rPr>
            <w:rFonts w:ascii="Avenir Next Condensed Regular" w:hAnsi="Avenir Next Condensed Regular"/>
            <w:sz w:val="22"/>
            <w:szCs w:val="22"/>
          </w:rPr>
          <w:delText xml:space="preserve">) </w:delText>
        </w:r>
        <w:r w:rsidR="002E3467" w:rsidDel="00235568">
          <w:rPr>
            <w:rFonts w:ascii="Avenir Next Condensed Regular" w:hAnsi="Avenir Next Condensed Regular"/>
            <w:sz w:val="22"/>
            <w:szCs w:val="22"/>
          </w:rPr>
          <w:delText xml:space="preserve">a company incorporated under the laws of Mauritius </w:delText>
        </w:r>
        <w:r w:rsidR="002E3467" w:rsidRPr="00C84E5B" w:rsidDel="00235568">
          <w:rPr>
            <w:rFonts w:ascii="Avenir Next Condensed Regular" w:hAnsi="Avenir Next Condensed Regular"/>
            <w:sz w:val="22"/>
            <w:szCs w:val="22"/>
          </w:rPr>
          <w:delText xml:space="preserve">whose registered office is at </w:delText>
        </w:r>
        <w:r w:rsidR="002E3467" w:rsidRPr="002E3467" w:rsidDel="00235568">
          <w:rPr>
            <w:rFonts w:ascii="Avenir Next Condensed Regular" w:hAnsi="Avenir Next Condensed Regular"/>
            <w:sz w:val="22"/>
            <w:szCs w:val="22"/>
          </w:rPr>
          <w:delText>3rd Floor, The Axis, Lot 26, Cybercity, Ebène,  Mauritius</w:delText>
        </w:r>
        <w:r w:rsidR="002E3467" w:rsidRPr="00C84E5B" w:rsidDel="00235568">
          <w:rPr>
            <w:rFonts w:ascii="Avenir Next Condensed Regular" w:hAnsi="Avenir Next Condensed Regular"/>
            <w:sz w:val="22"/>
            <w:szCs w:val="22"/>
          </w:rPr>
          <w:delText xml:space="preserve">, hereinafter called </w:delText>
        </w:r>
      </w:del>
      <w:r w:rsidR="002E3467" w:rsidRPr="00C84E5B">
        <w:rPr>
          <w:rFonts w:ascii="Avenir Next Condensed Regular" w:hAnsi="Avenir Next Condensed Regular"/>
          <w:sz w:val="22"/>
          <w:szCs w:val="22"/>
        </w:rPr>
        <w:t>“</w:t>
      </w:r>
      <w:r w:rsidR="002E3467" w:rsidRPr="00235568">
        <w:rPr>
          <w:rFonts w:ascii="Avenir Next Condensed Regular" w:hAnsi="Avenir Next Condensed Regular"/>
          <w:b/>
          <w:sz w:val="22"/>
          <w:szCs w:val="22"/>
          <w:rPrChange w:id="43" w:author="Tania Johny" w:date="2015-07-29T14:56:00Z">
            <w:rPr>
              <w:rFonts w:ascii="Avenir Next Condensed Regular" w:hAnsi="Avenir Next Condensed Regular"/>
              <w:sz w:val="22"/>
              <w:szCs w:val="22"/>
            </w:rPr>
          </w:rPrChange>
        </w:rPr>
        <w:t>Company</w:t>
      </w:r>
      <w:r w:rsidR="002E3467">
        <w:rPr>
          <w:rFonts w:ascii="Avenir Next Condensed Regular" w:hAnsi="Avenir Next Condensed Regular"/>
          <w:sz w:val="22"/>
          <w:szCs w:val="22"/>
        </w:rPr>
        <w:t>”.</w:t>
      </w:r>
    </w:p>
    <w:p w14:paraId="6881A733" w14:textId="77777777" w:rsidR="008F601F" w:rsidRPr="00C84E5B" w:rsidRDefault="008F601F" w:rsidP="008511BC">
      <w:pPr>
        <w:jc w:val="both"/>
        <w:rPr>
          <w:rFonts w:ascii="Avenir Next Condensed Regular" w:hAnsi="Avenir Next Condensed Regular"/>
          <w:sz w:val="22"/>
          <w:szCs w:val="22"/>
        </w:rPr>
      </w:pPr>
    </w:p>
    <w:p w14:paraId="50F840F8" w14:textId="77777777" w:rsidR="008F601F" w:rsidRPr="0078179F" w:rsidRDefault="008F601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RECITALS</w:t>
      </w:r>
    </w:p>
    <w:p w14:paraId="5EE14415" w14:textId="77777777" w:rsidR="008F601F" w:rsidRPr="00C84E5B" w:rsidRDefault="008F601F" w:rsidP="008511BC">
      <w:pPr>
        <w:jc w:val="both"/>
        <w:rPr>
          <w:rFonts w:ascii="Avenir Next Condensed Regular" w:hAnsi="Avenir Next Condensed Regular"/>
          <w:sz w:val="22"/>
          <w:szCs w:val="22"/>
        </w:rPr>
      </w:pPr>
    </w:p>
    <w:p w14:paraId="02FDB93E" w14:textId="0C336008" w:rsidR="008F601F" w:rsidRPr="00C84E5B" w:rsidRDefault="001950E2" w:rsidP="002E28F9">
      <w:pPr>
        <w:pStyle w:val="ListParagraph"/>
        <w:numPr>
          <w:ilvl w:val="0"/>
          <w:numId w:val="7"/>
        </w:numPr>
        <w:jc w:val="both"/>
        <w:rPr>
          <w:rFonts w:ascii="Avenir Next Condensed Regular" w:hAnsi="Avenir Next Condensed Regular"/>
          <w:sz w:val="22"/>
          <w:szCs w:val="22"/>
        </w:rPr>
      </w:pPr>
      <w:r w:rsidRPr="001950E2">
        <w:rPr>
          <w:rFonts w:ascii="Avenir Next Condensed Regular" w:hAnsi="Avenir Next Condensed Regular"/>
          <w:sz w:val="22"/>
          <w:szCs w:val="22"/>
        </w:rPr>
        <w:t xml:space="preserve">The Company is a private company limited by shares, incorporated in the Republic of </w:t>
      </w:r>
      <w:ins w:id="44" w:author="Tania Johny" w:date="2015-07-29T14:57:00Z">
        <w:r w:rsidR="00235568">
          <w:rPr>
            <w:rFonts w:ascii="Avenir Next Condensed Regular" w:hAnsi="Avenir Next Condensed Regular"/>
            <w:sz w:val="22"/>
            <w:szCs w:val="22"/>
          </w:rPr>
          <w:t>[country</w:t>
        </w:r>
      </w:ins>
      <w:del w:id="45" w:author="Tania Johny" w:date="2015-07-29T14:57:00Z">
        <w:r w:rsidRPr="001950E2" w:rsidDel="00235568">
          <w:rPr>
            <w:rFonts w:ascii="Avenir Next Condensed Regular" w:hAnsi="Avenir Next Condensed Regular"/>
            <w:sz w:val="22"/>
            <w:szCs w:val="22"/>
          </w:rPr>
          <w:delText xml:space="preserve">Mauritius </w:delText>
        </w:r>
      </w:del>
      <w:ins w:id="46" w:author="Tania Johny" w:date="2015-07-29T14:57:00Z">
        <w:r w:rsidR="00235568">
          <w:rPr>
            <w:rFonts w:ascii="Avenir Next Condensed Regular" w:hAnsi="Avenir Next Condensed Regular"/>
            <w:sz w:val="22"/>
            <w:szCs w:val="22"/>
          </w:rPr>
          <w:t xml:space="preserve">*] </w:t>
        </w:r>
      </w:ins>
      <w:r w:rsidRPr="001950E2">
        <w:rPr>
          <w:rFonts w:ascii="Avenir Next Condensed Regular" w:hAnsi="Avenir Next Condensed Regular"/>
          <w:sz w:val="22"/>
          <w:szCs w:val="22"/>
        </w:rPr>
        <w:t xml:space="preserve">on </w:t>
      </w:r>
      <w:ins w:id="47" w:author="Tania Johny" w:date="2015-07-29T14:57:00Z">
        <w:r w:rsidR="00235568">
          <w:rPr>
            <w:rFonts w:ascii="Avenir Next Condensed Regular" w:hAnsi="Avenir Next Condensed Regular"/>
            <w:sz w:val="22"/>
            <w:szCs w:val="22"/>
          </w:rPr>
          <w:t>[*date]</w:t>
        </w:r>
      </w:ins>
      <w:del w:id="48" w:author="Tania Johny" w:date="2015-07-29T14:57:00Z">
        <w:r w:rsidRPr="001950E2" w:rsidDel="00235568">
          <w:rPr>
            <w:rFonts w:ascii="Avenir Next Condensed Regular" w:hAnsi="Avenir Next Condensed Regular"/>
            <w:sz w:val="22"/>
            <w:szCs w:val="22"/>
          </w:rPr>
          <w:delText>23 July 2013</w:delText>
        </w:r>
      </w:del>
      <w:r w:rsidRPr="001950E2">
        <w:rPr>
          <w:rFonts w:ascii="Avenir Next Condensed Regular" w:hAnsi="Avenir Next Condensed Regular"/>
          <w:sz w:val="22"/>
          <w:szCs w:val="22"/>
        </w:rPr>
        <w:t xml:space="preserve"> with Company No. </w:t>
      </w:r>
      <w:ins w:id="49" w:author="Tania Johny" w:date="2015-07-29T14:57:00Z">
        <w:r w:rsidR="00235568">
          <w:rPr>
            <w:rFonts w:ascii="Avenir Next Condensed Regular" w:hAnsi="Avenir Next Condensed Regular"/>
            <w:sz w:val="22"/>
            <w:szCs w:val="22"/>
          </w:rPr>
          <w:t>[*number]</w:t>
        </w:r>
      </w:ins>
      <w:del w:id="50" w:author="Tania Johny" w:date="2015-07-29T14:57:00Z">
        <w:r w:rsidRPr="001950E2" w:rsidDel="00235568">
          <w:rPr>
            <w:rFonts w:ascii="Avenir Next Condensed Regular" w:hAnsi="Avenir Next Condensed Regular"/>
            <w:sz w:val="22"/>
            <w:szCs w:val="22"/>
          </w:rPr>
          <w:delText>117605 C2/GBL</w:delText>
        </w:r>
      </w:del>
      <w:r>
        <w:rPr>
          <w:rFonts w:ascii="Avenir Next Condensed Regular" w:hAnsi="Avenir Next Condensed Regular"/>
          <w:sz w:val="22"/>
          <w:szCs w:val="22"/>
        </w:rPr>
        <w:t xml:space="preserve">. </w:t>
      </w:r>
      <w:r w:rsidRPr="001950E2">
        <w:rPr>
          <w:rFonts w:ascii="Avenir Next Condensed Regular" w:hAnsi="Avenir Next Condensed Regular"/>
          <w:sz w:val="22"/>
          <w:szCs w:val="22"/>
        </w:rPr>
        <w:t xml:space="preserve">At the date hereof, the Company has an issued share capital of </w:t>
      </w:r>
      <w:del w:id="51" w:author="Tania Johny" w:date="2015-07-29T14:58:00Z">
        <w:r w:rsidRPr="001950E2" w:rsidDel="00235568">
          <w:rPr>
            <w:rFonts w:ascii="Avenir Next Condensed Regular" w:hAnsi="Avenir Next Condensed Regular"/>
            <w:sz w:val="22"/>
            <w:szCs w:val="22"/>
          </w:rPr>
          <w:delText>71,435</w:delText>
        </w:r>
      </w:del>
      <w:ins w:id="52" w:author="Tania Johny" w:date="2015-07-29T14:58:00Z">
        <w:r w:rsidR="00235568">
          <w:rPr>
            <w:rFonts w:ascii="Avenir Next Condensed Regular" w:hAnsi="Avenir Next Condensed Regular"/>
            <w:sz w:val="22"/>
            <w:szCs w:val="22"/>
          </w:rPr>
          <w:t>[*]</w:t>
        </w:r>
      </w:ins>
      <w:r w:rsidRPr="001950E2">
        <w:rPr>
          <w:rFonts w:ascii="Avenir Next Condensed Regular" w:hAnsi="Avenir Next Condensed Regular"/>
          <w:sz w:val="22"/>
          <w:szCs w:val="22"/>
        </w:rPr>
        <w:t xml:space="preserve"> ordinary shares of </w:t>
      </w:r>
      <w:ins w:id="53" w:author="Tania Johny" w:date="2015-07-29T14:58:00Z">
        <w:r w:rsidR="00235568">
          <w:rPr>
            <w:rFonts w:ascii="Avenir Next Condensed Regular" w:hAnsi="Avenir Next Condensed Regular"/>
            <w:sz w:val="22"/>
            <w:szCs w:val="22"/>
          </w:rPr>
          <w:t>[</w:t>
        </w:r>
      </w:ins>
      <w:r w:rsidRPr="001950E2">
        <w:rPr>
          <w:rFonts w:ascii="Avenir Next Condensed Regular" w:hAnsi="Avenir Next Condensed Regular"/>
          <w:sz w:val="22"/>
          <w:szCs w:val="22"/>
        </w:rPr>
        <w:t xml:space="preserve">USD </w:t>
      </w:r>
      <w:ins w:id="54" w:author="Tania Johny" w:date="2015-07-29T14:58:00Z">
        <w:r w:rsidR="00235568">
          <w:rPr>
            <w:rFonts w:ascii="Avenir Next Condensed Regular" w:hAnsi="Avenir Next Condensed Regular"/>
            <w:sz w:val="22"/>
            <w:szCs w:val="22"/>
          </w:rPr>
          <w:t xml:space="preserve">    </w:t>
        </w:r>
      </w:ins>
      <w:del w:id="55" w:author="Tania Johny" w:date="2015-07-29T14:58:00Z">
        <w:r w:rsidRPr="001950E2" w:rsidDel="00235568">
          <w:rPr>
            <w:rFonts w:ascii="Avenir Next Condensed Regular" w:hAnsi="Avenir Next Condensed Regular"/>
            <w:sz w:val="22"/>
            <w:szCs w:val="22"/>
          </w:rPr>
          <w:delText>1</w:delText>
        </w:r>
      </w:del>
      <w:ins w:id="56" w:author="Tania Johny" w:date="2015-07-29T14:58:00Z">
        <w:r w:rsidR="00235568">
          <w:rPr>
            <w:rFonts w:ascii="Avenir Next Condensed Regular" w:hAnsi="Avenir Next Condensed Regular"/>
            <w:sz w:val="22"/>
            <w:szCs w:val="22"/>
          </w:rPr>
          <w:t>]</w:t>
        </w:r>
      </w:ins>
      <w:r w:rsidRPr="001950E2">
        <w:rPr>
          <w:rFonts w:ascii="Avenir Next Condensed Regular" w:hAnsi="Avenir Next Condensed Regular"/>
          <w:sz w:val="22"/>
          <w:szCs w:val="22"/>
        </w:rPr>
        <w:t xml:space="preserve"> each, fully paid</w:t>
      </w:r>
      <w:r w:rsidR="00C93A93">
        <w:rPr>
          <w:rFonts w:ascii="Avenir Next Condensed Regular" w:hAnsi="Avenir Next Condensed Regular"/>
          <w:sz w:val="22"/>
          <w:szCs w:val="22"/>
        </w:rPr>
        <w:t>;</w:t>
      </w:r>
    </w:p>
    <w:p w14:paraId="5AB82A4E" w14:textId="77777777" w:rsidR="008F601F" w:rsidRPr="00C84E5B" w:rsidRDefault="008F601F" w:rsidP="008511BC">
      <w:pPr>
        <w:pStyle w:val="ListParagraph"/>
        <w:jc w:val="both"/>
        <w:rPr>
          <w:rFonts w:ascii="Avenir Next Condensed Regular" w:hAnsi="Avenir Next Condensed Regular"/>
          <w:sz w:val="22"/>
          <w:szCs w:val="22"/>
        </w:rPr>
      </w:pPr>
    </w:p>
    <w:p w14:paraId="117C5B61" w14:textId="43A8D37A" w:rsidR="008F601F" w:rsidRPr="00C93A93" w:rsidRDefault="001950E2" w:rsidP="00C93A93">
      <w:pPr>
        <w:pStyle w:val="ListParagraph"/>
        <w:numPr>
          <w:ilvl w:val="0"/>
          <w:numId w:val="7"/>
        </w:numPr>
        <w:jc w:val="both"/>
        <w:rPr>
          <w:rFonts w:ascii="Avenir Next Condensed Regular" w:hAnsi="Avenir Next Condensed Regular"/>
          <w:sz w:val="22"/>
          <w:szCs w:val="22"/>
        </w:rPr>
      </w:pPr>
      <w:r w:rsidRPr="001950E2">
        <w:rPr>
          <w:rFonts w:ascii="Avenir Next Condensed Regular" w:hAnsi="Avenir Next Condensed Regular"/>
          <w:sz w:val="22"/>
          <w:szCs w:val="22"/>
        </w:rPr>
        <w:t xml:space="preserve">As at the date of this Agreement, the Existing Shareholder is the registered and beneficial owner of </w:t>
      </w:r>
      <w:del w:id="57" w:author="Tania Johny" w:date="2015-07-29T14:58:00Z">
        <w:r w:rsidRPr="001950E2" w:rsidDel="00B41FA8">
          <w:rPr>
            <w:rFonts w:ascii="Avenir Next Condensed Regular" w:hAnsi="Avenir Next Condensed Regular"/>
            <w:sz w:val="22"/>
            <w:szCs w:val="22"/>
          </w:rPr>
          <w:delText>50,000</w:delText>
        </w:r>
      </w:del>
      <w:ins w:id="58" w:author="Tania Johny" w:date="2015-07-29T14:58:00Z">
        <w:r w:rsidR="00B41FA8">
          <w:rPr>
            <w:rFonts w:ascii="Avenir Next Condensed Regular" w:hAnsi="Avenir Next Condensed Regular"/>
            <w:sz w:val="22"/>
            <w:szCs w:val="22"/>
          </w:rPr>
          <w:t>[*]</w:t>
        </w:r>
      </w:ins>
      <w:r w:rsidRPr="001950E2">
        <w:rPr>
          <w:rFonts w:ascii="Avenir Next Condensed Regular" w:hAnsi="Avenir Next Condensed Regular"/>
          <w:sz w:val="22"/>
          <w:szCs w:val="22"/>
        </w:rPr>
        <w:t xml:space="preserve"> Shares amounting to </w:t>
      </w:r>
      <w:ins w:id="59" w:author="Tania Johny" w:date="2015-07-29T14:58:00Z">
        <w:r w:rsidR="00B41FA8">
          <w:rPr>
            <w:rFonts w:ascii="Avenir Next Condensed Regular" w:hAnsi="Avenir Next Condensed Regular"/>
            <w:sz w:val="22"/>
            <w:szCs w:val="22"/>
          </w:rPr>
          <w:t>[*</w:t>
        </w:r>
      </w:ins>
      <w:del w:id="60" w:author="Tania Johny" w:date="2015-07-29T14:59:00Z">
        <w:r w:rsidRPr="001950E2" w:rsidDel="00B41FA8">
          <w:rPr>
            <w:rFonts w:ascii="Avenir Next Condensed Regular" w:hAnsi="Avenir Next Condensed Regular"/>
            <w:sz w:val="22"/>
            <w:szCs w:val="22"/>
          </w:rPr>
          <w:delText>70</w:delText>
        </w:r>
      </w:del>
      <w:r w:rsidRPr="001950E2">
        <w:rPr>
          <w:rFonts w:ascii="Avenir Next Condensed Regular" w:hAnsi="Avenir Next Condensed Regular"/>
          <w:sz w:val="22"/>
          <w:szCs w:val="22"/>
        </w:rPr>
        <w:t xml:space="preserve">% </w:t>
      </w:r>
      <w:ins w:id="61" w:author="Tania Johny" w:date="2015-07-29T14:59:00Z">
        <w:r w:rsidR="00B41FA8">
          <w:rPr>
            <w:rFonts w:ascii="Avenir Next Condensed Regular" w:hAnsi="Avenir Next Condensed Regular"/>
            <w:sz w:val="22"/>
            <w:szCs w:val="22"/>
          </w:rPr>
          <w:t xml:space="preserve">] </w:t>
        </w:r>
      </w:ins>
      <w:r w:rsidRPr="001950E2">
        <w:rPr>
          <w:rFonts w:ascii="Avenir Next Condensed Regular" w:hAnsi="Avenir Next Condensed Regular"/>
          <w:sz w:val="22"/>
          <w:szCs w:val="22"/>
        </w:rPr>
        <w:t xml:space="preserve">of the entire issued share capital of the Company (A Shares) and the Investor is the registered and beneficial owner of </w:t>
      </w:r>
      <w:ins w:id="62" w:author="Tania Johny" w:date="2015-07-29T14:59:00Z">
        <w:r w:rsidR="00B41FA8">
          <w:rPr>
            <w:rFonts w:ascii="Avenir Next Condensed Regular" w:hAnsi="Avenir Next Condensed Regular"/>
            <w:sz w:val="22"/>
            <w:szCs w:val="22"/>
          </w:rPr>
          <w:t>[</w:t>
        </w:r>
      </w:ins>
      <w:r>
        <w:rPr>
          <w:rFonts w:ascii="Avenir Next Condensed Regular" w:hAnsi="Avenir Next Condensed Regular"/>
          <w:sz w:val="22"/>
          <w:szCs w:val="22"/>
        </w:rPr>
        <w:t>*</w:t>
      </w:r>
      <w:r w:rsidRPr="001950E2">
        <w:rPr>
          <w:rFonts w:ascii="Avenir Next Condensed Regular" w:hAnsi="Avenir Next Condensed Regular"/>
          <w:sz w:val="22"/>
          <w:szCs w:val="22"/>
        </w:rPr>
        <w:t xml:space="preserve"> </w:t>
      </w:r>
      <w:ins w:id="63" w:author="Tania Johny" w:date="2015-07-29T14:59:00Z">
        <w:r w:rsidR="00B41FA8">
          <w:rPr>
            <w:rFonts w:ascii="Avenir Next Condensed Regular" w:hAnsi="Avenir Next Condensed Regular"/>
            <w:sz w:val="22"/>
            <w:szCs w:val="22"/>
          </w:rPr>
          <w:t xml:space="preserve">] </w:t>
        </w:r>
      </w:ins>
      <w:r w:rsidRPr="001950E2">
        <w:rPr>
          <w:rFonts w:ascii="Avenir Next Condensed Regular" w:hAnsi="Avenir Next Condensed Regular"/>
          <w:sz w:val="22"/>
          <w:szCs w:val="22"/>
        </w:rPr>
        <w:t xml:space="preserve">Shares amounting to </w:t>
      </w:r>
      <w:ins w:id="64" w:author="Tania Johny" w:date="2015-07-29T14:59:00Z">
        <w:r w:rsidR="00B41FA8">
          <w:rPr>
            <w:rFonts w:ascii="Avenir Next Condensed Regular" w:hAnsi="Avenir Next Condensed Regular"/>
            <w:sz w:val="22"/>
            <w:szCs w:val="22"/>
          </w:rPr>
          <w:t>[*</w:t>
        </w:r>
        <w:r w:rsidR="00B41FA8" w:rsidRPr="001950E2">
          <w:rPr>
            <w:rFonts w:ascii="Avenir Next Condensed Regular" w:hAnsi="Avenir Next Condensed Regular"/>
            <w:sz w:val="22"/>
            <w:szCs w:val="22"/>
          </w:rPr>
          <w:t xml:space="preserve">% </w:t>
        </w:r>
        <w:r w:rsidR="00B41FA8">
          <w:rPr>
            <w:rFonts w:ascii="Avenir Next Condensed Regular" w:hAnsi="Avenir Next Condensed Regular"/>
            <w:sz w:val="22"/>
            <w:szCs w:val="22"/>
          </w:rPr>
          <w:t>]</w:t>
        </w:r>
      </w:ins>
      <w:del w:id="65" w:author="Tania Johny" w:date="2015-07-29T14:59:00Z">
        <w:r w:rsidRPr="001950E2" w:rsidDel="00B41FA8">
          <w:rPr>
            <w:rFonts w:ascii="Avenir Next Condensed Regular" w:hAnsi="Avenir Next Condensed Regular"/>
            <w:sz w:val="22"/>
            <w:szCs w:val="22"/>
          </w:rPr>
          <w:delText>30%</w:delText>
        </w:r>
      </w:del>
      <w:r w:rsidRPr="001950E2">
        <w:rPr>
          <w:rFonts w:ascii="Avenir Next Condensed Regular" w:hAnsi="Avenir Next Condensed Regular"/>
          <w:sz w:val="22"/>
          <w:szCs w:val="22"/>
        </w:rPr>
        <w:t xml:space="preserve"> of the entire issued share capital of the Company (B Shares)</w:t>
      </w:r>
      <w:r w:rsidR="00C93A93">
        <w:rPr>
          <w:rFonts w:ascii="Avenir Next Condensed Regular" w:hAnsi="Avenir Next Condensed Regular"/>
          <w:sz w:val="22"/>
          <w:szCs w:val="22"/>
        </w:rPr>
        <w:t>; and</w:t>
      </w:r>
    </w:p>
    <w:p w14:paraId="6ACA5753" w14:textId="77777777" w:rsidR="008F601F" w:rsidRPr="00C84E5B" w:rsidRDefault="008F601F" w:rsidP="008511BC">
      <w:pPr>
        <w:jc w:val="both"/>
        <w:rPr>
          <w:rFonts w:ascii="Avenir Next Condensed Regular" w:hAnsi="Avenir Next Condensed Regular"/>
          <w:sz w:val="22"/>
          <w:szCs w:val="22"/>
        </w:rPr>
      </w:pPr>
    </w:p>
    <w:p w14:paraId="6F85091B" w14:textId="06E8EE27" w:rsidR="008F601F" w:rsidRPr="00C84E5B" w:rsidRDefault="00CB106F" w:rsidP="002E28F9">
      <w:pPr>
        <w:pStyle w:val="ListParagraph"/>
        <w:numPr>
          <w:ilvl w:val="0"/>
          <w:numId w:val="7"/>
        </w:numPr>
        <w:jc w:val="both"/>
        <w:rPr>
          <w:rFonts w:ascii="Avenir Next Condensed Regular" w:hAnsi="Avenir Next Condensed Regular"/>
          <w:sz w:val="22"/>
          <w:szCs w:val="22"/>
        </w:rPr>
      </w:pPr>
      <w:r w:rsidRPr="00CB106F">
        <w:rPr>
          <w:rFonts w:ascii="Avenir Next Condensed Regular" w:hAnsi="Avenir Next Condensed Regular"/>
          <w:sz w:val="22"/>
          <w:szCs w:val="22"/>
        </w:rPr>
        <w:t>This Agreement regulates the operation and management of the Company and the relationship between the Shareholders</w:t>
      </w:r>
      <w:r w:rsidR="008F601F" w:rsidRPr="00C84E5B">
        <w:rPr>
          <w:rFonts w:ascii="Avenir Next Condensed Regular" w:hAnsi="Avenir Next Condensed Regular"/>
          <w:sz w:val="22"/>
          <w:szCs w:val="22"/>
        </w:rPr>
        <w:t>.</w:t>
      </w:r>
    </w:p>
    <w:p w14:paraId="3D071AC5" w14:textId="77777777" w:rsidR="008511BC" w:rsidRPr="00C84E5B" w:rsidRDefault="008511BC" w:rsidP="008511BC">
      <w:pPr>
        <w:jc w:val="both"/>
        <w:rPr>
          <w:rFonts w:ascii="Avenir Next Condensed Regular" w:hAnsi="Avenir Next Condensed Regular"/>
          <w:sz w:val="22"/>
          <w:szCs w:val="22"/>
        </w:rPr>
      </w:pPr>
    </w:p>
    <w:p w14:paraId="1B44E4B8" w14:textId="157490C3" w:rsidR="008511BC" w:rsidRPr="00C84E5B" w:rsidRDefault="008511BC" w:rsidP="008511BC">
      <w:pPr>
        <w:jc w:val="both"/>
        <w:rPr>
          <w:rFonts w:ascii="Avenir Next Condensed Regular" w:hAnsi="Avenir Next Condensed Regular"/>
          <w:sz w:val="22"/>
          <w:szCs w:val="22"/>
        </w:rPr>
      </w:pPr>
      <w:r w:rsidRPr="00C84E5B">
        <w:rPr>
          <w:rFonts w:ascii="Avenir Next Condensed Regular" w:hAnsi="Avenir Next Condensed Regular"/>
          <w:sz w:val="22"/>
          <w:szCs w:val="22"/>
          <w:lang w:val="en-US"/>
        </w:rPr>
        <w:t>Now therefore, in consideration of the mutual promises made herein, for valuable consideration and such other terms and conditions hereinafter set forth, the Parties agree as follows:</w:t>
      </w:r>
    </w:p>
    <w:p w14:paraId="13A9B659" w14:textId="77777777" w:rsidR="008511BC" w:rsidRDefault="008511BC" w:rsidP="008511BC">
      <w:pPr>
        <w:jc w:val="both"/>
        <w:rPr>
          <w:rFonts w:ascii="Avenir Next Condensed Regular" w:hAnsi="Avenir Next Condensed Regular"/>
          <w:sz w:val="22"/>
          <w:szCs w:val="22"/>
        </w:rPr>
      </w:pPr>
    </w:p>
    <w:p w14:paraId="4692F86A" w14:textId="77777777" w:rsidR="00FC27C4" w:rsidRDefault="00FC27C4" w:rsidP="008511BC">
      <w:pPr>
        <w:jc w:val="both"/>
        <w:rPr>
          <w:ins w:id="66" w:author="Tania Johny" w:date="2015-07-29T16:38:00Z"/>
          <w:rFonts w:ascii="Avenir Next Condensed Regular" w:hAnsi="Avenir Next Condensed Regular"/>
          <w:b/>
          <w:sz w:val="22"/>
          <w:szCs w:val="22"/>
        </w:rPr>
      </w:pPr>
    </w:p>
    <w:p w14:paraId="0F50CC8F" w14:textId="77777777" w:rsidR="00FC27C4" w:rsidRDefault="00FC27C4" w:rsidP="008511BC">
      <w:pPr>
        <w:jc w:val="both"/>
        <w:rPr>
          <w:ins w:id="67" w:author="Tania Johny" w:date="2015-07-29T16:38:00Z"/>
          <w:rFonts w:ascii="Avenir Next Condensed Regular" w:hAnsi="Avenir Next Condensed Regular"/>
          <w:b/>
          <w:sz w:val="22"/>
          <w:szCs w:val="22"/>
        </w:rPr>
      </w:pPr>
    </w:p>
    <w:p w14:paraId="76A8D4C6" w14:textId="47D6F4FF" w:rsidR="0078179F" w:rsidRPr="0078179F" w:rsidRDefault="0078179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TERMS AND CONDITIONS</w:t>
      </w:r>
    </w:p>
    <w:p w14:paraId="45F7A08C" w14:textId="77777777" w:rsidR="0078179F" w:rsidRPr="00C84E5B" w:rsidRDefault="0078179F" w:rsidP="008511BC">
      <w:pPr>
        <w:jc w:val="both"/>
        <w:rPr>
          <w:rFonts w:ascii="Avenir Next Condensed Regular" w:hAnsi="Avenir Next Condensed Regular"/>
          <w:sz w:val="22"/>
          <w:szCs w:val="22"/>
        </w:rPr>
      </w:pPr>
    </w:p>
    <w:p w14:paraId="24D761A1" w14:textId="6C7DDB97" w:rsidR="002E28F9" w:rsidRPr="0078179F" w:rsidRDefault="002E28F9">
      <w:pPr>
        <w:pStyle w:val="ListParagraph"/>
        <w:numPr>
          <w:ilvl w:val="0"/>
          <w:numId w:val="5"/>
        </w:numPr>
        <w:ind w:left="1134" w:hanging="1134"/>
        <w:jc w:val="both"/>
        <w:rPr>
          <w:rFonts w:ascii="Avenir Next Condensed Regular" w:hAnsi="Avenir Next Condensed Regular"/>
          <w:b/>
          <w:sz w:val="22"/>
          <w:szCs w:val="22"/>
        </w:rPr>
        <w:pPrChange w:id="68" w:author="Tania Johny" w:date="2015-07-29T15:09:00Z">
          <w:pPr>
            <w:pStyle w:val="ListParagraph"/>
            <w:numPr>
              <w:numId w:val="5"/>
            </w:numPr>
            <w:ind w:left="360" w:hanging="360"/>
            <w:jc w:val="both"/>
          </w:pPr>
        </w:pPrChange>
      </w:pPr>
      <w:r w:rsidRPr="0078179F">
        <w:rPr>
          <w:rFonts w:ascii="Avenir Next Condensed Regular" w:hAnsi="Avenir Next Condensed Regular"/>
          <w:b/>
          <w:sz w:val="22"/>
          <w:szCs w:val="22"/>
        </w:rPr>
        <w:t>Definitions and Interpretation</w:t>
      </w:r>
    </w:p>
    <w:p w14:paraId="75C91C20" w14:textId="5D51BC8B" w:rsidR="002E28F9" w:rsidRPr="00C84E5B" w:rsidRDefault="002E28F9">
      <w:pPr>
        <w:ind w:left="1134" w:hanging="1134"/>
        <w:jc w:val="both"/>
        <w:rPr>
          <w:rFonts w:ascii="Avenir Next Condensed Regular" w:hAnsi="Avenir Next Condensed Regular"/>
          <w:sz w:val="22"/>
          <w:szCs w:val="22"/>
        </w:rPr>
        <w:pPrChange w:id="69" w:author="Tania Johny" w:date="2015-07-29T15:09:00Z">
          <w:pPr>
            <w:jc w:val="both"/>
          </w:pPr>
        </w:pPrChange>
      </w:pPr>
    </w:p>
    <w:p w14:paraId="3EB6AC8C" w14:textId="08BC6CF8" w:rsidR="006004BC" w:rsidRPr="006004BC" w:rsidRDefault="006004BC">
      <w:pPr>
        <w:pStyle w:val="ListParagraph"/>
        <w:numPr>
          <w:ilvl w:val="1"/>
          <w:numId w:val="5"/>
        </w:numPr>
        <w:ind w:left="1134" w:hanging="1134"/>
        <w:jc w:val="both"/>
        <w:rPr>
          <w:rFonts w:ascii="Avenir Next Condensed Regular" w:hAnsi="Avenir Next Condensed Regular"/>
          <w:sz w:val="22"/>
          <w:szCs w:val="22"/>
        </w:rPr>
        <w:pPrChange w:id="70" w:author="Tania Johny" w:date="2015-07-29T15:09:00Z">
          <w:pPr>
            <w:pStyle w:val="ListParagraph"/>
            <w:numPr>
              <w:ilvl w:val="1"/>
              <w:numId w:val="5"/>
            </w:numPr>
            <w:ind w:left="792" w:hanging="432"/>
            <w:jc w:val="both"/>
          </w:pPr>
        </w:pPrChange>
      </w:pPr>
      <w:r>
        <w:rPr>
          <w:rFonts w:ascii="Avenir Next Condensed Regular" w:hAnsi="Avenir Next Condensed Regular"/>
          <w:sz w:val="22"/>
          <w:szCs w:val="22"/>
        </w:rPr>
        <w:t>In this Agreement, unless the context requires otherwise or specifically defined, any the following terms shall have the meaning set out herein:</w:t>
      </w:r>
    </w:p>
    <w:p w14:paraId="01063E1F" w14:textId="77777777" w:rsidR="006004BC" w:rsidRPr="006004BC" w:rsidRDefault="006004BC">
      <w:pPr>
        <w:ind w:left="1134" w:hanging="1134"/>
        <w:jc w:val="both"/>
        <w:rPr>
          <w:rFonts w:ascii="Avenir Next Condensed Regular" w:hAnsi="Avenir Next Condensed Regular"/>
          <w:sz w:val="22"/>
          <w:szCs w:val="22"/>
        </w:rPr>
        <w:pPrChange w:id="71" w:author="Tania Johny" w:date="2015-07-29T15:09:00Z">
          <w:pPr>
            <w:jc w:val="both"/>
          </w:pPr>
        </w:pPrChange>
      </w:pPr>
    </w:p>
    <w:p w14:paraId="066DB369" w14:textId="0F9CDDC7" w:rsidR="00AC76AB" w:rsidRPr="00AC76AB" w:rsidRDefault="00AC76AB">
      <w:pPr>
        <w:pStyle w:val="ListParagraph"/>
        <w:numPr>
          <w:ilvl w:val="2"/>
          <w:numId w:val="5"/>
        </w:numPr>
        <w:ind w:left="1134" w:hanging="1134"/>
        <w:jc w:val="both"/>
        <w:rPr>
          <w:rFonts w:ascii="Avenir Next Condensed Regular" w:hAnsi="Avenir Next Condensed Regular"/>
          <w:sz w:val="22"/>
          <w:szCs w:val="22"/>
        </w:rPr>
        <w:pPrChange w:id="72" w:author="Tania Johny" w:date="2015-07-29T15:09:00Z">
          <w:pPr>
            <w:pStyle w:val="ListParagraph"/>
            <w:numPr>
              <w:ilvl w:val="2"/>
              <w:numId w:val="5"/>
            </w:numPr>
            <w:ind w:left="1224" w:hanging="504"/>
            <w:jc w:val="both"/>
          </w:pPr>
        </w:pPrChange>
      </w:pPr>
      <w:r w:rsidRPr="00AC76AB">
        <w:rPr>
          <w:rFonts w:ascii="Avenir Next Condensed Regular" w:hAnsi="Avenir Next Condensed Regular"/>
          <w:b/>
          <w:sz w:val="22"/>
          <w:szCs w:val="22"/>
        </w:rPr>
        <w:t>A Director</w:t>
      </w:r>
      <w:r>
        <w:rPr>
          <w:rFonts w:ascii="Avenir Next Condensed Regular" w:hAnsi="Avenir Next Condensed Regular"/>
          <w:sz w:val="22"/>
          <w:szCs w:val="22"/>
        </w:rPr>
        <w:t xml:space="preserve">: </w:t>
      </w:r>
      <w:r w:rsidRPr="00AC76AB">
        <w:rPr>
          <w:rFonts w:ascii="Avenir Next Condensed Regular" w:hAnsi="Avenir Next Condensed Regular"/>
          <w:sz w:val="22"/>
          <w:szCs w:val="22"/>
        </w:rPr>
        <w:t>means a director of the Company appointed by the</w:t>
      </w:r>
      <w:del w:id="73" w:author="Tania Johny" w:date="2015-07-29T15:01:00Z">
        <w:r w:rsidRPr="00AC76AB" w:rsidDel="00660B8E">
          <w:rPr>
            <w:rFonts w:ascii="Avenir Next Condensed Regular" w:hAnsi="Avenir Next Condensed Regular"/>
            <w:sz w:val="22"/>
            <w:szCs w:val="22"/>
          </w:rPr>
          <w:delText xml:space="preserve"> </w:delText>
        </w:r>
      </w:del>
      <w:del w:id="74" w:author="Tania Johny" w:date="2015-07-29T15:00:00Z">
        <w:r w:rsidRPr="00AC76AB" w:rsidDel="00EB227C">
          <w:rPr>
            <w:rFonts w:ascii="Avenir Next Condensed Regular" w:hAnsi="Avenir Next Condensed Regular"/>
            <w:sz w:val="22"/>
            <w:szCs w:val="22"/>
          </w:rPr>
          <w:delText>A</w:delText>
        </w:r>
      </w:del>
      <w:r w:rsidRPr="00AC76AB">
        <w:rPr>
          <w:rFonts w:ascii="Avenir Next Condensed Regular" w:hAnsi="Avenir Next Condensed Regular"/>
          <w:sz w:val="22"/>
          <w:szCs w:val="22"/>
        </w:rPr>
        <w:t xml:space="preserve"> </w:t>
      </w:r>
      <w:ins w:id="75" w:author="Tania Johny" w:date="2015-07-29T15:01:00Z">
        <w:r w:rsidR="00660B8E">
          <w:rPr>
            <w:rFonts w:ascii="Avenir Next Condensed Regular" w:hAnsi="Avenir Next Condensed Regular"/>
            <w:sz w:val="22"/>
            <w:szCs w:val="22"/>
          </w:rPr>
          <w:t xml:space="preserve">A </w:t>
        </w:r>
      </w:ins>
      <w:r w:rsidRPr="00AC76AB">
        <w:rPr>
          <w:rFonts w:ascii="Avenir Next Condensed Regular" w:hAnsi="Avenir Next Condensed Regular"/>
          <w:sz w:val="22"/>
          <w:szCs w:val="22"/>
        </w:rPr>
        <w:t>Shareholder in accordance with this Agreement</w:t>
      </w:r>
      <w:r>
        <w:rPr>
          <w:rFonts w:ascii="Avenir Next Condensed Regular" w:hAnsi="Avenir Next Condensed Regular"/>
          <w:sz w:val="22"/>
          <w:szCs w:val="22"/>
        </w:rPr>
        <w:t>;</w:t>
      </w:r>
    </w:p>
    <w:p w14:paraId="39887C9E" w14:textId="77777777" w:rsidR="00AC76AB" w:rsidRPr="00AC76AB" w:rsidRDefault="00AC76AB">
      <w:pPr>
        <w:ind w:left="1134" w:hanging="1134"/>
        <w:jc w:val="both"/>
        <w:rPr>
          <w:rFonts w:ascii="Avenir Next Condensed Regular" w:hAnsi="Avenir Next Condensed Regular"/>
          <w:sz w:val="22"/>
          <w:szCs w:val="22"/>
        </w:rPr>
        <w:pPrChange w:id="76" w:author="Tania Johny" w:date="2015-07-29T15:09:00Z">
          <w:pPr>
            <w:jc w:val="both"/>
          </w:pPr>
        </w:pPrChange>
      </w:pPr>
    </w:p>
    <w:p w14:paraId="444C5F07" w14:textId="06AB5DA7" w:rsidR="00B71647" w:rsidRPr="00B71647" w:rsidRDefault="00B71647">
      <w:pPr>
        <w:pStyle w:val="ListParagraph"/>
        <w:numPr>
          <w:ilvl w:val="2"/>
          <w:numId w:val="5"/>
        </w:numPr>
        <w:ind w:left="1134" w:hanging="1134"/>
        <w:jc w:val="both"/>
        <w:rPr>
          <w:rFonts w:ascii="Avenir Next Condensed Regular" w:hAnsi="Avenir Next Condensed Regular"/>
          <w:sz w:val="22"/>
          <w:szCs w:val="22"/>
        </w:rPr>
        <w:pPrChange w:id="77" w:author="Tania Johny" w:date="2015-07-29T15:09:00Z">
          <w:pPr>
            <w:pStyle w:val="ListParagraph"/>
            <w:numPr>
              <w:ilvl w:val="2"/>
              <w:numId w:val="5"/>
            </w:numPr>
            <w:ind w:left="1224" w:hanging="504"/>
            <w:jc w:val="both"/>
          </w:pPr>
        </w:pPrChange>
      </w:pPr>
      <w:r w:rsidRPr="00B71647">
        <w:rPr>
          <w:rFonts w:ascii="Avenir Next Condensed Regular" w:hAnsi="Avenir Next Condensed Regular"/>
          <w:b/>
          <w:sz w:val="22"/>
          <w:szCs w:val="22"/>
        </w:rPr>
        <w:t>A Shares</w:t>
      </w:r>
      <w:r>
        <w:rPr>
          <w:rFonts w:ascii="Avenir Next Condensed Regular" w:hAnsi="Avenir Next Condensed Regular"/>
          <w:sz w:val="22"/>
          <w:szCs w:val="22"/>
        </w:rPr>
        <w:t xml:space="preserve">: </w:t>
      </w:r>
      <w:r w:rsidRPr="00B71647">
        <w:rPr>
          <w:rFonts w:ascii="Avenir Next Condensed Regular" w:hAnsi="Avenir Next Condensed Regular"/>
          <w:sz w:val="22"/>
          <w:szCs w:val="22"/>
        </w:rPr>
        <w:t xml:space="preserve">means the Existing Shareholder’s </w:t>
      </w:r>
      <w:r>
        <w:rPr>
          <w:rFonts w:ascii="Avenir Next Condensed Regular" w:hAnsi="Avenir Next Condensed Regular"/>
          <w:sz w:val="22"/>
          <w:szCs w:val="22"/>
        </w:rPr>
        <w:t xml:space="preserve">fifty thousand </w:t>
      </w:r>
      <w:ins w:id="78" w:author="Tania Johny" w:date="2015-07-29T15:00:00Z">
        <w:r w:rsidR="00EB227C">
          <w:rPr>
            <w:rFonts w:ascii="Avenir Next Condensed Regular" w:hAnsi="Avenir Next Condensed Regular"/>
            <w:sz w:val="22"/>
            <w:szCs w:val="22"/>
          </w:rPr>
          <w:t>[*</w:t>
        </w:r>
      </w:ins>
      <w:del w:id="79" w:author="Tania Johny" w:date="2015-07-29T15:00:00Z">
        <w:r w:rsidDel="00EB227C">
          <w:rPr>
            <w:rFonts w:ascii="Avenir Next Condensed Regular" w:hAnsi="Avenir Next Condensed Regular"/>
            <w:sz w:val="22"/>
            <w:szCs w:val="22"/>
          </w:rPr>
          <w:delText>(</w:delText>
        </w:r>
        <w:r w:rsidRPr="00B71647" w:rsidDel="00EB227C">
          <w:rPr>
            <w:rFonts w:ascii="Avenir Next Condensed Regular" w:hAnsi="Avenir Next Condensed Regular"/>
            <w:sz w:val="22"/>
            <w:szCs w:val="22"/>
          </w:rPr>
          <w:delText>50,000</w:delText>
        </w:r>
        <w:r w:rsidDel="00EB227C">
          <w:rPr>
            <w:rFonts w:ascii="Avenir Next Condensed Regular" w:hAnsi="Avenir Next Condensed Regular"/>
            <w:sz w:val="22"/>
            <w:szCs w:val="22"/>
          </w:rPr>
          <w:delText>)</w:delText>
        </w:r>
      </w:del>
      <w:ins w:id="80" w:author="Tania Johny" w:date="2015-07-29T15:00:00Z">
        <w:r w:rsidR="00EB227C">
          <w:rPr>
            <w:rFonts w:ascii="Avenir Next Condensed Regular" w:hAnsi="Avenir Next Condensed Regular"/>
            <w:sz w:val="22"/>
            <w:szCs w:val="22"/>
          </w:rPr>
          <w:t>]</w:t>
        </w:r>
      </w:ins>
      <w:r w:rsidRPr="00B71647">
        <w:rPr>
          <w:rFonts w:ascii="Avenir Next Condensed Regular" w:hAnsi="Avenir Next Condensed Regular"/>
          <w:sz w:val="22"/>
          <w:szCs w:val="22"/>
        </w:rPr>
        <w:t xml:space="preserve"> ordinary shares of </w:t>
      </w:r>
      <w:ins w:id="81" w:author="Tania Johny" w:date="2015-07-29T15:00:00Z">
        <w:r w:rsidR="00EB227C">
          <w:rPr>
            <w:rFonts w:ascii="Avenir Next Condensed Regular" w:hAnsi="Avenir Next Condensed Regular"/>
            <w:sz w:val="22"/>
            <w:szCs w:val="22"/>
          </w:rPr>
          <w:t>[</w:t>
        </w:r>
      </w:ins>
      <w:r w:rsidRPr="00B71647">
        <w:rPr>
          <w:rFonts w:ascii="Avenir Next Condensed Regular" w:hAnsi="Avenir Next Condensed Regular"/>
          <w:sz w:val="22"/>
          <w:szCs w:val="22"/>
        </w:rPr>
        <w:t xml:space="preserve">USD </w:t>
      </w:r>
      <w:del w:id="82" w:author="Tania Johny" w:date="2015-07-29T15:00:00Z">
        <w:r w:rsidRPr="00B71647" w:rsidDel="00EB227C">
          <w:rPr>
            <w:rFonts w:ascii="Avenir Next Condensed Regular" w:hAnsi="Avenir Next Condensed Regular"/>
            <w:sz w:val="22"/>
            <w:szCs w:val="22"/>
          </w:rPr>
          <w:delText>1</w:delText>
        </w:r>
      </w:del>
      <w:ins w:id="83" w:author="Tania Johny" w:date="2015-07-29T15:00:00Z">
        <w:r w:rsidR="00EB227C">
          <w:rPr>
            <w:rFonts w:ascii="Avenir Next Condensed Regular" w:hAnsi="Avenir Next Condensed Regular"/>
            <w:sz w:val="22"/>
            <w:szCs w:val="22"/>
          </w:rPr>
          <w:t>]</w:t>
        </w:r>
      </w:ins>
      <w:r w:rsidRPr="00B71647">
        <w:rPr>
          <w:rFonts w:ascii="Avenir Next Condensed Regular" w:hAnsi="Avenir Next Condensed Regular"/>
          <w:sz w:val="22"/>
          <w:szCs w:val="22"/>
        </w:rPr>
        <w:t xml:space="preserve"> each in the capital of the Company, which amounts to </w:t>
      </w:r>
      <w:del w:id="84" w:author="Tania Johny" w:date="2015-07-29T15:00:00Z">
        <w:r w:rsidR="001D60F7" w:rsidDel="00EB227C">
          <w:rPr>
            <w:rFonts w:ascii="Avenir Next Condensed Regular" w:hAnsi="Avenir Next Condensed Regular"/>
            <w:sz w:val="22"/>
            <w:szCs w:val="22"/>
          </w:rPr>
          <w:delText xml:space="preserve">seventy per </w:delText>
        </w:r>
      </w:del>
      <w:ins w:id="85" w:author="Tania Johny" w:date="2015-07-29T15:00:00Z">
        <w:r w:rsidR="00EB227C">
          <w:rPr>
            <w:rFonts w:ascii="Avenir Next Condensed Regular" w:hAnsi="Avenir Next Condensed Regular"/>
            <w:sz w:val="22"/>
            <w:szCs w:val="22"/>
          </w:rPr>
          <w:t>[words] per</w:t>
        </w:r>
      </w:ins>
      <w:r w:rsidR="001D60F7">
        <w:rPr>
          <w:rFonts w:ascii="Avenir Next Condensed Regular" w:hAnsi="Avenir Next Condensed Regular"/>
          <w:sz w:val="22"/>
          <w:szCs w:val="22"/>
        </w:rPr>
        <w:t xml:space="preserve">cent </w:t>
      </w:r>
      <w:ins w:id="86" w:author="Tania Johny" w:date="2015-07-29T15:00:00Z">
        <w:r w:rsidR="00EB227C">
          <w:rPr>
            <w:rFonts w:ascii="Avenir Next Condensed Regular" w:hAnsi="Avenir Next Condensed Regular"/>
            <w:sz w:val="22"/>
            <w:szCs w:val="22"/>
          </w:rPr>
          <w:t>[number</w:t>
        </w:r>
      </w:ins>
      <w:del w:id="87" w:author="Tania Johny" w:date="2015-07-29T15:00:00Z">
        <w:r w:rsidR="001D60F7" w:rsidDel="00EB227C">
          <w:rPr>
            <w:rFonts w:ascii="Avenir Next Condensed Regular" w:hAnsi="Avenir Next Condensed Regular"/>
            <w:sz w:val="22"/>
            <w:szCs w:val="22"/>
          </w:rPr>
          <w:delText>(</w:delText>
        </w:r>
        <w:r w:rsidRPr="00B71647" w:rsidDel="00EB227C">
          <w:rPr>
            <w:rFonts w:ascii="Avenir Next Condensed Regular" w:hAnsi="Avenir Next Condensed Regular"/>
            <w:sz w:val="22"/>
            <w:szCs w:val="22"/>
          </w:rPr>
          <w:delText>70</w:delText>
        </w:r>
      </w:del>
      <w:r w:rsidRPr="00B71647">
        <w:rPr>
          <w:rFonts w:ascii="Avenir Next Condensed Regular" w:hAnsi="Avenir Next Condensed Regular"/>
          <w:sz w:val="22"/>
          <w:szCs w:val="22"/>
        </w:rPr>
        <w:t>%</w:t>
      </w:r>
      <w:ins w:id="88" w:author="Tania Johny" w:date="2015-07-29T15:00:00Z">
        <w:r w:rsidR="00EB227C">
          <w:rPr>
            <w:rFonts w:ascii="Avenir Next Condensed Regular" w:hAnsi="Avenir Next Condensed Regular"/>
            <w:sz w:val="22"/>
            <w:szCs w:val="22"/>
          </w:rPr>
          <w:t>)</w:t>
        </w:r>
      </w:ins>
      <w:del w:id="89" w:author="Tania Johny" w:date="2015-07-29T15:00:00Z">
        <w:r w:rsidR="001D60F7" w:rsidDel="00EB227C">
          <w:rPr>
            <w:rFonts w:ascii="Avenir Next Condensed Regular" w:hAnsi="Avenir Next Condensed Regular"/>
            <w:sz w:val="22"/>
            <w:szCs w:val="22"/>
          </w:rPr>
          <w:delText>)</w:delText>
        </w:r>
      </w:del>
      <w:r w:rsidRPr="00B71647">
        <w:rPr>
          <w:rFonts w:ascii="Avenir Next Condensed Regular" w:hAnsi="Avenir Next Condensed Regular"/>
          <w:sz w:val="22"/>
          <w:szCs w:val="22"/>
        </w:rPr>
        <w:t xml:space="preserve"> of the entire issued share capital of the Company</w:t>
      </w:r>
      <w:r w:rsidR="001D60F7">
        <w:rPr>
          <w:rFonts w:ascii="Avenir Next Condensed Regular" w:hAnsi="Avenir Next Condensed Regular"/>
          <w:sz w:val="22"/>
          <w:szCs w:val="22"/>
        </w:rPr>
        <w:t>;</w:t>
      </w:r>
    </w:p>
    <w:p w14:paraId="40E665F0" w14:textId="77777777" w:rsidR="00B71647" w:rsidRPr="00B71647" w:rsidRDefault="00B71647">
      <w:pPr>
        <w:ind w:left="1134" w:hanging="1134"/>
        <w:jc w:val="both"/>
        <w:rPr>
          <w:rFonts w:ascii="Avenir Next Condensed Regular" w:hAnsi="Avenir Next Condensed Regular"/>
          <w:b/>
          <w:sz w:val="22"/>
          <w:szCs w:val="22"/>
        </w:rPr>
        <w:pPrChange w:id="90" w:author="Tania Johny" w:date="2015-07-29T15:09:00Z">
          <w:pPr>
            <w:jc w:val="both"/>
          </w:pPr>
        </w:pPrChange>
      </w:pPr>
    </w:p>
    <w:p w14:paraId="36B66109" w14:textId="6DC05444" w:rsidR="00B51198" w:rsidRDefault="00B51198">
      <w:pPr>
        <w:pStyle w:val="ListParagraph"/>
        <w:numPr>
          <w:ilvl w:val="2"/>
          <w:numId w:val="5"/>
        </w:numPr>
        <w:ind w:left="1134" w:hanging="1134"/>
        <w:jc w:val="both"/>
        <w:rPr>
          <w:rFonts w:ascii="Avenir Next Condensed Regular" w:hAnsi="Avenir Next Condensed Regular"/>
          <w:sz w:val="22"/>
          <w:szCs w:val="22"/>
        </w:rPr>
        <w:pPrChange w:id="91" w:author="Tania Johny" w:date="2015-07-29T15:09:00Z">
          <w:pPr>
            <w:pStyle w:val="ListParagraph"/>
            <w:numPr>
              <w:ilvl w:val="2"/>
              <w:numId w:val="5"/>
            </w:numPr>
            <w:ind w:left="1224" w:hanging="504"/>
            <w:jc w:val="both"/>
          </w:pPr>
        </w:pPrChange>
      </w:pPr>
      <w:r w:rsidRPr="00B51198">
        <w:rPr>
          <w:rFonts w:ascii="Avenir Next Condensed Regular" w:hAnsi="Avenir Next Condensed Regular"/>
          <w:b/>
          <w:sz w:val="22"/>
          <w:szCs w:val="22"/>
        </w:rPr>
        <w:t>A Shareholder</w:t>
      </w:r>
      <w:r>
        <w:rPr>
          <w:rFonts w:ascii="Avenir Next Condensed Regular" w:hAnsi="Avenir Next Condensed Regular"/>
          <w:sz w:val="22"/>
          <w:szCs w:val="22"/>
        </w:rPr>
        <w:t xml:space="preserve">: </w:t>
      </w:r>
      <w:r w:rsidRPr="00B51198">
        <w:rPr>
          <w:rFonts w:ascii="Avenir Next Condensed Regular" w:hAnsi="Avenir Next Condensed Regular"/>
          <w:sz w:val="22"/>
          <w:szCs w:val="22"/>
        </w:rPr>
        <w:t>means Existing Shareholder or any subsequent legal and beneficial owner for the time being of all but not some of the A Shares who has become such owner in accordance with the terms of this Agreement</w:t>
      </w:r>
      <w:r w:rsidR="00AC76AB">
        <w:rPr>
          <w:rFonts w:ascii="Avenir Next Condensed Regular" w:hAnsi="Avenir Next Condensed Regular"/>
          <w:sz w:val="22"/>
          <w:szCs w:val="22"/>
        </w:rPr>
        <w:t>;</w:t>
      </w:r>
    </w:p>
    <w:p w14:paraId="25D90790" w14:textId="77777777" w:rsidR="00DB1517" w:rsidRPr="00DB1517" w:rsidRDefault="00DB1517">
      <w:pPr>
        <w:ind w:left="1134" w:hanging="1134"/>
        <w:jc w:val="both"/>
        <w:rPr>
          <w:rFonts w:ascii="Avenir Next Condensed Regular" w:hAnsi="Avenir Next Condensed Regular"/>
          <w:sz w:val="22"/>
          <w:szCs w:val="22"/>
        </w:rPr>
        <w:pPrChange w:id="92" w:author="Tania Johny" w:date="2015-07-29T15:09:00Z">
          <w:pPr>
            <w:jc w:val="both"/>
          </w:pPr>
        </w:pPrChange>
      </w:pPr>
    </w:p>
    <w:p w14:paraId="55BBEF52" w14:textId="256CAEE0" w:rsidR="00DB1517" w:rsidRPr="00B51198" w:rsidRDefault="00DB1517">
      <w:pPr>
        <w:pStyle w:val="ListParagraph"/>
        <w:numPr>
          <w:ilvl w:val="2"/>
          <w:numId w:val="5"/>
        </w:numPr>
        <w:ind w:left="1134" w:hanging="1134"/>
        <w:jc w:val="both"/>
        <w:rPr>
          <w:rFonts w:ascii="Avenir Next Condensed Regular" w:hAnsi="Avenir Next Condensed Regular"/>
          <w:sz w:val="22"/>
          <w:szCs w:val="22"/>
        </w:rPr>
        <w:pPrChange w:id="93" w:author="Tania Johny" w:date="2015-07-29T15:09:00Z">
          <w:pPr>
            <w:pStyle w:val="ListParagraph"/>
            <w:numPr>
              <w:ilvl w:val="2"/>
              <w:numId w:val="5"/>
            </w:numPr>
            <w:ind w:left="1224" w:hanging="504"/>
            <w:jc w:val="both"/>
          </w:pPr>
        </w:pPrChange>
      </w:pPr>
      <w:r w:rsidRPr="00DB1517">
        <w:rPr>
          <w:rFonts w:ascii="Avenir Next Condensed Regular" w:hAnsi="Avenir Next Condensed Regular"/>
          <w:b/>
          <w:sz w:val="22"/>
          <w:szCs w:val="22"/>
        </w:rPr>
        <w:t>Articles</w:t>
      </w:r>
      <w:r>
        <w:rPr>
          <w:rFonts w:ascii="Avenir Next Condensed Regular" w:hAnsi="Avenir Next Condensed Regular"/>
          <w:sz w:val="22"/>
          <w:szCs w:val="22"/>
        </w:rPr>
        <w:t xml:space="preserve">: </w:t>
      </w:r>
      <w:r w:rsidRPr="00DB1517">
        <w:rPr>
          <w:rFonts w:ascii="Avenir Next Condensed Regular" w:hAnsi="Avenir Next Condensed Regular"/>
          <w:sz w:val="22"/>
          <w:szCs w:val="22"/>
        </w:rPr>
        <w:t>means the new articles of association of the Company in the agreed form, as amended or replaced from time to time</w:t>
      </w:r>
      <w:r>
        <w:rPr>
          <w:rFonts w:ascii="Avenir Next Condensed Regular" w:hAnsi="Avenir Next Condensed Regular"/>
          <w:sz w:val="22"/>
          <w:szCs w:val="22"/>
        </w:rPr>
        <w:t>;</w:t>
      </w:r>
    </w:p>
    <w:p w14:paraId="0DB55583" w14:textId="77777777" w:rsidR="00B51198" w:rsidRPr="00B51198" w:rsidRDefault="00B51198">
      <w:pPr>
        <w:ind w:left="1134" w:hanging="1134"/>
        <w:jc w:val="both"/>
        <w:rPr>
          <w:rFonts w:ascii="Avenir Next Condensed Regular" w:hAnsi="Avenir Next Condensed Regular"/>
          <w:sz w:val="22"/>
          <w:szCs w:val="22"/>
        </w:rPr>
        <w:pPrChange w:id="94" w:author="Tania Johny" w:date="2015-07-29T15:09:00Z">
          <w:pPr>
            <w:jc w:val="both"/>
          </w:pPr>
        </w:pPrChange>
      </w:pPr>
    </w:p>
    <w:p w14:paraId="5164AA34" w14:textId="3B0E508C" w:rsidR="003F2A0E" w:rsidRPr="003F2A0E" w:rsidRDefault="003F2A0E">
      <w:pPr>
        <w:pStyle w:val="ListParagraph"/>
        <w:numPr>
          <w:ilvl w:val="2"/>
          <w:numId w:val="5"/>
        </w:numPr>
        <w:ind w:left="1134" w:hanging="1134"/>
        <w:jc w:val="both"/>
        <w:rPr>
          <w:rFonts w:ascii="Avenir Next Condensed Regular" w:hAnsi="Avenir Next Condensed Regular"/>
          <w:sz w:val="22"/>
          <w:szCs w:val="22"/>
        </w:rPr>
        <w:pPrChange w:id="95" w:author="Tania Johny" w:date="2015-07-29T15:09:00Z">
          <w:pPr>
            <w:pStyle w:val="ListParagraph"/>
            <w:numPr>
              <w:ilvl w:val="2"/>
              <w:numId w:val="5"/>
            </w:numPr>
            <w:ind w:left="1224" w:hanging="504"/>
            <w:jc w:val="both"/>
          </w:pPr>
        </w:pPrChange>
      </w:pPr>
      <w:r w:rsidRPr="003F2A0E">
        <w:rPr>
          <w:rFonts w:ascii="Avenir Next Condensed Regular" w:hAnsi="Avenir Next Condensed Regular"/>
          <w:b/>
          <w:sz w:val="22"/>
          <w:szCs w:val="22"/>
        </w:rPr>
        <w:t>Accounts:</w:t>
      </w:r>
      <w:r>
        <w:rPr>
          <w:rFonts w:ascii="Avenir Next Condensed Regular" w:hAnsi="Avenir Next Condensed Regular"/>
          <w:sz w:val="22"/>
          <w:szCs w:val="22"/>
        </w:rPr>
        <w:t xml:space="preserve"> means the consolidated audited accounts of the Company and its Related Companies </w:t>
      </w:r>
      <w:r w:rsidRPr="003F2A0E">
        <w:rPr>
          <w:rFonts w:ascii="Avenir Next Condensed Regular" w:hAnsi="Avenir Next Condensed Regular"/>
          <w:sz w:val="22"/>
          <w:szCs w:val="22"/>
        </w:rPr>
        <w:t>(including notes to and auditors’ report on those accounts and the directors’ report) for the last six financial years ended on the Accounts Date</w:t>
      </w:r>
      <w:r>
        <w:rPr>
          <w:rFonts w:ascii="Avenir Next Condensed Regular" w:hAnsi="Avenir Next Condensed Regular"/>
          <w:sz w:val="22"/>
          <w:szCs w:val="22"/>
        </w:rPr>
        <w:t>;</w:t>
      </w:r>
    </w:p>
    <w:p w14:paraId="1DE277E4" w14:textId="77777777" w:rsidR="003F2A0E" w:rsidRPr="003F2A0E" w:rsidRDefault="003F2A0E">
      <w:pPr>
        <w:pStyle w:val="ListParagraph"/>
        <w:ind w:left="1134" w:hanging="1134"/>
        <w:jc w:val="both"/>
        <w:rPr>
          <w:rFonts w:ascii="Avenir Next Condensed Regular" w:hAnsi="Avenir Next Condensed Regular"/>
          <w:sz w:val="22"/>
          <w:szCs w:val="22"/>
        </w:rPr>
        <w:pPrChange w:id="96" w:author="Tania Johny" w:date="2015-07-29T15:09:00Z">
          <w:pPr>
            <w:pStyle w:val="ListParagraph"/>
            <w:ind w:left="1224"/>
            <w:jc w:val="both"/>
          </w:pPr>
        </w:pPrChange>
      </w:pPr>
    </w:p>
    <w:p w14:paraId="2F34E72C" w14:textId="5C48B875" w:rsidR="003F2A0E" w:rsidRPr="003F2A0E" w:rsidRDefault="003F2A0E">
      <w:pPr>
        <w:pStyle w:val="ListParagraph"/>
        <w:numPr>
          <w:ilvl w:val="2"/>
          <w:numId w:val="5"/>
        </w:numPr>
        <w:ind w:left="1134" w:hanging="1134"/>
        <w:jc w:val="both"/>
        <w:rPr>
          <w:rFonts w:ascii="Avenir Next Condensed Regular" w:hAnsi="Avenir Next Condensed Regular"/>
          <w:sz w:val="22"/>
          <w:szCs w:val="22"/>
        </w:rPr>
        <w:pPrChange w:id="97" w:author="Tania Johny" w:date="2015-07-29T15:09:00Z">
          <w:pPr>
            <w:pStyle w:val="ListParagraph"/>
            <w:numPr>
              <w:ilvl w:val="2"/>
              <w:numId w:val="5"/>
            </w:numPr>
            <w:ind w:left="1224" w:hanging="504"/>
            <w:jc w:val="both"/>
          </w:pPr>
        </w:pPrChange>
      </w:pPr>
      <w:r w:rsidRPr="003F2A0E">
        <w:rPr>
          <w:rFonts w:ascii="Avenir Next Condensed Regular" w:hAnsi="Avenir Next Condensed Regular"/>
          <w:b/>
          <w:sz w:val="22"/>
          <w:szCs w:val="22"/>
        </w:rPr>
        <w:t>Accounts Date:</w:t>
      </w:r>
      <w:r>
        <w:rPr>
          <w:rFonts w:ascii="Avenir Next Condensed Regular" w:hAnsi="Avenir Next Condensed Regular"/>
          <w:sz w:val="22"/>
          <w:szCs w:val="22"/>
        </w:rPr>
        <w:t xml:space="preserve"> means </w:t>
      </w:r>
      <w:r w:rsidRPr="003F2A0E">
        <w:rPr>
          <w:rFonts w:ascii="Avenir Next Condensed Regular" w:hAnsi="Avenir Next Condensed Regular"/>
          <w:bCs/>
          <w:sz w:val="22"/>
          <w:szCs w:val="22"/>
        </w:rPr>
        <w:t>the date the most recent Accounts were drawn up to</w:t>
      </w:r>
      <w:r>
        <w:rPr>
          <w:rFonts w:ascii="Avenir Next Condensed Regular" w:hAnsi="Avenir Next Condensed Regular"/>
          <w:bCs/>
          <w:sz w:val="22"/>
          <w:szCs w:val="22"/>
        </w:rPr>
        <w:t>;</w:t>
      </w:r>
    </w:p>
    <w:p w14:paraId="1B95546F" w14:textId="77777777" w:rsidR="003F2A0E" w:rsidRPr="003F2A0E" w:rsidRDefault="003F2A0E">
      <w:pPr>
        <w:ind w:left="1134" w:hanging="1134"/>
        <w:jc w:val="both"/>
        <w:rPr>
          <w:rFonts w:ascii="Avenir Next Condensed Regular" w:hAnsi="Avenir Next Condensed Regular"/>
          <w:b/>
          <w:sz w:val="22"/>
          <w:szCs w:val="22"/>
        </w:rPr>
        <w:pPrChange w:id="98" w:author="Tania Johny" w:date="2015-07-29T15:09:00Z">
          <w:pPr>
            <w:jc w:val="both"/>
          </w:pPr>
        </w:pPrChange>
      </w:pPr>
    </w:p>
    <w:p w14:paraId="0D8892ED" w14:textId="77777777" w:rsidR="00596E28" w:rsidRPr="00C84E5B" w:rsidRDefault="00DF422C">
      <w:pPr>
        <w:pStyle w:val="ListParagraph"/>
        <w:numPr>
          <w:ilvl w:val="2"/>
          <w:numId w:val="5"/>
        </w:numPr>
        <w:ind w:left="1134" w:hanging="1134"/>
        <w:jc w:val="both"/>
        <w:rPr>
          <w:rFonts w:ascii="Avenir Next Condensed Regular" w:hAnsi="Avenir Next Condensed Regular"/>
          <w:sz w:val="22"/>
          <w:szCs w:val="22"/>
        </w:rPr>
        <w:pPrChange w:id="99"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Agreement</w:t>
      </w:r>
      <w:r w:rsidRPr="00C84E5B">
        <w:rPr>
          <w:rFonts w:ascii="Avenir Next Condensed Regular" w:hAnsi="Avenir Next Condensed Regular"/>
          <w:sz w:val="22"/>
          <w:szCs w:val="22"/>
        </w:rPr>
        <w:t>: means this agreement its Schedules, Annexures and all documents, statutes, enactments or statutory provisions referenced in it;</w:t>
      </w:r>
    </w:p>
    <w:p w14:paraId="05AA5805" w14:textId="6FB4925E" w:rsidR="00596E28" w:rsidRPr="00C84E5B" w:rsidRDefault="00596E28">
      <w:pPr>
        <w:ind w:left="1134" w:hanging="1134"/>
        <w:jc w:val="both"/>
        <w:rPr>
          <w:rFonts w:ascii="Avenir Next Condensed Regular" w:hAnsi="Avenir Next Condensed Regular"/>
          <w:sz w:val="22"/>
          <w:szCs w:val="22"/>
        </w:rPr>
        <w:pPrChange w:id="100" w:author="Tania Johny" w:date="2015-07-29T15:09:00Z">
          <w:pPr>
            <w:jc w:val="both"/>
          </w:pPr>
        </w:pPrChange>
      </w:pPr>
    </w:p>
    <w:p w14:paraId="183AD47E" w14:textId="74F6FEF2" w:rsidR="00AC2F35" w:rsidRPr="00AC2F35" w:rsidRDefault="00AC2F35">
      <w:pPr>
        <w:pStyle w:val="ListParagraph"/>
        <w:numPr>
          <w:ilvl w:val="2"/>
          <w:numId w:val="5"/>
        </w:numPr>
        <w:ind w:left="1134" w:hanging="1134"/>
        <w:jc w:val="both"/>
        <w:rPr>
          <w:rFonts w:ascii="Avenir Next Condensed Regular" w:hAnsi="Avenir Next Condensed Regular"/>
          <w:sz w:val="22"/>
          <w:szCs w:val="22"/>
        </w:rPr>
        <w:pPrChange w:id="101" w:author="Tania Johny" w:date="2015-07-29T15:09:00Z">
          <w:pPr>
            <w:pStyle w:val="ListParagraph"/>
            <w:numPr>
              <w:ilvl w:val="2"/>
              <w:numId w:val="5"/>
            </w:numPr>
            <w:ind w:left="1224" w:hanging="504"/>
            <w:jc w:val="both"/>
          </w:pPr>
        </w:pPrChange>
      </w:pPr>
      <w:r w:rsidRPr="00AC2F35">
        <w:rPr>
          <w:rFonts w:ascii="Avenir Next Condensed Regular" w:hAnsi="Avenir Next Condensed Regular"/>
          <w:b/>
          <w:sz w:val="22"/>
          <w:szCs w:val="22"/>
        </w:rPr>
        <w:t>Auditor</w:t>
      </w:r>
      <w:r>
        <w:rPr>
          <w:rFonts w:ascii="Avenir Next Condensed Regular" w:hAnsi="Avenir Next Condensed Regular"/>
          <w:sz w:val="22"/>
          <w:szCs w:val="22"/>
        </w:rPr>
        <w:t xml:space="preserve">: </w:t>
      </w:r>
      <w:r w:rsidRPr="00AC2F35">
        <w:rPr>
          <w:rFonts w:ascii="Avenir Next Condensed Regular" w:hAnsi="Avenir Next Condensed Regular"/>
          <w:sz w:val="22"/>
          <w:szCs w:val="22"/>
        </w:rPr>
        <w:t>means the auditors of the Company for the time being</w:t>
      </w:r>
      <w:r>
        <w:rPr>
          <w:rFonts w:ascii="Avenir Next Condensed Regular" w:hAnsi="Avenir Next Condensed Regular"/>
          <w:sz w:val="22"/>
          <w:szCs w:val="22"/>
        </w:rPr>
        <w:t>;</w:t>
      </w:r>
    </w:p>
    <w:p w14:paraId="23F6ABC3" w14:textId="77777777" w:rsidR="00AC2F35" w:rsidRPr="00AC2F35" w:rsidRDefault="00AC2F35">
      <w:pPr>
        <w:ind w:left="1134" w:hanging="1134"/>
        <w:jc w:val="both"/>
        <w:rPr>
          <w:rFonts w:ascii="Avenir Next Condensed Regular" w:hAnsi="Avenir Next Condensed Regular"/>
          <w:b/>
          <w:sz w:val="22"/>
          <w:szCs w:val="22"/>
        </w:rPr>
        <w:pPrChange w:id="102" w:author="Tania Johny" w:date="2015-07-29T15:09:00Z">
          <w:pPr>
            <w:jc w:val="both"/>
          </w:pPr>
        </w:pPrChange>
      </w:pPr>
    </w:p>
    <w:p w14:paraId="73C1BAC8" w14:textId="0B8E6F67" w:rsidR="0088348B" w:rsidRPr="00C84E5B" w:rsidRDefault="00596E28">
      <w:pPr>
        <w:pStyle w:val="ListParagraph"/>
        <w:numPr>
          <w:ilvl w:val="2"/>
          <w:numId w:val="5"/>
        </w:numPr>
        <w:ind w:left="1134" w:hanging="1134"/>
        <w:jc w:val="both"/>
        <w:rPr>
          <w:rFonts w:ascii="Avenir Next Condensed Regular" w:hAnsi="Avenir Next Condensed Regular"/>
          <w:sz w:val="22"/>
          <w:szCs w:val="22"/>
        </w:rPr>
        <w:pPrChange w:id="103"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Authorisations</w:t>
      </w:r>
      <w:r w:rsidRPr="00C84E5B">
        <w:rPr>
          <w:rFonts w:ascii="Avenir Next Condensed Regular" w:hAnsi="Avenir Next Condensed Regular"/>
          <w:sz w:val="22"/>
          <w:szCs w:val="22"/>
        </w:rPr>
        <w:t xml:space="preserve">: means all relevant approvals, consents, licenses, permits, leases and/or waivers required under Law and/or by any Competent Authority in relation, as it may be applicable to </w:t>
      </w:r>
      <w:r w:rsidR="007C575A">
        <w:rPr>
          <w:rFonts w:ascii="Avenir Next Condensed Regular" w:hAnsi="Avenir Next Condensed Regular"/>
          <w:sz w:val="22"/>
          <w:szCs w:val="22"/>
        </w:rPr>
        <w:t>each of the Parties and/or the s</w:t>
      </w:r>
      <w:r w:rsidRPr="00C84E5B">
        <w:rPr>
          <w:rFonts w:ascii="Avenir Next Condensed Regular" w:hAnsi="Avenir Next Condensed Regular"/>
          <w:sz w:val="22"/>
          <w:szCs w:val="22"/>
        </w:rPr>
        <w:t>ubject of this Agreement</w:t>
      </w:r>
      <w:r w:rsidR="0088348B" w:rsidRPr="00C84E5B">
        <w:rPr>
          <w:rFonts w:ascii="Avenir Next Condensed Regular" w:hAnsi="Avenir Next Condensed Regular"/>
          <w:sz w:val="22"/>
          <w:szCs w:val="22"/>
        </w:rPr>
        <w:t>;</w:t>
      </w:r>
    </w:p>
    <w:p w14:paraId="094094AC" w14:textId="77777777" w:rsidR="0088348B" w:rsidRPr="00C84E5B" w:rsidRDefault="0088348B">
      <w:pPr>
        <w:ind w:left="1134" w:hanging="1134"/>
        <w:jc w:val="both"/>
        <w:rPr>
          <w:rFonts w:ascii="Avenir Next Condensed Regular" w:hAnsi="Avenir Next Condensed Regular"/>
          <w:sz w:val="22"/>
          <w:szCs w:val="22"/>
        </w:rPr>
        <w:pPrChange w:id="104" w:author="Tania Johny" w:date="2015-07-29T15:09:00Z">
          <w:pPr>
            <w:jc w:val="both"/>
          </w:pPr>
        </w:pPrChange>
      </w:pPr>
    </w:p>
    <w:p w14:paraId="46D34E12" w14:textId="2180B71F" w:rsidR="00166401" w:rsidRDefault="00166401">
      <w:pPr>
        <w:pStyle w:val="ListParagraph"/>
        <w:numPr>
          <w:ilvl w:val="2"/>
          <w:numId w:val="5"/>
        </w:numPr>
        <w:ind w:left="1134" w:hanging="1134"/>
        <w:jc w:val="both"/>
        <w:rPr>
          <w:rFonts w:ascii="Avenir Next Condensed Regular" w:hAnsi="Avenir Next Condensed Regular"/>
          <w:sz w:val="22"/>
          <w:szCs w:val="22"/>
        </w:rPr>
        <w:pPrChange w:id="105" w:author="Tania Johny" w:date="2015-07-29T15:09:00Z">
          <w:pPr>
            <w:pStyle w:val="ListParagraph"/>
            <w:numPr>
              <w:ilvl w:val="2"/>
              <w:numId w:val="5"/>
            </w:numPr>
            <w:ind w:left="1224" w:hanging="504"/>
            <w:jc w:val="both"/>
          </w:pPr>
        </w:pPrChange>
      </w:pPr>
      <w:r w:rsidRPr="00166401">
        <w:rPr>
          <w:rFonts w:ascii="Avenir Next Condensed Regular" w:hAnsi="Avenir Next Condensed Regular"/>
          <w:b/>
          <w:sz w:val="22"/>
          <w:szCs w:val="22"/>
        </w:rPr>
        <w:lastRenderedPageBreak/>
        <w:t>B Director</w:t>
      </w:r>
      <w:r>
        <w:rPr>
          <w:rFonts w:ascii="Avenir Next Condensed Regular" w:hAnsi="Avenir Next Condensed Regular"/>
          <w:sz w:val="22"/>
          <w:szCs w:val="22"/>
        </w:rPr>
        <w:t xml:space="preserve">: </w:t>
      </w:r>
      <w:r w:rsidRPr="00166401">
        <w:rPr>
          <w:rFonts w:ascii="Avenir Next Condensed Regular" w:hAnsi="Avenir Next Condensed Regular"/>
          <w:sz w:val="22"/>
          <w:szCs w:val="22"/>
        </w:rPr>
        <w:t>means a director of the Company appointed by the B Shareholder in accordance with this Agreement</w:t>
      </w:r>
      <w:r>
        <w:rPr>
          <w:rFonts w:ascii="Avenir Next Condensed Regular" w:hAnsi="Avenir Next Condensed Regular"/>
          <w:sz w:val="22"/>
          <w:szCs w:val="22"/>
        </w:rPr>
        <w:t>;</w:t>
      </w:r>
    </w:p>
    <w:p w14:paraId="5507154E" w14:textId="77777777" w:rsidR="00166401" w:rsidRPr="00166401" w:rsidRDefault="00166401">
      <w:pPr>
        <w:ind w:left="1134" w:hanging="1134"/>
        <w:jc w:val="both"/>
        <w:rPr>
          <w:rFonts w:ascii="Avenir Next Condensed Regular" w:hAnsi="Avenir Next Condensed Regular"/>
          <w:sz w:val="22"/>
          <w:szCs w:val="22"/>
        </w:rPr>
        <w:pPrChange w:id="106" w:author="Tania Johny" w:date="2015-07-29T15:09:00Z">
          <w:pPr>
            <w:jc w:val="both"/>
          </w:pPr>
        </w:pPrChange>
      </w:pPr>
    </w:p>
    <w:p w14:paraId="26D2DFF3" w14:textId="0FB1B391" w:rsidR="00166401" w:rsidRPr="00166401" w:rsidRDefault="00166401">
      <w:pPr>
        <w:pStyle w:val="ListParagraph"/>
        <w:numPr>
          <w:ilvl w:val="2"/>
          <w:numId w:val="5"/>
        </w:numPr>
        <w:ind w:left="1134" w:hanging="1134"/>
        <w:jc w:val="both"/>
        <w:rPr>
          <w:rFonts w:ascii="Avenir Next Condensed Regular" w:hAnsi="Avenir Next Condensed Regular"/>
          <w:sz w:val="22"/>
          <w:szCs w:val="22"/>
        </w:rPr>
        <w:pPrChange w:id="107" w:author="Tania Johny" w:date="2015-07-29T15:09:00Z">
          <w:pPr>
            <w:pStyle w:val="ListParagraph"/>
            <w:numPr>
              <w:ilvl w:val="2"/>
              <w:numId w:val="5"/>
            </w:numPr>
            <w:ind w:left="1224" w:hanging="504"/>
            <w:jc w:val="both"/>
          </w:pPr>
        </w:pPrChange>
      </w:pPr>
      <w:r w:rsidRPr="00166401">
        <w:rPr>
          <w:rFonts w:ascii="Avenir Next Condensed Regular" w:hAnsi="Avenir Next Condensed Regular"/>
          <w:b/>
          <w:sz w:val="22"/>
          <w:szCs w:val="22"/>
        </w:rPr>
        <w:t>B Shares</w:t>
      </w:r>
      <w:r>
        <w:rPr>
          <w:rFonts w:ascii="Avenir Next Condensed Regular" w:hAnsi="Avenir Next Condensed Regular"/>
          <w:sz w:val="22"/>
          <w:szCs w:val="22"/>
        </w:rPr>
        <w:t>:</w:t>
      </w:r>
      <w:r w:rsidRPr="00166401">
        <w:rPr>
          <w:rFonts w:ascii="Arial" w:eastAsia="Times New Roman" w:hAnsi="Arial" w:cs="Times New Roman"/>
          <w:sz w:val="20"/>
          <w:szCs w:val="20"/>
        </w:rPr>
        <w:t xml:space="preserve"> </w:t>
      </w:r>
      <w:r w:rsidRPr="00166401">
        <w:rPr>
          <w:rFonts w:ascii="Avenir Next Condensed Regular" w:hAnsi="Avenir Next Condensed Regular"/>
          <w:sz w:val="22"/>
          <w:szCs w:val="22"/>
        </w:rPr>
        <w:t xml:space="preserve">means the </w:t>
      </w:r>
      <w:r>
        <w:rPr>
          <w:rFonts w:ascii="Avenir Next Condensed Regular" w:hAnsi="Avenir Next Condensed Regular"/>
          <w:sz w:val="22"/>
          <w:szCs w:val="22"/>
        </w:rPr>
        <w:t>Investor’s * (*)</w:t>
      </w:r>
      <w:r w:rsidRPr="00166401">
        <w:rPr>
          <w:rFonts w:ascii="Avenir Next Condensed Regular" w:hAnsi="Avenir Next Condensed Regular"/>
          <w:sz w:val="22"/>
          <w:szCs w:val="22"/>
        </w:rPr>
        <w:t xml:space="preserve"> ordinary shares of </w:t>
      </w:r>
      <w:ins w:id="108" w:author="Tania Johny" w:date="2015-07-29T15:01:00Z">
        <w:r w:rsidR="00660B8E">
          <w:rPr>
            <w:rFonts w:ascii="Avenir Next Condensed Regular" w:hAnsi="Avenir Next Condensed Regular"/>
            <w:sz w:val="22"/>
            <w:szCs w:val="22"/>
          </w:rPr>
          <w:t>[</w:t>
        </w:r>
      </w:ins>
      <w:r w:rsidRPr="00166401">
        <w:rPr>
          <w:rFonts w:ascii="Avenir Next Condensed Regular" w:hAnsi="Avenir Next Condensed Regular"/>
          <w:sz w:val="22"/>
          <w:szCs w:val="22"/>
        </w:rPr>
        <w:t xml:space="preserve">USD </w:t>
      </w:r>
      <w:del w:id="109" w:author="Tania Johny" w:date="2015-07-29T15:01:00Z">
        <w:r w:rsidRPr="00166401" w:rsidDel="00660B8E">
          <w:rPr>
            <w:rFonts w:ascii="Avenir Next Condensed Regular" w:hAnsi="Avenir Next Condensed Regular"/>
            <w:sz w:val="22"/>
            <w:szCs w:val="22"/>
          </w:rPr>
          <w:delText>1</w:delText>
        </w:r>
      </w:del>
      <w:ins w:id="110" w:author="Tania Johny" w:date="2015-07-29T15:01:00Z">
        <w:r w:rsidR="00660B8E">
          <w:rPr>
            <w:rFonts w:ascii="Avenir Next Condensed Regular" w:hAnsi="Avenir Next Condensed Regular"/>
            <w:sz w:val="22"/>
            <w:szCs w:val="22"/>
          </w:rPr>
          <w:t>]</w:t>
        </w:r>
      </w:ins>
      <w:r w:rsidRPr="00166401">
        <w:rPr>
          <w:rFonts w:ascii="Avenir Next Condensed Regular" w:hAnsi="Avenir Next Condensed Regular"/>
          <w:sz w:val="22"/>
          <w:szCs w:val="22"/>
        </w:rPr>
        <w:t xml:space="preserve"> each in the capital of the Company</w:t>
      </w:r>
      <w:r>
        <w:rPr>
          <w:rFonts w:ascii="Avenir Next Condensed Regular" w:hAnsi="Avenir Next Condensed Regular"/>
          <w:sz w:val="22"/>
          <w:szCs w:val="22"/>
        </w:rPr>
        <w:t>, which amounts to * per cent (*</w:t>
      </w:r>
      <w:r w:rsidRPr="00166401">
        <w:rPr>
          <w:rFonts w:ascii="Avenir Next Condensed Regular" w:hAnsi="Avenir Next Condensed Regular"/>
          <w:sz w:val="22"/>
          <w:szCs w:val="22"/>
        </w:rPr>
        <w:t>%</w:t>
      </w:r>
      <w:r>
        <w:rPr>
          <w:rFonts w:ascii="Avenir Next Condensed Regular" w:hAnsi="Avenir Next Condensed Regular"/>
          <w:sz w:val="22"/>
          <w:szCs w:val="22"/>
        </w:rPr>
        <w:t>)</w:t>
      </w:r>
      <w:r w:rsidRPr="00166401">
        <w:rPr>
          <w:rFonts w:ascii="Avenir Next Condensed Regular" w:hAnsi="Avenir Next Condensed Regular"/>
          <w:sz w:val="22"/>
          <w:szCs w:val="22"/>
        </w:rPr>
        <w:t xml:space="preserve"> of the entire issued share capital of the Company</w:t>
      </w:r>
      <w:r>
        <w:rPr>
          <w:rFonts w:ascii="Avenir Next Condensed Regular" w:hAnsi="Avenir Next Condensed Regular"/>
          <w:sz w:val="22"/>
          <w:szCs w:val="22"/>
        </w:rPr>
        <w:t>;</w:t>
      </w:r>
    </w:p>
    <w:p w14:paraId="3366D8CA" w14:textId="77777777" w:rsidR="00166401" w:rsidRPr="00166401" w:rsidRDefault="00166401">
      <w:pPr>
        <w:ind w:left="1134" w:hanging="1134"/>
        <w:jc w:val="both"/>
        <w:rPr>
          <w:rFonts w:ascii="Avenir Next Condensed Regular" w:hAnsi="Avenir Next Condensed Regular"/>
          <w:b/>
          <w:sz w:val="22"/>
          <w:szCs w:val="22"/>
        </w:rPr>
        <w:pPrChange w:id="111" w:author="Tania Johny" w:date="2015-07-29T15:09:00Z">
          <w:pPr>
            <w:jc w:val="both"/>
          </w:pPr>
        </w:pPrChange>
      </w:pPr>
    </w:p>
    <w:p w14:paraId="48AC6933" w14:textId="0E82D6D4" w:rsidR="00B51198" w:rsidRPr="00B51198" w:rsidRDefault="00B51198">
      <w:pPr>
        <w:pStyle w:val="ListParagraph"/>
        <w:numPr>
          <w:ilvl w:val="2"/>
          <w:numId w:val="5"/>
        </w:numPr>
        <w:ind w:left="1134" w:hanging="1134"/>
        <w:jc w:val="both"/>
        <w:rPr>
          <w:rFonts w:ascii="Avenir Next Condensed Regular" w:hAnsi="Avenir Next Condensed Regular"/>
          <w:sz w:val="22"/>
          <w:szCs w:val="22"/>
        </w:rPr>
        <w:pPrChange w:id="112" w:author="Tania Johny" w:date="2015-07-29T15:09:00Z">
          <w:pPr>
            <w:pStyle w:val="ListParagraph"/>
            <w:numPr>
              <w:ilvl w:val="2"/>
              <w:numId w:val="5"/>
            </w:numPr>
            <w:ind w:left="1224" w:hanging="504"/>
            <w:jc w:val="both"/>
          </w:pPr>
        </w:pPrChange>
      </w:pPr>
      <w:r w:rsidRPr="00B51198">
        <w:rPr>
          <w:rFonts w:ascii="Avenir Next Condensed Regular" w:hAnsi="Avenir Next Condensed Regular"/>
          <w:b/>
          <w:sz w:val="22"/>
          <w:szCs w:val="22"/>
        </w:rPr>
        <w:t>B Shareholder</w:t>
      </w:r>
      <w:r>
        <w:rPr>
          <w:rFonts w:ascii="Avenir Next Condensed Regular" w:hAnsi="Avenir Next Condensed Regular"/>
          <w:sz w:val="22"/>
          <w:szCs w:val="22"/>
        </w:rPr>
        <w:t>: means the New Shareholder</w:t>
      </w:r>
      <w:r w:rsidRPr="00B51198">
        <w:rPr>
          <w:rFonts w:ascii="Avenir Next Condensed Regular" w:hAnsi="Avenir Next Condensed Regular"/>
          <w:sz w:val="22"/>
          <w:szCs w:val="22"/>
        </w:rPr>
        <w:t xml:space="preserve"> or any subsequent legal and beneficial owner for the time being of all but not some of the B Shares who has become such owner in accordance with the terms of this Agreement</w:t>
      </w:r>
      <w:r>
        <w:rPr>
          <w:rFonts w:ascii="Avenir Next Condensed Regular" w:hAnsi="Avenir Next Condensed Regular"/>
          <w:sz w:val="22"/>
          <w:szCs w:val="22"/>
        </w:rPr>
        <w:t>;</w:t>
      </w:r>
    </w:p>
    <w:p w14:paraId="194CA65E" w14:textId="77777777" w:rsidR="00B51198" w:rsidRPr="00B51198" w:rsidRDefault="00B51198">
      <w:pPr>
        <w:ind w:left="1134" w:hanging="1134"/>
        <w:jc w:val="both"/>
        <w:rPr>
          <w:rFonts w:ascii="Avenir Next Condensed Regular" w:hAnsi="Avenir Next Condensed Regular"/>
          <w:b/>
          <w:sz w:val="22"/>
          <w:szCs w:val="22"/>
        </w:rPr>
        <w:pPrChange w:id="113" w:author="Tania Johny" w:date="2015-07-29T15:09:00Z">
          <w:pPr>
            <w:jc w:val="both"/>
          </w:pPr>
        </w:pPrChange>
      </w:pPr>
    </w:p>
    <w:p w14:paraId="21F940C6" w14:textId="225D50D5" w:rsidR="00B0714A" w:rsidRDefault="00E5766E">
      <w:pPr>
        <w:pStyle w:val="ListParagraph"/>
        <w:numPr>
          <w:ilvl w:val="2"/>
          <w:numId w:val="5"/>
        </w:numPr>
        <w:ind w:left="1134" w:hanging="1134"/>
        <w:jc w:val="both"/>
        <w:rPr>
          <w:rFonts w:ascii="Avenir Next Condensed Regular" w:hAnsi="Avenir Next Condensed Regular"/>
          <w:sz w:val="22"/>
          <w:szCs w:val="22"/>
        </w:rPr>
        <w:pPrChange w:id="114" w:author="Tania Johny" w:date="2015-07-29T15:09:00Z">
          <w:pPr>
            <w:pStyle w:val="ListParagraph"/>
            <w:numPr>
              <w:ilvl w:val="2"/>
              <w:numId w:val="5"/>
            </w:numPr>
            <w:ind w:left="1224" w:hanging="504"/>
            <w:jc w:val="both"/>
          </w:pPr>
        </w:pPrChange>
      </w:pPr>
      <w:r w:rsidRPr="00E5766E">
        <w:rPr>
          <w:rFonts w:ascii="Avenir Next Condensed Regular" w:hAnsi="Avenir Next Condensed Regular"/>
          <w:b/>
          <w:sz w:val="22"/>
          <w:szCs w:val="22"/>
        </w:rPr>
        <w:t>Board</w:t>
      </w:r>
      <w:r>
        <w:rPr>
          <w:rFonts w:ascii="Avenir Next Condensed Regular" w:hAnsi="Avenir Next Condensed Regular"/>
          <w:sz w:val="22"/>
          <w:szCs w:val="22"/>
        </w:rPr>
        <w:t xml:space="preserve">: </w:t>
      </w:r>
      <w:r w:rsidRPr="00E5766E">
        <w:rPr>
          <w:rFonts w:ascii="Avenir Next Condensed Regular" w:hAnsi="Avenir Next Condensed Regular"/>
          <w:sz w:val="22"/>
          <w:szCs w:val="22"/>
        </w:rPr>
        <w:t>means the board of directors of the Company for the time being</w:t>
      </w:r>
      <w:r>
        <w:rPr>
          <w:rFonts w:ascii="Avenir Next Condensed Regular" w:hAnsi="Avenir Next Condensed Regular"/>
          <w:sz w:val="22"/>
          <w:szCs w:val="22"/>
        </w:rPr>
        <w:t>;</w:t>
      </w:r>
    </w:p>
    <w:p w14:paraId="45952BF9" w14:textId="77777777" w:rsidR="00E5766E" w:rsidRPr="00E5766E" w:rsidRDefault="00E5766E">
      <w:pPr>
        <w:ind w:left="1134" w:hanging="1134"/>
        <w:jc w:val="both"/>
        <w:rPr>
          <w:rFonts w:ascii="Avenir Next Condensed Regular" w:hAnsi="Avenir Next Condensed Regular"/>
          <w:sz w:val="22"/>
          <w:szCs w:val="22"/>
        </w:rPr>
        <w:pPrChange w:id="115" w:author="Tania Johny" w:date="2015-07-29T15:09:00Z">
          <w:pPr>
            <w:jc w:val="both"/>
          </w:pPr>
        </w:pPrChange>
      </w:pPr>
    </w:p>
    <w:p w14:paraId="1A3238E0" w14:textId="5ED0A3E7" w:rsidR="00E5766E" w:rsidRPr="00B0714A" w:rsidRDefault="00E5766E">
      <w:pPr>
        <w:pStyle w:val="ListParagraph"/>
        <w:numPr>
          <w:ilvl w:val="2"/>
          <w:numId w:val="5"/>
        </w:numPr>
        <w:ind w:left="1134" w:hanging="1134"/>
        <w:jc w:val="both"/>
        <w:rPr>
          <w:rFonts w:ascii="Avenir Next Condensed Regular" w:hAnsi="Avenir Next Condensed Regular"/>
          <w:sz w:val="22"/>
          <w:szCs w:val="22"/>
        </w:rPr>
        <w:pPrChange w:id="116" w:author="Tania Johny" w:date="2015-07-29T15:09:00Z">
          <w:pPr>
            <w:pStyle w:val="ListParagraph"/>
            <w:numPr>
              <w:ilvl w:val="2"/>
              <w:numId w:val="5"/>
            </w:numPr>
            <w:ind w:left="1224" w:hanging="504"/>
            <w:jc w:val="both"/>
          </w:pPr>
        </w:pPrChange>
      </w:pPr>
      <w:r w:rsidRPr="00E5766E">
        <w:rPr>
          <w:rFonts w:ascii="Avenir Next Condensed Regular" w:hAnsi="Avenir Next Condensed Regular"/>
          <w:b/>
          <w:sz w:val="22"/>
          <w:szCs w:val="22"/>
        </w:rPr>
        <w:t>Board Meeting</w:t>
      </w:r>
      <w:r>
        <w:rPr>
          <w:rFonts w:ascii="Avenir Next Condensed Regular" w:hAnsi="Avenir Next Condensed Regular"/>
          <w:sz w:val="22"/>
          <w:szCs w:val="22"/>
        </w:rPr>
        <w:t xml:space="preserve">: </w:t>
      </w:r>
      <w:r w:rsidRPr="00E5766E">
        <w:rPr>
          <w:rFonts w:ascii="Avenir Next Condensed Regular" w:hAnsi="Avenir Next Condensed Regular"/>
          <w:sz w:val="22"/>
          <w:szCs w:val="22"/>
        </w:rPr>
        <w:t>means a meeting of the Boa</w:t>
      </w:r>
      <w:r>
        <w:rPr>
          <w:rFonts w:ascii="Avenir Next Condensed Regular" w:hAnsi="Avenir Next Condensed Regular"/>
          <w:sz w:val="22"/>
          <w:szCs w:val="22"/>
        </w:rPr>
        <w:t>rd;</w:t>
      </w:r>
    </w:p>
    <w:p w14:paraId="7236A001" w14:textId="77777777" w:rsidR="00B0714A" w:rsidRPr="00B0714A" w:rsidRDefault="00B0714A">
      <w:pPr>
        <w:ind w:left="1134" w:hanging="1134"/>
        <w:jc w:val="both"/>
        <w:rPr>
          <w:rFonts w:ascii="Avenir Next Condensed Regular" w:hAnsi="Avenir Next Condensed Regular"/>
          <w:b/>
          <w:sz w:val="22"/>
          <w:szCs w:val="22"/>
        </w:rPr>
        <w:pPrChange w:id="117" w:author="Tania Johny" w:date="2015-07-29T15:09:00Z">
          <w:pPr>
            <w:jc w:val="both"/>
          </w:pPr>
        </w:pPrChange>
      </w:pPr>
    </w:p>
    <w:p w14:paraId="61B58CB9" w14:textId="26A4C66A" w:rsidR="00853250" w:rsidRDefault="00853250">
      <w:pPr>
        <w:pStyle w:val="ListParagraph"/>
        <w:numPr>
          <w:ilvl w:val="2"/>
          <w:numId w:val="5"/>
        </w:numPr>
        <w:ind w:left="1134" w:hanging="1134"/>
        <w:jc w:val="both"/>
        <w:rPr>
          <w:rFonts w:ascii="Avenir Next Condensed Regular" w:hAnsi="Avenir Next Condensed Regular"/>
          <w:sz w:val="22"/>
          <w:szCs w:val="22"/>
        </w:rPr>
        <w:pPrChange w:id="118" w:author="Tania Johny" w:date="2015-07-29T15:09:00Z">
          <w:pPr>
            <w:pStyle w:val="ListParagraph"/>
            <w:numPr>
              <w:ilvl w:val="2"/>
              <w:numId w:val="5"/>
            </w:numPr>
            <w:ind w:left="1224" w:hanging="504"/>
            <w:jc w:val="both"/>
          </w:pPr>
        </w:pPrChange>
      </w:pPr>
      <w:r w:rsidRPr="00853250">
        <w:rPr>
          <w:rFonts w:ascii="Avenir Next Condensed Regular" w:hAnsi="Avenir Next Condensed Regular"/>
          <w:b/>
          <w:sz w:val="22"/>
          <w:szCs w:val="22"/>
        </w:rPr>
        <w:t>Business</w:t>
      </w:r>
      <w:r>
        <w:rPr>
          <w:rFonts w:ascii="Avenir Next Condensed Regular" w:hAnsi="Avenir Next Condensed Regular"/>
          <w:sz w:val="22"/>
          <w:szCs w:val="22"/>
        </w:rPr>
        <w:t>: means the following:</w:t>
      </w:r>
    </w:p>
    <w:p w14:paraId="1A5C9213" w14:textId="77777777" w:rsidR="00853250" w:rsidRPr="00853250" w:rsidRDefault="00853250">
      <w:pPr>
        <w:ind w:left="1134" w:hanging="1134"/>
        <w:jc w:val="both"/>
        <w:rPr>
          <w:rFonts w:ascii="Avenir Next Condensed Regular" w:hAnsi="Avenir Next Condensed Regular"/>
          <w:sz w:val="22"/>
          <w:szCs w:val="22"/>
        </w:rPr>
        <w:pPrChange w:id="119" w:author="Tania Johny" w:date="2015-07-29T15:09:00Z">
          <w:pPr>
            <w:jc w:val="both"/>
          </w:pPr>
        </w:pPrChange>
      </w:pPr>
    </w:p>
    <w:p w14:paraId="4D99F6FA" w14:textId="62EF6707" w:rsidR="00853250" w:rsidRDefault="00853250">
      <w:pPr>
        <w:pStyle w:val="ListParagraph"/>
        <w:numPr>
          <w:ilvl w:val="3"/>
          <w:numId w:val="5"/>
        </w:numPr>
        <w:ind w:left="1134" w:hanging="1134"/>
        <w:jc w:val="both"/>
        <w:rPr>
          <w:rFonts w:ascii="Avenir Next Condensed Regular" w:hAnsi="Avenir Next Condensed Regular"/>
          <w:sz w:val="22"/>
          <w:szCs w:val="22"/>
        </w:rPr>
        <w:pPrChange w:id="120" w:author="Tania Johny" w:date="2015-07-29T15:09:00Z">
          <w:pPr>
            <w:pStyle w:val="ListParagraph"/>
            <w:numPr>
              <w:ilvl w:val="3"/>
              <w:numId w:val="5"/>
            </w:numPr>
            <w:ind w:left="1728" w:hanging="648"/>
            <w:jc w:val="both"/>
          </w:pPr>
        </w:pPrChange>
      </w:pPr>
      <w:r>
        <w:rPr>
          <w:rFonts w:ascii="Avenir Next Condensed Regular" w:hAnsi="Avenir Next Condensed Regular"/>
          <w:sz w:val="22"/>
          <w:szCs w:val="22"/>
        </w:rPr>
        <w:t>The Company and it’s Group’s business description as set out in Schedule</w:t>
      </w:r>
      <w:ins w:id="121" w:author="Tania Johny" w:date="2015-07-29T15:02:00Z">
        <w:r w:rsidR="00010509">
          <w:rPr>
            <w:rFonts w:ascii="Avenir Next Condensed Regular" w:hAnsi="Avenir Next Condensed Regular"/>
            <w:sz w:val="22"/>
            <w:szCs w:val="22"/>
          </w:rPr>
          <w:t xml:space="preserve"> 3</w:t>
        </w:r>
      </w:ins>
      <w:del w:id="122" w:author="Tania Johny" w:date="2015-07-29T16:44:00Z">
        <w:r w:rsidDel="00010509">
          <w:rPr>
            <w:rFonts w:ascii="Avenir Next Condensed Regular" w:hAnsi="Avenir Next Condensed Regular"/>
            <w:sz w:val="22"/>
            <w:szCs w:val="22"/>
          </w:rPr>
          <w:delText xml:space="preserve"> *</w:delText>
        </w:r>
      </w:del>
      <w:r>
        <w:rPr>
          <w:rFonts w:ascii="Avenir Next Condensed Regular" w:hAnsi="Avenir Next Condensed Regular"/>
          <w:sz w:val="22"/>
          <w:szCs w:val="22"/>
        </w:rPr>
        <w:t xml:space="preserve"> to this Agreement;</w:t>
      </w:r>
    </w:p>
    <w:p w14:paraId="605C0F07" w14:textId="0C9EF77C" w:rsidR="00853250" w:rsidRPr="00853250" w:rsidRDefault="00853250">
      <w:pPr>
        <w:ind w:left="1134" w:hanging="1134"/>
        <w:jc w:val="both"/>
        <w:rPr>
          <w:rFonts w:ascii="Avenir Next Condensed Regular" w:hAnsi="Avenir Next Condensed Regular"/>
          <w:sz w:val="22"/>
          <w:szCs w:val="22"/>
        </w:rPr>
        <w:pPrChange w:id="123" w:author="Tania Johny" w:date="2015-07-29T15:09:00Z">
          <w:pPr>
            <w:jc w:val="both"/>
          </w:pPr>
        </w:pPrChange>
      </w:pPr>
    </w:p>
    <w:p w14:paraId="5366EB14" w14:textId="6EF3B581" w:rsidR="00853250" w:rsidRDefault="00853250">
      <w:pPr>
        <w:pStyle w:val="ListParagraph"/>
        <w:numPr>
          <w:ilvl w:val="3"/>
          <w:numId w:val="5"/>
        </w:numPr>
        <w:ind w:left="1134" w:hanging="1134"/>
        <w:jc w:val="both"/>
        <w:rPr>
          <w:rFonts w:ascii="Avenir Next Condensed Regular" w:hAnsi="Avenir Next Condensed Regular"/>
          <w:sz w:val="22"/>
          <w:szCs w:val="22"/>
        </w:rPr>
        <w:pPrChange w:id="124" w:author="Tania Johny" w:date="2015-07-29T15:09:00Z">
          <w:pPr>
            <w:pStyle w:val="ListParagraph"/>
            <w:numPr>
              <w:ilvl w:val="3"/>
              <w:numId w:val="5"/>
            </w:numPr>
            <w:ind w:left="1728" w:hanging="648"/>
            <w:jc w:val="both"/>
          </w:pPr>
        </w:pPrChange>
      </w:pPr>
      <w:r w:rsidRPr="00853250">
        <w:rPr>
          <w:rFonts w:ascii="Avenir Next Condensed Regular" w:hAnsi="Avenir Next Condensed Regular"/>
          <w:sz w:val="22"/>
          <w:szCs w:val="22"/>
        </w:rPr>
        <w:t>complying with all obligations on the Company under this Agreement</w:t>
      </w:r>
      <w:r>
        <w:rPr>
          <w:rFonts w:ascii="Avenir Next Condensed Regular" w:hAnsi="Avenir Next Condensed Regular"/>
          <w:sz w:val="22"/>
          <w:szCs w:val="22"/>
        </w:rPr>
        <w:t>;</w:t>
      </w:r>
    </w:p>
    <w:p w14:paraId="16870D3A" w14:textId="77777777" w:rsidR="00853250" w:rsidRPr="00853250" w:rsidRDefault="00853250">
      <w:pPr>
        <w:ind w:left="1134" w:hanging="1134"/>
        <w:jc w:val="both"/>
        <w:rPr>
          <w:rFonts w:ascii="Avenir Next Condensed Regular" w:hAnsi="Avenir Next Condensed Regular"/>
          <w:sz w:val="22"/>
          <w:szCs w:val="22"/>
        </w:rPr>
        <w:pPrChange w:id="125" w:author="Tania Johny" w:date="2015-07-29T15:09:00Z">
          <w:pPr>
            <w:jc w:val="both"/>
          </w:pPr>
        </w:pPrChange>
      </w:pPr>
    </w:p>
    <w:p w14:paraId="5D646140" w14:textId="479B549D" w:rsidR="00853250" w:rsidRDefault="00853250">
      <w:pPr>
        <w:pStyle w:val="ListParagraph"/>
        <w:numPr>
          <w:ilvl w:val="3"/>
          <w:numId w:val="5"/>
        </w:numPr>
        <w:ind w:left="1134" w:hanging="1134"/>
        <w:jc w:val="both"/>
        <w:rPr>
          <w:rFonts w:ascii="Avenir Next Condensed Regular" w:hAnsi="Avenir Next Condensed Regular"/>
          <w:sz w:val="22"/>
          <w:szCs w:val="22"/>
        </w:rPr>
        <w:pPrChange w:id="126" w:author="Tania Johny" w:date="2015-07-29T15:09:00Z">
          <w:pPr>
            <w:pStyle w:val="ListParagraph"/>
            <w:numPr>
              <w:ilvl w:val="3"/>
              <w:numId w:val="5"/>
            </w:numPr>
            <w:ind w:left="1728" w:hanging="648"/>
            <w:jc w:val="both"/>
          </w:pPr>
        </w:pPrChange>
      </w:pPr>
      <w:r w:rsidRPr="00853250">
        <w:rPr>
          <w:rFonts w:ascii="Avenir Next Condensed Regular" w:hAnsi="Avenir Next Condensed Regular"/>
          <w:sz w:val="22"/>
          <w:szCs w:val="22"/>
        </w:rPr>
        <w:t>exercising any rights of the Company in accordance with the terms of this Agreement; and</w:t>
      </w:r>
    </w:p>
    <w:p w14:paraId="5B04815A" w14:textId="77777777" w:rsidR="00853250" w:rsidRPr="00853250" w:rsidRDefault="00853250">
      <w:pPr>
        <w:ind w:left="1134" w:hanging="1134"/>
        <w:jc w:val="both"/>
        <w:rPr>
          <w:rFonts w:ascii="Avenir Next Condensed Regular" w:hAnsi="Avenir Next Condensed Regular"/>
          <w:sz w:val="22"/>
          <w:szCs w:val="22"/>
        </w:rPr>
        <w:pPrChange w:id="127" w:author="Tania Johny" w:date="2015-07-29T15:09:00Z">
          <w:pPr>
            <w:jc w:val="both"/>
          </w:pPr>
        </w:pPrChange>
      </w:pPr>
    </w:p>
    <w:p w14:paraId="6E876397" w14:textId="617AAF2D" w:rsidR="00853250" w:rsidRPr="00853250" w:rsidRDefault="00853250">
      <w:pPr>
        <w:pStyle w:val="ListParagraph"/>
        <w:numPr>
          <w:ilvl w:val="3"/>
          <w:numId w:val="5"/>
        </w:numPr>
        <w:ind w:left="1134" w:hanging="1134"/>
        <w:jc w:val="both"/>
        <w:rPr>
          <w:rFonts w:ascii="Avenir Next Condensed Regular" w:hAnsi="Avenir Next Condensed Regular"/>
          <w:sz w:val="22"/>
          <w:szCs w:val="22"/>
        </w:rPr>
        <w:pPrChange w:id="128" w:author="Tania Johny" w:date="2015-07-29T15:09:00Z">
          <w:pPr>
            <w:pStyle w:val="ListParagraph"/>
            <w:numPr>
              <w:ilvl w:val="3"/>
              <w:numId w:val="5"/>
            </w:numPr>
            <w:ind w:left="1728" w:hanging="648"/>
            <w:jc w:val="both"/>
          </w:pPr>
        </w:pPrChange>
      </w:pPr>
      <w:r w:rsidRPr="00853250">
        <w:rPr>
          <w:rFonts w:ascii="Avenir Next Condensed Regular" w:hAnsi="Avenir Next Condensed Regular"/>
          <w:sz w:val="22"/>
          <w:szCs w:val="22"/>
        </w:rPr>
        <w:t>all activities reasonably ancillary thereto and/or necessary in relation to any of the foregoing in accordance with the terms of this Agreement</w:t>
      </w:r>
      <w:r>
        <w:rPr>
          <w:rFonts w:ascii="Avenir Next Condensed Regular" w:hAnsi="Avenir Next Condensed Regular"/>
          <w:sz w:val="22"/>
          <w:szCs w:val="22"/>
        </w:rPr>
        <w:t>;</w:t>
      </w:r>
    </w:p>
    <w:p w14:paraId="0CE47066" w14:textId="77777777" w:rsidR="00853250" w:rsidRPr="00853250" w:rsidRDefault="00853250">
      <w:pPr>
        <w:ind w:left="1134" w:hanging="1134"/>
        <w:jc w:val="both"/>
        <w:rPr>
          <w:rFonts w:ascii="Avenir Next Condensed Regular" w:hAnsi="Avenir Next Condensed Regular"/>
          <w:b/>
          <w:sz w:val="22"/>
          <w:szCs w:val="22"/>
        </w:rPr>
        <w:pPrChange w:id="129" w:author="Tania Johny" w:date="2015-07-29T15:09:00Z">
          <w:pPr>
            <w:jc w:val="both"/>
          </w:pPr>
        </w:pPrChange>
      </w:pPr>
    </w:p>
    <w:p w14:paraId="3E462AFF" w14:textId="77777777" w:rsidR="002B475F" w:rsidRPr="00C84E5B" w:rsidRDefault="0088348B">
      <w:pPr>
        <w:pStyle w:val="ListParagraph"/>
        <w:numPr>
          <w:ilvl w:val="2"/>
          <w:numId w:val="5"/>
        </w:numPr>
        <w:ind w:left="1134" w:hanging="1134"/>
        <w:jc w:val="both"/>
        <w:rPr>
          <w:rFonts w:ascii="Avenir Next Condensed Regular" w:hAnsi="Avenir Next Condensed Regular"/>
          <w:sz w:val="22"/>
          <w:szCs w:val="22"/>
        </w:rPr>
        <w:pPrChange w:id="130"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Business Day</w:t>
      </w:r>
      <w:r w:rsidRPr="00C84E5B">
        <w:rPr>
          <w:rFonts w:ascii="Avenir Next Condensed Regular" w:hAnsi="Avenir Next Condensed Regular"/>
          <w:sz w:val="22"/>
          <w:szCs w:val="22"/>
        </w:rPr>
        <w:t>: means any day which is not Saturday, Sunday or a Public Holiday in Mauritius</w:t>
      </w:r>
      <w:r w:rsidR="002B475F" w:rsidRPr="00C84E5B">
        <w:rPr>
          <w:rFonts w:ascii="Avenir Next Condensed Regular" w:hAnsi="Avenir Next Condensed Regular"/>
          <w:sz w:val="22"/>
          <w:szCs w:val="22"/>
        </w:rPr>
        <w:t xml:space="preserve"> or Singapore;</w:t>
      </w:r>
    </w:p>
    <w:p w14:paraId="1AAEB247" w14:textId="77777777" w:rsidR="002B475F" w:rsidRPr="00C84E5B" w:rsidRDefault="002B475F">
      <w:pPr>
        <w:ind w:left="1134" w:hanging="1134"/>
        <w:jc w:val="both"/>
        <w:rPr>
          <w:rFonts w:ascii="Avenir Next Condensed Regular" w:hAnsi="Avenir Next Condensed Regular"/>
          <w:sz w:val="22"/>
          <w:szCs w:val="22"/>
        </w:rPr>
        <w:pPrChange w:id="131" w:author="Tania Johny" w:date="2015-07-29T15:09:00Z">
          <w:pPr>
            <w:jc w:val="both"/>
          </w:pPr>
        </w:pPrChange>
      </w:pPr>
    </w:p>
    <w:p w14:paraId="4E0BC7EC" w14:textId="5CC56107" w:rsidR="002B475F" w:rsidRPr="00C84E5B" w:rsidRDefault="002B475F">
      <w:pPr>
        <w:pStyle w:val="ListParagraph"/>
        <w:numPr>
          <w:ilvl w:val="2"/>
          <w:numId w:val="5"/>
        </w:numPr>
        <w:ind w:left="1134" w:hanging="1134"/>
        <w:jc w:val="both"/>
        <w:rPr>
          <w:rFonts w:ascii="Avenir Next Condensed Regular" w:hAnsi="Avenir Next Condensed Regular"/>
          <w:sz w:val="22"/>
          <w:szCs w:val="22"/>
        </w:rPr>
        <w:pPrChange w:id="132"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Business Hour</w:t>
      </w:r>
      <w:r w:rsidRPr="00C84E5B">
        <w:rPr>
          <w:rFonts w:ascii="Avenir Next Condensed Regular" w:hAnsi="Avenir Next Condensed Regular"/>
          <w:sz w:val="22"/>
          <w:szCs w:val="22"/>
        </w:rPr>
        <w:t xml:space="preserve">: means </w:t>
      </w:r>
      <w:r w:rsidR="00CE0F10">
        <w:rPr>
          <w:rFonts w:ascii="Avenir Next Condensed Regular" w:hAnsi="Avenir Next Condensed Regular"/>
          <w:sz w:val="22"/>
          <w:szCs w:val="22"/>
        </w:rPr>
        <w:t>eight (</w:t>
      </w:r>
      <w:r w:rsidRPr="00C84E5B">
        <w:rPr>
          <w:rFonts w:ascii="Avenir Next Condensed Regular" w:hAnsi="Avenir Next Condensed Regular"/>
          <w:sz w:val="22"/>
          <w:szCs w:val="22"/>
        </w:rPr>
        <w:t>0800</w:t>
      </w:r>
      <w:r w:rsidR="00CE0F10">
        <w:rPr>
          <w:rFonts w:ascii="Avenir Next Condensed Regular" w:hAnsi="Avenir Next Condensed Regular"/>
          <w:sz w:val="22"/>
          <w:szCs w:val="22"/>
        </w:rPr>
        <w:t>)</w:t>
      </w:r>
      <w:r w:rsidRPr="00C84E5B">
        <w:rPr>
          <w:rFonts w:ascii="Avenir Next Condensed Regular" w:hAnsi="Avenir Next Condensed Regular"/>
          <w:sz w:val="22"/>
          <w:szCs w:val="22"/>
        </w:rPr>
        <w:t xml:space="preserve"> hours to </w:t>
      </w:r>
      <w:r w:rsidR="00CE0F10">
        <w:rPr>
          <w:rFonts w:ascii="Avenir Next Condensed Regular" w:hAnsi="Avenir Next Condensed Regular"/>
          <w:sz w:val="22"/>
          <w:szCs w:val="22"/>
        </w:rPr>
        <w:t>seventeen (</w:t>
      </w:r>
      <w:r w:rsidRPr="00C84E5B">
        <w:rPr>
          <w:rFonts w:ascii="Avenir Next Condensed Regular" w:hAnsi="Avenir Next Condensed Regular"/>
          <w:sz w:val="22"/>
          <w:szCs w:val="22"/>
        </w:rPr>
        <w:t>1700</w:t>
      </w:r>
      <w:r w:rsidR="00CE0F10">
        <w:rPr>
          <w:rFonts w:ascii="Avenir Next Condensed Regular" w:hAnsi="Avenir Next Condensed Regular"/>
          <w:sz w:val="22"/>
          <w:szCs w:val="22"/>
        </w:rPr>
        <w:t>)</w:t>
      </w:r>
      <w:r w:rsidRPr="00C84E5B">
        <w:rPr>
          <w:rFonts w:ascii="Avenir Next Condensed Regular" w:hAnsi="Avenir Next Condensed Regular"/>
          <w:sz w:val="22"/>
          <w:szCs w:val="22"/>
        </w:rPr>
        <w:t xml:space="preserve"> hours UTC +4 hours on a Business Day;</w:t>
      </w:r>
    </w:p>
    <w:p w14:paraId="15379BDF" w14:textId="77777777" w:rsidR="002B475F" w:rsidRPr="00C84E5B" w:rsidRDefault="002B475F">
      <w:pPr>
        <w:ind w:left="1134" w:hanging="1134"/>
        <w:jc w:val="both"/>
        <w:rPr>
          <w:rFonts w:ascii="Avenir Next Condensed Regular" w:hAnsi="Avenir Next Condensed Regular"/>
          <w:sz w:val="22"/>
          <w:szCs w:val="22"/>
        </w:rPr>
        <w:pPrChange w:id="133" w:author="Tania Johny" w:date="2015-07-29T15:09:00Z">
          <w:pPr>
            <w:jc w:val="both"/>
          </w:pPr>
        </w:pPrChange>
      </w:pPr>
    </w:p>
    <w:p w14:paraId="3FDC411B" w14:textId="59C95A13" w:rsidR="001C1EFB" w:rsidRPr="001C1EFB" w:rsidRDefault="001C1EFB">
      <w:pPr>
        <w:pStyle w:val="ListParagraph"/>
        <w:numPr>
          <w:ilvl w:val="2"/>
          <w:numId w:val="5"/>
        </w:numPr>
        <w:ind w:left="1134" w:hanging="1134"/>
        <w:jc w:val="both"/>
        <w:rPr>
          <w:rFonts w:ascii="Avenir Next Condensed Regular" w:hAnsi="Avenir Next Condensed Regular"/>
          <w:sz w:val="22"/>
          <w:szCs w:val="22"/>
        </w:rPr>
        <w:pPrChange w:id="134" w:author="Tania Johny" w:date="2015-07-29T15:09:00Z">
          <w:pPr>
            <w:pStyle w:val="ListParagraph"/>
            <w:numPr>
              <w:ilvl w:val="2"/>
              <w:numId w:val="5"/>
            </w:numPr>
            <w:ind w:left="1224" w:hanging="504"/>
            <w:jc w:val="both"/>
          </w:pPr>
        </w:pPrChange>
      </w:pPr>
      <w:r w:rsidRPr="001C1EFB">
        <w:rPr>
          <w:rFonts w:ascii="Avenir Next Condensed Regular" w:hAnsi="Avenir Next Condensed Regular"/>
          <w:b/>
          <w:sz w:val="22"/>
          <w:szCs w:val="22"/>
        </w:rPr>
        <w:t>Charter</w:t>
      </w:r>
      <w:r>
        <w:rPr>
          <w:rFonts w:ascii="Avenir Next Condensed Regular" w:hAnsi="Avenir Next Condensed Regular"/>
          <w:sz w:val="22"/>
          <w:szCs w:val="22"/>
        </w:rPr>
        <w:t>: means the Charter of the Company from time to time;</w:t>
      </w:r>
    </w:p>
    <w:p w14:paraId="7FBA8E68" w14:textId="77777777" w:rsidR="001C1EFB" w:rsidRPr="001C1EFB" w:rsidRDefault="001C1EFB">
      <w:pPr>
        <w:ind w:left="1134" w:hanging="1134"/>
        <w:jc w:val="both"/>
        <w:rPr>
          <w:rFonts w:ascii="Avenir Next Condensed Regular" w:hAnsi="Avenir Next Condensed Regular"/>
          <w:b/>
          <w:sz w:val="22"/>
          <w:szCs w:val="22"/>
        </w:rPr>
        <w:pPrChange w:id="135" w:author="Tania Johny" w:date="2015-07-29T15:09:00Z">
          <w:pPr>
            <w:jc w:val="both"/>
          </w:pPr>
        </w:pPrChange>
      </w:pPr>
    </w:p>
    <w:p w14:paraId="3E959112" w14:textId="77777777" w:rsidR="00C84E5B" w:rsidRPr="00C84E5B" w:rsidRDefault="002B475F">
      <w:pPr>
        <w:pStyle w:val="ListParagraph"/>
        <w:numPr>
          <w:ilvl w:val="2"/>
          <w:numId w:val="5"/>
        </w:numPr>
        <w:ind w:left="1134" w:hanging="1134"/>
        <w:jc w:val="both"/>
        <w:rPr>
          <w:rFonts w:ascii="Avenir Next Condensed Regular" w:hAnsi="Avenir Next Condensed Regular"/>
          <w:sz w:val="22"/>
          <w:szCs w:val="22"/>
        </w:rPr>
        <w:pPrChange w:id="136"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Confidential Information</w:t>
      </w:r>
      <w:r w:rsidRPr="00C84E5B">
        <w:rPr>
          <w:rFonts w:ascii="Avenir Next Condensed Regular" w:hAnsi="Avenir Next Condensed Regular"/>
          <w:sz w:val="22"/>
          <w:szCs w:val="22"/>
        </w:rPr>
        <w:t xml:space="preserve">: means </w:t>
      </w:r>
      <w:r w:rsidRPr="00C84E5B">
        <w:rPr>
          <w:rFonts w:ascii="Avenir Next Condensed Regular" w:hAnsi="Avenir Next Condensed Regular"/>
          <w:iCs/>
          <w:sz w:val="22"/>
          <w:szCs w:val="22"/>
          <w:lang w:val="en-US"/>
        </w:rPr>
        <w:t xml:space="preserve">any information, data or materials </w:t>
      </w:r>
      <w:r w:rsidRPr="00C84E5B">
        <w:rPr>
          <w:rFonts w:ascii="Avenir Next Condensed Regular" w:hAnsi="Avenir Next Condensed Regular"/>
          <w:sz w:val="22"/>
          <w:szCs w:val="22"/>
          <w:lang w:val="en-US"/>
        </w:rPr>
        <w:t>(whether or not and howsoever recorded)</w:t>
      </w:r>
      <w:r w:rsidRPr="00C84E5B">
        <w:rPr>
          <w:rFonts w:ascii="Avenir Next Condensed Regular" w:hAnsi="Avenir Next Condensed Regular"/>
          <w:iCs/>
          <w:sz w:val="22"/>
          <w:szCs w:val="22"/>
          <w:lang w:val="en-US"/>
        </w:rPr>
        <w:t xml:space="preserve"> of a proprietary or confidential nature, whether in oral, written, graphic, machine-readable form, or in any other form (“Confidential Materials”), relating to the Parties or its Related Company, their past, present or future products or services, including but not limited to: any Confidential Materials </w:t>
      </w:r>
      <w:r w:rsidRPr="00C84E5B">
        <w:rPr>
          <w:rFonts w:ascii="Avenir Next Condensed Regular" w:hAnsi="Avenir Next Condensed Regular"/>
          <w:sz w:val="22"/>
          <w:szCs w:val="22"/>
          <w:lang w:val="en-US"/>
        </w:rPr>
        <w:t>which a Party or its Related Companies treats or marks as confidential or in respect of which it owes an obligation of confidentiality to any third person</w:t>
      </w:r>
      <w:r w:rsidRPr="00C84E5B">
        <w:rPr>
          <w:rFonts w:ascii="Avenir Next Condensed Regular" w:hAnsi="Avenir Next Condensed Regular"/>
          <w:iCs/>
          <w:sz w:val="22"/>
          <w:szCs w:val="22"/>
          <w:lang w:val="en-US"/>
        </w:rPr>
        <w:t xml:space="preserve">; any trade secrets; </w:t>
      </w:r>
      <w:r w:rsidRPr="00C84E5B">
        <w:rPr>
          <w:rFonts w:ascii="Avenir Next Condensed Regular" w:hAnsi="Avenir Next Condensed Regular"/>
          <w:sz w:val="22"/>
          <w:szCs w:val="22"/>
          <w:lang w:val="en-US"/>
        </w:rPr>
        <w:t>secret formulae, processes; techniques;</w:t>
      </w:r>
      <w:r w:rsidRPr="00C84E5B">
        <w:rPr>
          <w:rFonts w:ascii="Avenir Next Condensed Regular" w:hAnsi="Avenir Next Condensed Regular"/>
          <w:iCs/>
          <w:sz w:val="22"/>
          <w:szCs w:val="22"/>
          <w:lang w:val="en-US"/>
        </w:rPr>
        <w:t xml:space="preserve"> Intellectual Property; documentation, files, graphics, surveys, plans, drawings, presentations, reports, charts, lists, and tables; conversations or expressions; samples, models or prototypes, or parts thereof (when appropriate); information or data of a business, company, clients, including but not limited to corporate, financial, technical, scientific, legal, operational, proprietary, </w:t>
      </w:r>
      <w:r w:rsidRPr="00C84E5B">
        <w:rPr>
          <w:rFonts w:ascii="Avenir Next Condensed Regular" w:hAnsi="Avenir Next Condensed Regular"/>
          <w:iCs/>
          <w:sz w:val="22"/>
          <w:szCs w:val="22"/>
          <w:lang w:val="en-US"/>
        </w:rPr>
        <w:lastRenderedPageBreak/>
        <w:t xml:space="preserve">developmental, marketing, sales, price, operating, performance, cost, know-how, and/or process information; </w:t>
      </w:r>
      <w:r w:rsidRPr="00C84E5B">
        <w:rPr>
          <w:rFonts w:ascii="Avenir Next Condensed Regular" w:hAnsi="Avenir Next Condensed Regular"/>
          <w:sz w:val="22"/>
          <w:szCs w:val="22"/>
          <w:lang w:val="en-US"/>
        </w:rPr>
        <w:t xml:space="preserve">information about the directors, officers, employees, key personnel, agents and representatives; </w:t>
      </w:r>
      <w:r w:rsidRPr="00C84E5B">
        <w:rPr>
          <w:rFonts w:ascii="Avenir Next Condensed Regular" w:hAnsi="Avenir Next Condensed Regular"/>
          <w:iCs/>
          <w:sz w:val="22"/>
          <w:szCs w:val="22"/>
          <w:lang w:val="en-US"/>
        </w:rPr>
        <w:t>computer programming techniques, and all record bearing media containing or disclosing such information and techniques; any or all of which is disclosed whether in writing, orally or by any other means by one Party ("</w:t>
      </w:r>
      <w:r w:rsidRPr="00C84E5B">
        <w:rPr>
          <w:rFonts w:ascii="Avenir Next Condensed Regular" w:hAnsi="Avenir Next Condensed Regular"/>
          <w:b/>
          <w:bCs/>
          <w:iCs/>
          <w:sz w:val="22"/>
          <w:szCs w:val="22"/>
          <w:lang w:val="en-US"/>
        </w:rPr>
        <w:t>Discloser</w:t>
      </w:r>
      <w:r w:rsidRPr="00C84E5B">
        <w:rPr>
          <w:rFonts w:ascii="Avenir Next Condensed Regular" w:hAnsi="Avenir Next Condensed Regular"/>
          <w:iCs/>
          <w:sz w:val="22"/>
          <w:szCs w:val="22"/>
          <w:lang w:val="en-US"/>
        </w:rPr>
        <w:t>") or by a third person acting on behalf of the Discloser, to the other Party ("</w:t>
      </w:r>
      <w:r w:rsidRPr="00C84E5B">
        <w:rPr>
          <w:rFonts w:ascii="Avenir Next Condensed Regular" w:hAnsi="Avenir Next Condensed Regular"/>
          <w:b/>
          <w:bCs/>
          <w:iCs/>
          <w:sz w:val="22"/>
          <w:szCs w:val="22"/>
          <w:lang w:val="en-US"/>
        </w:rPr>
        <w:t>Recipient</w:t>
      </w:r>
      <w:r w:rsidRPr="00C84E5B">
        <w:rPr>
          <w:rFonts w:ascii="Avenir Next Condensed Regular" w:hAnsi="Avenir Next Condensed Regular"/>
          <w:iCs/>
          <w:sz w:val="22"/>
          <w:szCs w:val="22"/>
          <w:lang w:val="en-US"/>
        </w:rPr>
        <w:t>") whether before or after the date of this Agreement</w:t>
      </w:r>
      <w:r w:rsidR="00C84E5B">
        <w:rPr>
          <w:rFonts w:ascii="Avenir Next Condensed Regular" w:hAnsi="Avenir Next Condensed Regular"/>
          <w:iCs/>
          <w:sz w:val="22"/>
          <w:szCs w:val="22"/>
          <w:lang w:val="en-US"/>
        </w:rPr>
        <w:t>;</w:t>
      </w:r>
    </w:p>
    <w:p w14:paraId="7E807ED6" w14:textId="1B323959" w:rsidR="00C84E5B" w:rsidRPr="00C84E5B" w:rsidRDefault="00C84E5B">
      <w:pPr>
        <w:ind w:left="1134" w:hanging="1134"/>
        <w:jc w:val="both"/>
        <w:rPr>
          <w:rFonts w:ascii="Avenir Next Condensed Regular" w:hAnsi="Avenir Next Condensed Regular"/>
          <w:sz w:val="22"/>
          <w:szCs w:val="22"/>
        </w:rPr>
        <w:pPrChange w:id="137" w:author="Tania Johny" w:date="2015-07-29T15:09:00Z">
          <w:pPr>
            <w:jc w:val="both"/>
          </w:pPr>
        </w:pPrChange>
      </w:pPr>
    </w:p>
    <w:p w14:paraId="339D4AB5" w14:textId="77777777" w:rsidR="00C84E5B" w:rsidRDefault="00C84E5B">
      <w:pPr>
        <w:pStyle w:val="ListParagraph"/>
        <w:numPr>
          <w:ilvl w:val="2"/>
          <w:numId w:val="5"/>
        </w:numPr>
        <w:ind w:left="1134" w:hanging="1134"/>
        <w:jc w:val="both"/>
        <w:rPr>
          <w:rFonts w:ascii="Avenir Next Condensed Regular" w:hAnsi="Avenir Next Condensed Regular"/>
          <w:sz w:val="22"/>
          <w:szCs w:val="22"/>
        </w:rPr>
        <w:pPrChange w:id="138"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Competent Authority</w:t>
      </w:r>
      <w:r>
        <w:rPr>
          <w:rFonts w:ascii="Avenir Next Condensed Regular" w:hAnsi="Avenir Next Condensed Regular"/>
          <w:sz w:val="22"/>
          <w:szCs w:val="22"/>
        </w:rPr>
        <w:t xml:space="preserve">: means </w:t>
      </w:r>
      <w:r w:rsidRPr="00C84E5B">
        <w:rPr>
          <w:rFonts w:ascii="Avenir Next Condensed Regular" w:hAnsi="Avenir Next Condensed Regular"/>
          <w:sz w:val="22"/>
          <w:szCs w:val="22"/>
        </w:rPr>
        <w:t>any governmental, quasi-governmental, judicial, administrative or regulatory entity, agency, authority, or body having jurisdiction over this Agreement, either of the Parties or any activity of either of the Parties</w:t>
      </w:r>
      <w:r>
        <w:rPr>
          <w:rFonts w:ascii="Avenir Next Condensed Regular" w:hAnsi="Avenir Next Condensed Regular"/>
          <w:sz w:val="22"/>
          <w:szCs w:val="22"/>
        </w:rPr>
        <w:t>;</w:t>
      </w:r>
    </w:p>
    <w:p w14:paraId="43A928ED" w14:textId="77777777" w:rsidR="00C84E5B" w:rsidRPr="00C84E5B" w:rsidRDefault="00C84E5B">
      <w:pPr>
        <w:ind w:left="1134" w:hanging="1134"/>
        <w:jc w:val="both"/>
        <w:rPr>
          <w:rFonts w:ascii="Avenir Next Condensed Regular" w:hAnsi="Avenir Next Condensed Regular"/>
          <w:sz w:val="22"/>
          <w:szCs w:val="22"/>
        </w:rPr>
        <w:pPrChange w:id="139" w:author="Tania Johny" w:date="2015-07-29T15:09:00Z">
          <w:pPr>
            <w:jc w:val="both"/>
          </w:pPr>
        </w:pPrChange>
      </w:pPr>
    </w:p>
    <w:p w14:paraId="3428047B" w14:textId="1FDAA6F5" w:rsidR="00D74845" w:rsidRPr="00D74845" w:rsidRDefault="00D74845">
      <w:pPr>
        <w:pStyle w:val="ListParagraph"/>
        <w:numPr>
          <w:ilvl w:val="2"/>
          <w:numId w:val="5"/>
        </w:numPr>
        <w:ind w:left="1134" w:hanging="1134"/>
        <w:jc w:val="both"/>
        <w:rPr>
          <w:rFonts w:ascii="Avenir Next Condensed Regular" w:hAnsi="Avenir Next Condensed Regular"/>
          <w:sz w:val="22"/>
          <w:szCs w:val="22"/>
        </w:rPr>
        <w:pPrChange w:id="140" w:author="Tania Johny" w:date="2015-07-29T15:09:00Z">
          <w:pPr>
            <w:pStyle w:val="ListParagraph"/>
            <w:numPr>
              <w:ilvl w:val="2"/>
              <w:numId w:val="5"/>
            </w:numPr>
            <w:ind w:left="1224" w:hanging="504"/>
            <w:jc w:val="both"/>
          </w:pPr>
        </w:pPrChange>
      </w:pPr>
      <w:r w:rsidRPr="00D74845">
        <w:rPr>
          <w:rFonts w:ascii="Avenir Next Condensed Regular" w:hAnsi="Avenir Next Condensed Regular"/>
          <w:b/>
          <w:sz w:val="22"/>
          <w:szCs w:val="22"/>
        </w:rPr>
        <w:t>Completion Conditions</w:t>
      </w:r>
      <w:r>
        <w:rPr>
          <w:rFonts w:ascii="Avenir Next Condensed Regular" w:hAnsi="Avenir Next Condensed Regular"/>
          <w:sz w:val="22"/>
          <w:szCs w:val="22"/>
        </w:rPr>
        <w:t xml:space="preserve">: means </w:t>
      </w:r>
      <w:r w:rsidRPr="00D74845">
        <w:rPr>
          <w:rFonts w:ascii="Avenir Next Condensed Regular" w:hAnsi="Avenir Next Condensed Regular"/>
          <w:sz w:val="22"/>
          <w:szCs w:val="22"/>
        </w:rPr>
        <w:t>in relation to the transfer of any</w:t>
      </w:r>
      <w:r>
        <w:rPr>
          <w:rFonts w:ascii="Avenir Next Condensed Regular" w:hAnsi="Avenir Next Condensed Regular"/>
          <w:sz w:val="22"/>
          <w:szCs w:val="22"/>
        </w:rPr>
        <w:t xml:space="preserve"> Shares pursuant to this Agreement, </w:t>
      </w:r>
      <w:r w:rsidRPr="00D74845">
        <w:rPr>
          <w:rFonts w:ascii="Avenir Next Condensed Regular" w:hAnsi="Avenir Next Condensed Regular"/>
          <w:sz w:val="22"/>
          <w:szCs w:val="22"/>
        </w:rPr>
        <w:t xml:space="preserve">the obtaining of all </w:t>
      </w:r>
      <w:r>
        <w:rPr>
          <w:rFonts w:ascii="Avenir Next Condensed Regular" w:hAnsi="Avenir Next Condensed Regular"/>
          <w:sz w:val="22"/>
          <w:szCs w:val="22"/>
        </w:rPr>
        <w:t xml:space="preserve">Authorisations, </w:t>
      </w:r>
      <w:r w:rsidRPr="00D74845">
        <w:rPr>
          <w:rFonts w:ascii="Avenir Next Condensed Regular" w:hAnsi="Avenir Next Condensed Regular"/>
          <w:sz w:val="22"/>
          <w:szCs w:val="22"/>
        </w:rPr>
        <w:t>consents, clear</w:t>
      </w:r>
      <w:r>
        <w:rPr>
          <w:rFonts w:ascii="Avenir Next Condensed Regular" w:hAnsi="Avenir Next Condensed Regular"/>
          <w:sz w:val="22"/>
          <w:szCs w:val="22"/>
        </w:rPr>
        <w:t>ances or approvals required by L</w:t>
      </w:r>
      <w:r w:rsidRPr="00D74845">
        <w:rPr>
          <w:rFonts w:ascii="Avenir Next Condensed Regular" w:hAnsi="Avenir Next Condensed Regular"/>
          <w:sz w:val="22"/>
          <w:szCs w:val="22"/>
        </w:rPr>
        <w:t>aw or from any national or supranational regulatory, government or competition authority in order that the Share</w:t>
      </w:r>
      <w:r>
        <w:rPr>
          <w:rFonts w:ascii="Avenir Next Condensed Regular" w:hAnsi="Avenir Next Condensed Regular"/>
          <w:sz w:val="22"/>
          <w:szCs w:val="22"/>
        </w:rPr>
        <w:t xml:space="preserve">s </w:t>
      </w:r>
      <w:r w:rsidRPr="00D74845">
        <w:rPr>
          <w:rFonts w:ascii="Avenir Next Condensed Regular" w:hAnsi="Avenir Next Condensed Regular"/>
          <w:sz w:val="22"/>
          <w:szCs w:val="22"/>
        </w:rPr>
        <w:t>may be transferred without the Shareholders, any prospective transferee of the relevant Share</w:t>
      </w:r>
      <w:r>
        <w:rPr>
          <w:rFonts w:ascii="Avenir Next Condensed Regular" w:hAnsi="Avenir Next Condensed Regular"/>
          <w:sz w:val="22"/>
          <w:szCs w:val="22"/>
        </w:rPr>
        <w:t xml:space="preserve">s </w:t>
      </w:r>
      <w:r w:rsidRPr="00D74845">
        <w:rPr>
          <w:rFonts w:ascii="Avenir Next Condensed Regular" w:hAnsi="Avenir Next Condensed Regular"/>
          <w:sz w:val="22"/>
          <w:szCs w:val="22"/>
        </w:rPr>
        <w:t xml:space="preserve">or any </w:t>
      </w:r>
      <w:r>
        <w:rPr>
          <w:rFonts w:ascii="Avenir Next Condensed Regular" w:hAnsi="Avenir Next Condensed Regular"/>
          <w:sz w:val="22"/>
          <w:szCs w:val="22"/>
        </w:rPr>
        <w:t xml:space="preserve">member of the Group of the </w:t>
      </w:r>
      <w:r w:rsidRPr="00D74845">
        <w:rPr>
          <w:rFonts w:ascii="Avenir Next Condensed Regular" w:hAnsi="Avenir Next Condensed Regular"/>
          <w:sz w:val="22"/>
          <w:szCs w:val="22"/>
        </w:rPr>
        <w:t>Company having failed</w:t>
      </w:r>
      <w:r>
        <w:rPr>
          <w:rFonts w:ascii="Avenir Next Condensed Regular" w:hAnsi="Avenir Next Condensed Regular"/>
          <w:sz w:val="22"/>
          <w:szCs w:val="22"/>
        </w:rPr>
        <w:t xml:space="preserve"> to comply with any applicable L</w:t>
      </w:r>
      <w:r w:rsidRPr="00D74845">
        <w:rPr>
          <w:rFonts w:ascii="Avenir Next Condensed Regular" w:hAnsi="Avenir Next Condensed Regular"/>
          <w:sz w:val="22"/>
          <w:szCs w:val="22"/>
        </w:rPr>
        <w:t>aw or being in breach of the rules or regulations of any such authority</w:t>
      </w:r>
      <w:r>
        <w:rPr>
          <w:rFonts w:ascii="Avenir Next Condensed Regular" w:hAnsi="Avenir Next Condensed Regular"/>
          <w:sz w:val="22"/>
          <w:szCs w:val="22"/>
        </w:rPr>
        <w:t>;</w:t>
      </w:r>
    </w:p>
    <w:p w14:paraId="7E40B913" w14:textId="77777777" w:rsidR="00D74845" w:rsidRPr="00D74845" w:rsidRDefault="00D74845">
      <w:pPr>
        <w:ind w:left="1134" w:hanging="1134"/>
        <w:jc w:val="both"/>
        <w:rPr>
          <w:rFonts w:ascii="Avenir Next Condensed Regular" w:hAnsi="Avenir Next Condensed Regular"/>
          <w:b/>
          <w:sz w:val="22"/>
          <w:szCs w:val="22"/>
        </w:rPr>
        <w:pPrChange w:id="141" w:author="Tania Johny" w:date="2015-07-29T15:09:00Z">
          <w:pPr>
            <w:jc w:val="both"/>
          </w:pPr>
        </w:pPrChange>
      </w:pPr>
    </w:p>
    <w:p w14:paraId="3E841497" w14:textId="5015796D" w:rsidR="009B4A29" w:rsidRPr="009B4A29" w:rsidRDefault="009B4A29">
      <w:pPr>
        <w:pStyle w:val="ListParagraph"/>
        <w:numPr>
          <w:ilvl w:val="2"/>
          <w:numId w:val="5"/>
        </w:numPr>
        <w:ind w:left="1134" w:hanging="1134"/>
        <w:jc w:val="both"/>
        <w:rPr>
          <w:rFonts w:ascii="Avenir Next Condensed Regular" w:hAnsi="Avenir Next Condensed Regular"/>
          <w:sz w:val="22"/>
          <w:szCs w:val="22"/>
        </w:rPr>
        <w:pPrChange w:id="142" w:author="Tania Johny" w:date="2015-07-29T15:09:00Z">
          <w:pPr>
            <w:pStyle w:val="ListParagraph"/>
            <w:numPr>
              <w:ilvl w:val="2"/>
              <w:numId w:val="5"/>
            </w:numPr>
            <w:ind w:left="1224" w:hanging="504"/>
            <w:jc w:val="both"/>
          </w:pPr>
        </w:pPrChange>
      </w:pPr>
      <w:r w:rsidRPr="009B4A29">
        <w:rPr>
          <w:rFonts w:ascii="Avenir Next Condensed Regular" w:hAnsi="Avenir Next Condensed Regular"/>
          <w:b/>
          <w:sz w:val="22"/>
          <w:szCs w:val="22"/>
        </w:rPr>
        <w:t>Equity Funding</w:t>
      </w:r>
      <w:r>
        <w:rPr>
          <w:rFonts w:ascii="Avenir Next Condensed Regular" w:hAnsi="Avenir Next Condensed Regular"/>
          <w:sz w:val="22"/>
          <w:szCs w:val="22"/>
        </w:rPr>
        <w:t>: shall have the meaning set out in clause</w:t>
      </w:r>
      <w:ins w:id="143" w:author="Tania Johny" w:date="2015-07-29T15:04:00Z">
        <w:r w:rsidR="00660B8E">
          <w:rPr>
            <w:rFonts w:ascii="Avenir Next Condensed Regular" w:hAnsi="Avenir Next Condensed Regular"/>
            <w:sz w:val="22"/>
            <w:szCs w:val="22"/>
          </w:rPr>
          <w:t xml:space="preserve"> 8.4</w:t>
        </w:r>
      </w:ins>
      <w:del w:id="144" w:author="Tania Johny" w:date="2015-07-29T15:04:00Z">
        <w:r w:rsidDel="00660B8E">
          <w:rPr>
            <w:rFonts w:ascii="Avenir Next Condensed Regular" w:hAnsi="Avenir Next Condensed Regular"/>
            <w:sz w:val="22"/>
            <w:szCs w:val="22"/>
          </w:rPr>
          <w:delText xml:space="preserve"> *</w:delText>
        </w:r>
      </w:del>
      <w:ins w:id="145" w:author="Tania Johny" w:date="2015-07-29T15:04:00Z">
        <w:r w:rsidR="00660B8E">
          <w:rPr>
            <w:rFonts w:ascii="Avenir Next Condensed Regular" w:hAnsi="Avenir Next Condensed Regular"/>
            <w:sz w:val="22"/>
            <w:szCs w:val="22"/>
          </w:rPr>
          <w:t>;</w:t>
        </w:r>
      </w:ins>
    </w:p>
    <w:p w14:paraId="6C16AB5C" w14:textId="77777777" w:rsidR="009B4A29" w:rsidRPr="009B4A29" w:rsidRDefault="009B4A29">
      <w:pPr>
        <w:ind w:left="1134" w:hanging="1134"/>
        <w:jc w:val="both"/>
        <w:rPr>
          <w:rFonts w:ascii="Avenir Next Condensed Regular" w:hAnsi="Avenir Next Condensed Regular"/>
          <w:b/>
          <w:sz w:val="22"/>
          <w:szCs w:val="22"/>
        </w:rPr>
        <w:pPrChange w:id="146" w:author="Tania Johny" w:date="2015-07-29T15:09:00Z">
          <w:pPr>
            <w:jc w:val="both"/>
          </w:pPr>
        </w:pPrChange>
      </w:pPr>
    </w:p>
    <w:p w14:paraId="24C63057" w14:textId="77777777" w:rsidR="002968B6" w:rsidRPr="00CB106F" w:rsidRDefault="000C2B11">
      <w:pPr>
        <w:pStyle w:val="ListParagraph"/>
        <w:numPr>
          <w:ilvl w:val="2"/>
          <w:numId w:val="5"/>
        </w:numPr>
        <w:ind w:left="1134" w:hanging="1134"/>
        <w:jc w:val="both"/>
        <w:rPr>
          <w:rFonts w:ascii="Avenir Next Condensed Regular" w:hAnsi="Avenir Next Condensed Regular"/>
          <w:sz w:val="22"/>
          <w:szCs w:val="22"/>
        </w:rPr>
        <w:pPrChange w:id="147"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Force Majeure</w:t>
      </w:r>
      <w:r>
        <w:rPr>
          <w:rFonts w:ascii="Avenir Next Condensed Regular" w:hAnsi="Avenir Next Condensed Regular"/>
          <w:sz w:val="22"/>
          <w:szCs w:val="22"/>
        </w:rPr>
        <w:t xml:space="preserve">: means </w:t>
      </w:r>
      <w:r w:rsidRPr="000C2B11">
        <w:rPr>
          <w:rFonts w:ascii="Avenir Next Condensed Regular" w:hAnsi="Avenir Next Condensed Regular"/>
          <w:sz w:val="22"/>
          <w:szCs w:val="22"/>
          <w:lang w:val="en-AU"/>
        </w:rPr>
        <w:t>any act, event or cause (other than lack of funds) which is beyond the reasonable control of the Parties including</w:t>
      </w:r>
      <w:r>
        <w:rPr>
          <w:rFonts w:ascii="Avenir Next Condensed Regular" w:hAnsi="Avenir Next Condensed Regular"/>
          <w:sz w:val="22"/>
          <w:szCs w:val="22"/>
          <w:lang w:val="en-AU"/>
        </w:rPr>
        <w:t xml:space="preserve"> but not limited to</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act</w:t>
      </w:r>
      <w:r w:rsidR="0001525B">
        <w:rPr>
          <w:rFonts w:ascii="Avenir Next Condensed Regular" w:hAnsi="Avenir Next Condensed Regular"/>
          <w:sz w:val="22"/>
          <w:szCs w:val="22"/>
          <w:lang w:val="en-AU"/>
        </w:rPr>
        <w:t>s</w:t>
      </w:r>
      <w:r w:rsidR="0001525B" w:rsidRPr="0001525B">
        <w:rPr>
          <w:rFonts w:ascii="Avenir Next Condensed Regular" w:hAnsi="Avenir Next Condensed Regular"/>
          <w:sz w:val="22"/>
          <w:szCs w:val="22"/>
          <w:lang w:val="en-AU"/>
        </w:rPr>
        <w:t xml:space="preserve"> of God, peril of the sea, accident of navigation, war, sabotage, riot, insurrection, civil commotion, national emergency (whether in fact or law), martial law, fire, lightning, flood, cyclone, earthquake, landslide, storm or other adverse weather conditions, explosion, power shortage, strike or other labour difficulty (whether or not involving employees related to the </w:t>
      </w:r>
      <w:r w:rsidR="0001525B">
        <w:rPr>
          <w:rFonts w:ascii="Avenir Next Condensed Regular" w:hAnsi="Avenir Next Condensed Regular"/>
          <w:sz w:val="22"/>
          <w:szCs w:val="22"/>
          <w:lang w:val="en-AU"/>
        </w:rPr>
        <w:t>Parties</w:t>
      </w:r>
      <w:r w:rsidR="0001525B" w:rsidRPr="0001525B">
        <w:rPr>
          <w:rFonts w:ascii="Avenir Next Condensed Regular" w:hAnsi="Avenir Next Condensed Regular"/>
          <w:sz w:val="22"/>
          <w:szCs w:val="22"/>
          <w:lang w:val="en-AU"/>
        </w:rPr>
        <w:t>), epidemic, quarantine, radiation or radioactive contamination</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 xml:space="preserve">action or inaction of any Competent Authority </w:t>
      </w:r>
      <w:r w:rsidR="0001525B">
        <w:rPr>
          <w:rFonts w:ascii="Avenir Next Condensed Regular" w:hAnsi="Avenir Next Condensed Regular"/>
          <w:sz w:val="22"/>
          <w:szCs w:val="22"/>
          <w:lang w:val="en-AU"/>
        </w:rPr>
        <w:t>(</w:t>
      </w:r>
      <w:r w:rsidR="0001525B" w:rsidRPr="0001525B">
        <w:rPr>
          <w:rFonts w:ascii="Avenir Next Condensed Regular" w:hAnsi="Avenir Next Condensed Regular"/>
          <w:sz w:val="22"/>
          <w:szCs w:val="22"/>
          <w:lang w:val="en-AU"/>
        </w:rPr>
        <w:t>including nationalisation, expropriation, restraint, prohibition, intervention, requisition, requirement, direction or embargo by legislation, regulation, decree or other legally enforceable order</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breakdown of plant, machinery or equipment or shortages of labour, transportation, fuel, power or plant, machinery, equipment or material</w:t>
      </w:r>
      <w:r w:rsidR="002968B6">
        <w:rPr>
          <w:rFonts w:ascii="Avenir Next Condensed Regular" w:hAnsi="Avenir Next Condensed Regular"/>
          <w:sz w:val="22"/>
          <w:szCs w:val="22"/>
          <w:lang w:val="en-AU"/>
        </w:rPr>
        <w:t>;</w:t>
      </w:r>
    </w:p>
    <w:p w14:paraId="30F67468" w14:textId="77777777" w:rsidR="00CB106F" w:rsidRPr="00CB106F" w:rsidRDefault="00CB106F">
      <w:pPr>
        <w:ind w:left="1134" w:hanging="1134"/>
        <w:jc w:val="both"/>
        <w:rPr>
          <w:rFonts w:ascii="Avenir Next Condensed Regular" w:hAnsi="Avenir Next Condensed Regular"/>
          <w:sz w:val="22"/>
          <w:szCs w:val="22"/>
        </w:rPr>
        <w:pPrChange w:id="148" w:author="Tania Johny" w:date="2015-07-29T15:09:00Z">
          <w:pPr>
            <w:jc w:val="both"/>
          </w:pPr>
        </w:pPrChange>
      </w:pPr>
    </w:p>
    <w:p w14:paraId="5F5A9441" w14:textId="06657543" w:rsidR="00CB106F" w:rsidRPr="002968B6" w:rsidRDefault="00CB106F">
      <w:pPr>
        <w:pStyle w:val="ListParagraph"/>
        <w:numPr>
          <w:ilvl w:val="2"/>
          <w:numId w:val="5"/>
        </w:numPr>
        <w:ind w:left="1134" w:hanging="1134"/>
        <w:jc w:val="both"/>
        <w:rPr>
          <w:rFonts w:ascii="Avenir Next Condensed Regular" w:hAnsi="Avenir Next Condensed Regular"/>
          <w:sz w:val="22"/>
          <w:szCs w:val="22"/>
        </w:rPr>
        <w:pPrChange w:id="149" w:author="Tania Johny" w:date="2015-07-29T15:09:00Z">
          <w:pPr>
            <w:pStyle w:val="ListParagraph"/>
            <w:numPr>
              <w:ilvl w:val="2"/>
              <w:numId w:val="5"/>
            </w:numPr>
            <w:ind w:left="1224" w:hanging="504"/>
            <w:jc w:val="both"/>
          </w:pPr>
        </w:pPrChange>
      </w:pPr>
      <w:r w:rsidRPr="00CB106F">
        <w:rPr>
          <w:rFonts w:ascii="Avenir Next Condensed Regular" w:hAnsi="Avenir Next Condensed Regular"/>
          <w:b/>
          <w:sz w:val="22"/>
          <w:szCs w:val="22"/>
        </w:rPr>
        <w:t>Group</w:t>
      </w:r>
      <w:r>
        <w:rPr>
          <w:rFonts w:ascii="Avenir Next Condensed Regular" w:hAnsi="Avenir Next Condensed Regular"/>
          <w:sz w:val="22"/>
          <w:szCs w:val="22"/>
        </w:rPr>
        <w:t>: means any Party to this Agreement or person and their Related Companies;</w:t>
      </w:r>
    </w:p>
    <w:p w14:paraId="475DC679" w14:textId="77777777" w:rsidR="002968B6" w:rsidRPr="002968B6" w:rsidRDefault="002968B6">
      <w:pPr>
        <w:ind w:left="1134" w:hanging="1134"/>
        <w:jc w:val="both"/>
        <w:rPr>
          <w:rFonts w:ascii="Avenir Next Condensed Regular" w:hAnsi="Avenir Next Condensed Regular"/>
          <w:sz w:val="22"/>
          <w:szCs w:val="22"/>
        </w:rPr>
        <w:pPrChange w:id="150" w:author="Tania Johny" w:date="2015-07-29T15:09:00Z">
          <w:pPr>
            <w:jc w:val="both"/>
          </w:pPr>
        </w:pPrChange>
      </w:pPr>
    </w:p>
    <w:p w14:paraId="600301C6" w14:textId="62EA7A21" w:rsidR="003E444C" w:rsidRPr="003E444C" w:rsidRDefault="003E444C">
      <w:pPr>
        <w:pStyle w:val="ListParagraph"/>
        <w:numPr>
          <w:ilvl w:val="2"/>
          <w:numId w:val="5"/>
        </w:numPr>
        <w:ind w:left="1134" w:hanging="1134"/>
        <w:jc w:val="both"/>
        <w:rPr>
          <w:rFonts w:ascii="Avenir Next Condensed Regular" w:hAnsi="Avenir Next Condensed Regular"/>
          <w:sz w:val="22"/>
          <w:szCs w:val="22"/>
        </w:rPr>
        <w:pPrChange w:id="151" w:author="Tania Johny" w:date="2015-07-29T15:09:00Z">
          <w:pPr>
            <w:pStyle w:val="ListParagraph"/>
            <w:numPr>
              <w:ilvl w:val="2"/>
              <w:numId w:val="5"/>
            </w:numPr>
            <w:ind w:left="1224" w:hanging="504"/>
            <w:jc w:val="both"/>
          </w:pPr>
        </w:pPrChange>
      </w:pPr>
      <w:r w:rsidRPr="003E444C">
        <w:rPr>
          <w:rFonts w:ascii="Avenir Next Condensed Regular" w:hAnsi="Avenir Next Condensed Regular"/>
          <w:b/>
          <w:sz w:val="22"/>
          <w:szCs w:val="22"/>
        </w:rPr>
        <w:t>IFRS</w:t>
      </w:r>
      <w:r>
        <w:rPr>
          <w:rFonts w:ascii="Avenir Next Condensed Regular" w:hAnsi="Avenir Next Condensed Regular"/>
          <w:sz w:val="22"/>
          <w:szCs w:val="22"/>
        </w:rPr>
        <w:t>: means ‘International Financial Reporting Standards’ and common and generally understood;</w:t>
      </w:r>
    </w:p>
    <w:p w14:paraId="6E67EB9C" w14:textId="77777777" w:rsidR="003E444C" w:rsidRPr="003E444C" w:rsidRDefault="003E444C">
      <w:pPr>
        <w:ind w:left="1134" w:hanging="1134"/>
        <w:jc w:val="both"/>
        <w:rPr>
          <w:rFonts w:ascii="Avenir Next Condensed Regular" w:hAnsi="Avenir Next Condensed Regular"/>
          <w:b/>
          <w:sz w:val="22"/>
          <w:szCs w:val="22"/>
        </w:rPr>
        <w:pPrChange w:id="152" w:author="Tania Johny" w:date="2015-07-29T15:09:00Z">
          <w:pPr>
            <w:jc w:val="both"/>
          </w:pPr>
        </w:pPrChange>
      </w:pPr>
    </w:p>
    <w:p w14:paraId="25BC3BE4" w14:textId="51613E41" w:rsidR="002968B6" w:rsidRPr="002968B6" w:rsidRDefault="002968B6">
      <w:pPr>
        <w:pStyle w:val="ListParagraph"/>
        <w:numPr>
          <w:ilvl w:val="2"/>
          <w:numId w:val="5"/>
        </w:numPr>
        <w:ind w:left="1134" w:hanging="1134"/>
        <w:jc w:val="both"/>
        <w:rPr>
          <w:rFonts w:ascii="Avenir Next Condensed Regular" w:hAnsi="Avenir Next Condensed Regular"/>
          <w:sz w:val="22"/>
          <w:szCs w:val="22"/>
        </w:rPr>
        <w:pPrChange w:id="153"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Intellectual Property</w:t>
      </w:r>
      <w:r>
        <w:rPr>
          <w:rFonts w:ascii="Avenir Next Condensed Regular" w:hAnsi="Avenir Next Condensed Regular"/>
          <w:sz w:val="22"/>
          <w:szCs w:val="22"/>
        </w:rPr>
        <w:t xml:space="preserve">: means </w:t>
      </w:r>
      <w:r w:rsidRPr="002968B6">
        <w:rPr>
          <w:rFonts w:ascii="Avenir Next Condensed Regular" w:hAnsi="Avenir Next Condensed Regular"/>
          <w:sz w:val="22"/>
          <w:szCs w:val="22"/>
          <w:lang w:val="en-US"/>
        </w:rPr>
        <w:t xml:space="preserve">all rights including in the nature of copyrights and </w:t>
      </w:r>
      <w:proofErr w:type="spellStart"/>
      <w:r w:rsidR="007C575A" w:rsidRPr="002968B6">
        <w:rPr>
          <w:rFonts w:ascii="Avenir Next Condensed Regular" w:hAnsi="Avenir Next Condensed Regular"/>
          <w:sz w:val="22"/>
          <w:szCs w:val="22"/>
          <w:lang w:val="en-US"/>
        </w:rPr>
        <w:t>neighbo</w:t>
      </w:r>
      <w:r w:rsidR="00FA2B3C">
        <w:rPr>
          <w:rFonts w:ascii="Avenir Next Condensed Regular" w:hAnsi="Avenir Next Condensed Regular"/>
          <w:sz w:val="22"/>
          <w:szCs w:val="22"/>
          <w:lang w:val="en-US"/>
        </w:rPr>
        <w:t>u</w:t>
      </w:r>
      <w:r w:rsidR="007C575A" w:rsidRPr="002968B6">
        <w:rPr>
          <w:rFonts w:ascii="Avenir Next Condensed Regular" w:hAnsi="Avenir Next Condensed Regular"/>
          <w:sz w:val="22"/>
          <w:szCs w:val="22"/>
          <w:lang w:val="en-US"/>
        </w:rPr>
        <w:t>ring</w:t>
      </w:r>
      <w:proofErr w:type="spellEnd"/>
      <w:r w:rsidRPr="002968B6">
        <w:rPr>
          <w:rFonts w:ascii="Avenir Next Condensed Regular" w:hAnsi="Avenir Next Condensed Regular"/>
          <w:sz w:val="22"/>
          <w:szCs w:val="22"/>
          <w:lang w:val="en-US"/>
        </w:rPr>
        <w:t xml:space="preserve"> rights, industrial rights, design rights, patents, marks, trade dress, service marks, data base rights, applications for any of the above, moral rights, know-how, domain names, website designs or any other intellectual or industrial property rights and rights of a similar nature arising or subsisting in any part of the world, whether or not registered or capable of registration and applications for registration for any of the foregoing and the right to apply for them</w:t>
      </w:r>
      <w:r>
        <w:rPr>
          <w:rFonts w:ascii="Avenir Next Condensed Regular" w:hAnsi="Avenir Next Condensed Regular"/>
          <w:sz w:val="22"/>
          <w:szCs w:val="22"/>
          <w:lang w:val="en-US"/>
        </w:rPr>
        <w:t>;</w:t>
      </w:r>
    </w:p>
    <w:p w14:paraId="0F21675B" w14:textId="77777777" w:rsidR="002968B6" w:rsidRPr="002968B6" w:rsidRDefault="002968B6">
      <w:pPr>
        <w:ind w:left="1134" w:hanging="1134"/>
        <w:jc w:val="both"/>
        <w:rPr>
          <w:rFonts w:ascii="Avenir Next Condensed Regular" w:hAnsi="Avenir Next Condensed Regular"/>
          <w:sz w:val="22"/>
          <w:szCs w:val="22"/>
        </w:rPr>
        <w:pPrChange w:id="154" w:author="Tania Johny" w:date="2015-07-29T15:09:00Z">
          <w:pPr>
            <w:jc w:val="both"/>
          </w:pPr>
        </w:pPrChange>
      </w:pPr>
    </w:p>
    <w:p w14:paraId="29D64D7E" w14:textId="77777777" w:rsidR="003E49D2" w:rsidRDefault="00925F11">
      <w:pPr>
        <w:pStyle w:val="ListParagraph"/>
        <w:numPr>
          <w:ilvl w:val="2"/>
          <w:numId w:val="5"/>
        </w:numPr>
        <w:ind w:left="1134" w:hanging="1134"/>
        <w:jc w:val="both"/>
        <w:rPr>
          <w:rFonts w:ascii="Avenir Next Condensed Regular" w:hAnsi="Avenir Next Condensed Regular"/>
          <w:sz w:val="22"/>
          <w:szCs w:val="22"/>
        </w:rPr>
        <w:pPrChange w:id="155" w:author="Tania Johny" w:date="2015-07-29T15:09:00Z">
          <w:pPr>
            <w:pStyle w:val="ListParagraph"/>
            <w:numPr>
              <w:ilvl w:val="2"/>
              <w:numId w:val="5"/>
            </w:numPr>
            <w:ind w:left="1224" w:hanging="504"/>
            <w:jc w:val="both"/>
          </w:pPr>
        </w:pPrChange>
      </w:pPr>
      <w:r w:rsidRPr="0078179F">
        <w:rPr>
          <w:rFonts w:ascii="Avenir Next Condensed Regular" w:hAnsi="Avenir Next Condensed Regular"/>
          <w:b/>
          <w:sz w:val="22"/>
          <w:szCs w:val="22"/>
        </w:rPr>
        <w:t>Law</w:t>
      </w:r>
      <w:r>
        <w:rPr>
          <w:rFonts w:ascii="Avenir Next Condensed Regular" w:hAnsi="Avenir Next Condensed Regular"/>
          <w:sz w:val="22"/>
          <w:szCs w:val="22"/>
        </w:rPr>
        <w:t xml:space="preserve">: means </w:t>
      </w:r>
      <w:r w:rsidR="003E49D2" w:rsidRPr="003E49D2">
        <w:rPr>
          <w:rFonts w:ascii="Avenir Next Condensed Regular" w:hAnsi="Avenir Next Condensed Regular"/>
          <w:sz w:val="22"/>
          <w:szCs w:val="22"/>
        </w:rPr>
        <w:t>any statute, regulation, ordinance, judgment, order, decree, code, standard or guideline (to the extent it is mandatory) or policy (to the extent it is mandatory), or any similar form of decision of, or determination by, or any interpretation or administration of any of the foregoing by, any Competent Authority, or that is applicable to this Agreement</w:t>
      </w:r>
      <w:r w:rsidR="003E49D2">
        <w:rPr>
          <w:rFonts w:ascii="Avenir Next Condensed Regular" w:hAnsi="Avenir Next Condensed Regular"/>
          <w:sz w:val="22"/>
          <w:szCs w:val="22"/>
        </w:rPr>
        <w:t>,</w:t>
      </w:r>
      <w:r w:rsidR="003E49D2" w:rsidRPr="003E49D2">
        <w:rPr>
          <w:rFonts w:ascii="Avenir Next Condensed Regular" w:hAnsi="Avenir Next Condensed Regular"/>
          <w:sz w:val="22"/>
          <w:szCs w:val="22"/>
        </w:rPr>
        <w:t xml:space="preserve"> to any of the Parties, whether in effect before or after the </w:t>
      </w:r>
      <w:r w:rsidR="003E49D2">
        <w:rPr>
          <w:rFonts w:ascii="Avenir Next Condensed Regular" w:hAnsi="Avenir Next Condensed Regular"/>
          <w:sz w:val="22"/>
          <w:szCs w:val="22"/>
        </w:rPr>
        <w:t>date of this Agreement</w:t>
      </w:r>
      <w:r w:rsidR="003E49D2" w:rsidRPr="003E49D2">
        <w:rPr>
          <w:rFonts w:ascii="Avenir Next Condensed Regular" w:hAnsi="Avenir Next Condensed Regular"/>
          <w:sz w:val="22"/>
          <w:szCs w:val="22"/>
        </w:rPr>
        <w:t>, as amended from time to time</w:t>
      </w:r>
      <w:r w:rsidR="003E49D2">
        <w:rPr>
          <w:rFonts w:ascii="Avenir Next Condensed Regular" w:hAnsi="Avenir Next Condensed Regular"/>
          <w:sz w:val="22"/>
          <w:szCs w:val="22"/>
        </w:rPr>
        <w:t>;</w:t>
      </w:r>
    </w:p>
    <w:p w14:paraId="2B2A6382" w14:textId="77777777" w:rsidR="003E49D2" w:rsidRPr="003E49D2" w:rsidRDefault="003E49D2">
      <w:pPr>
        <w:ind w:left="1134" w:hanging="1134"/>
        <w:jc w:val="both"/>
        <w:rPr>
          <w:rFonts w:ascii="Avenir Next Condensed Regular" w:hAnsi="Avenir Next Condensed Regular"/>
          <w:sz w:val="22"/>
          <w:szCs w:val="22"/>
        </w:rPr>
        <w:pPrChange w:id="156" w:author="Tania Johny" w:date="2015-07-29T15:09:00Z">
          <w:pPr>
            <w:jc w:val="both"/>
          </w:pPr>
        </w:pPrChange>
      </w:pPr>
    </w:p>
    <w:p w14:paraId="014C06B0" w14:textId="77777777" w:rsidR="001A048A" w:rsidRPr="001A048A" w:rsidRDefault="001A048A">
      <w:pPr>
        <w:pStyle w:val="ListParagraph"/>
        <w:numPr>
          <w:ilvl w:val="2"/>
          <w:numId w:val="5"/>
        </w:numPr>
        <w:ind w:left="1134" w:hanging="1134"/>
        <w:jc w:val="both"/>
        <w:rPr>
          <w:rFonts w:ascii="Avenir Next Condensed Regular" w:hAnsi="Avenir Next Condensed Regular"/>
          <w:sz w:val="22"/>
          <w:szCs w:val="22"/>
        </w:rPr>
        <w:pPrChange w:id="157" w:author="Tania Johny" w:date="2015-07-29T15:09:00Z">
          <w:pPr>
            <w:pStyle w:val="ListParagraph"/>
            <w:numPr>
              <w:ilvl w:val="2"/>
              <w:numId w:val="5"/>
            </w:numPr>
            <w:ind w:left="1224" w:hanging="504"/>
            <w:jc w:val="both"/>
          </w:pPr>
        </w:pPrChange>
      </w:pPr>
      <w:r w:rsidRPr="004515A9">
        <w:rPr>
          <w:rFonts w:ascii="Avenir Next Condensed Regular" w:hAnsi="Avenir Next Condensed Regular"/>
          <w:b/>
          <w:sz w:val="22"/>
          <w:szCs w:val="22"/>
        </w:rPr>
        <w:t>Licences</w:t>
      </w:r>
      <w:r>
        <w:rPr>
          <w:rFonts w:ascii="Avenir Next Condensed Regular" w:hAnsi="Avenir Next Condensed Regular"/>
          <w:sz w:val="22"/>
          <w:szCs w:val="22"/>
        </w:rPr>
        <w:t xml:space="preserve">: means </w:t>
      </w:r>
      <w:r w:rsidRPr="001A048A">
        <w:rPr>
          <w:rFonts w:ascii="Avenir Next Condensed Regular" w:hAnsi="Avenir Next Condensed Regular"/>
          <w:sz w:val="22"/>
          <w:szCs w:val="22"/>
          <w:lang w:val="en-US"/>
        </w:rPr>
        <w:t xml:space="preserve">the </w:t>
      </w:r>
      <w:proofErr w:type="spellStart"/>
      <w:r w:rsidRPr="001A048A">
        <w:rPr>
          <w:rFonts w:ascii="Avenir Next Condensed Regular" w:hAnsi="Avenir Next Condensed Regular"/>
          <w:sz w:val="22"/>
          <w:szCs w:val="22"/>
          <w:lang w:val="en-US"/>
        </w:rPr>
        <w:t>Authorisations</w:t>
      </w:r>
      <w:proofErr w:type="spellEnd"/>
      <w:r w:rsidRPr="001A048A">
        <w:rPr>
          <w:rFonts w:ascii="Avenir Next Condensed Regular" w:hAnsi="Avenir Next Condensed Regular"/>
          <w:sz w:val="22"/>
          <w:szCs w:val="22"/>
          <w:lang w:val="en-US"/>
        </w:rPr>
        <w:t xml:space="preserve"> for</w:t>
      </w:r>
      <w:r>
        <w:rPr>
          <w:rFonts w:ascii="Avenir Next Condensed Regular" w:hAnsi="Avenir Next Condensed Regular"/>
          <w:sz w:val="22"/>
          <w:szCs w:val="22"/>
          <w:lang w:val="en-US"/>
        </w:rPr>
        <w:t xml:space="preserve"> [Description of the Business*] </w:t>
      </w:r>
      <w:r w:rsidRPr="001A048A">
        <w:rPr>
          <w:rFonts w:ascii="Avenir Next Condensed Regular" w:hAnsi="Avenir Next Condensed Regular"/>
          <w:sz w:val="22"/>
          <w:szCs w:val="22"/>
          <w:lang w:val="en-US"/>
        </w:rPr>
        <w:t>and any rights direct</w:t>
      </w:r>
      <w:r>
        <w:rPr>
          <w:rFonts w:ascii="Avenir Next Condensed Regular" w:hAnsi="Avenir Next Condensed Regular"/>
          <w:sz w:val="22"/>
          <w:szCs w:val="22"/>
          <w:lang w:val="en-US"/>
        </w:rPr>
        <w:t>ly</w:t>
      </w:r>
      <w:r w:rsidRPr="001A048A">
        <w:rPr>
          <w:rFonts w:ascii="Avenir Next Condensed Regular" w:hAnsi="Avenir Next Condensed Regular"/>
          <w:sz w:val="22"/>
          <w:szCs w:val="22"/>
          <w:lang w:val="en-US"/>
        </w:rPr>
        <w:t xml:space="preserve"> or indirect</w:t>
      </w:r>
      <w:r>
        <w:rPr>
          <w:rFonts w:ascii="Avenir Next Condensed Regular" w:hAnsi="Avenir Next Condensed Regular"/>
          <w:sz w:val="22"/>
          <w:szCs w:val="22"/>
          <w:lang w:val="en-US"/>
        </w:rPr>
        <w:t>ly</w:t>
      </w:r>
      <w:r w:rsidRPr="001A048A">
        <w:rPr>
          <w:rFonts w:ascii="Avenir Next Condensed Regular" w:hAnsi="Avenir Next Condensed Regular"/>
          <w:sz w:val="22"/>
          <w:szCs w:val="22"/>
          <w:lang w:val="en-US"/>
        </w:rPr>
        <w:t xml:space="preserve"> related or ancillary to the aforesaid</w:t>
      </w:r>
      <w:r>
        <w:rPr>
          <w:rFonts w:ascii="Avenir Next Condensed Regular" w:hAnsi="Avenir Next Condensed Regular"/>
          <w:sz w:val="22"/>
          <w:szCs w:val="22"/>
          <w:lang w:val="en-US"/>
        </w:rPr>
        <w:t>;</w:t>
      </w:r>
    </w:p>
    <w:p w14:paraId="62CC81DD" w14:textId="77777777" w:rsidR="001A048A" w:rsidRPr="001A048A" w:rsidRDefault="001A048A">
      <w:pPr>
        <w:ind w:left="1134" w:hanging="1134"/>
        <w:jc w:val="both"/>
        <w:rPr>
          <w:rFonts w:ascii="Avenir Next Condensed Regular" w:hAnsi="Avenir Next Condensed Regular"/>
          <w:sz w:val="22"/>
          <w:szCs w:val="22"/>
        </w:rPr>
        <w:pPrChange w:id="158" w:author="Tania Johny" w:date="2015-07-29T15:09:00Z">
          <w:pPr>
            <w:jc w:val="both"/>
          </w:pPr>
        </w:pPrChange>
      </w:pPr>
    </w:p>
    <w:p w14:paraId="0BEDCF6B" w14:textId="77777777" w:rsidR="001A048A" w:rsidRDefault="001A048A">
      <w:pPr>
        <w:pStyle w:val="ListParagraph"/>
        <w:numPr>
          <w:ilvl w:val="2"/>
          <w:numId w:val="5"/>
        </w:numPr>
        <w:ind w:left="1134" w:hanging="1134"/>
        <w:jc w:val="both"/>
        <w:rPr>
          <w:rFonts w:ascii="Avenir Next Condensed Regular" w:hAnsi="Avenir Next Condensed Regular"/>
          <w:sz w:val="22"/>
          <w:szCs w:val="22"/>
        </w:rPr>
        <w:pPrChange w:id="159" w:author="Tania Johny" w:date="2015-07-29T15:09:00Z">
          <w:pPr>
            <w:pStyle w:val="ListParagraph"/>
            <w:numPr>
              <w:ilvl w:val="2"/>
              <w:numId w:val="5"/>
            </w:numPr>
            <w:ind w:left="1224" w:hanging="504"/>
            <w:jc w:val="both"/>
          </w:pPr>
        </w:pPrChange>
      </w:pPr>
      <w:r w:rsidRPr="004515A9">
        <w:rPr>
          <w:rFonts w:ascii="Avenir Next Condensed Regular" w:hAnsi="Avenir Next Condensed Regular"/>
          <w:b/>
          <w:sz w:val="22"/>
          <w:szCs w:val="22"/>
        </w:rPr>
        <w:t>Party</w:t>
      </w:r>
      <w:r>
        <w:rPr>
          <w:rFonts w:ascii="Avenir Next Condensed Regular" w:hAnsi="Avenir Next Condensed Regular"/>
          <w:sz w:val="22"/>
          <w:szCs w:val="22"/>
        </w:rPr>
        <w:t>: means a party to this Agreement where Parties means all parties to this Agreement;</w:t>
      </w:r>
    </w:p>
    <w:p w14:paraId="1BD9FA07" w14:textId="77777777" w:rsidR="001A048A" w:rsidRPr="001A048A" w:rsidRDefault="001A048A">
      <w:pPr>
        <w:ind w:left="1134" w:hanging="1134"/>
        <w:jc w:val="both"/>
        <w:rPr>
          <w:rFonts w:ascii="Avenir Next Condensed Regular" w:hAnsi="Avenir Next Condensed Regular"/>
          <w:sz w:val="22"/>
          <w:szCs w:val="22"/>
        </w:rPr>
        <w:pPrChange w:id="160" w:author="Tania Johny" w:date="2015-07-29T15:09:00Z">
          <w:pPr>
            <w:jc w:val="both"/>
          </w:pPr>
        </w:pPrChange>
      </w:pPr>
    </w:p>
    <w:p w14:paraId="2152FE59" w14:textId="77777777" w:rsidR="004515A9" w:rsidRDefault="008432FE">
      <w:pPr>
        <w:pStyle w:val="ListParagraph"/>
        <w:numPr>
          <w:ilvl w:val="2"/>
          <w:numId w:val="5"/>
        </w:numPr>
        <w:ind w:left="1134" w:hanging="1134"/>
        <w:jc w:val="both"/>
        <w:rPr>
          <w:rFonts w:ascii="Avenir Next Condensed Regular" w:hAnsi="Avenir Next Condensed Regular"/>
          <w:sz w:val="22"/>
          <w:szCs w:val="22"/>
        </w:rPr>
        <w:pPrChange w:id="161" w:author="Tania Johny" w:date="2015-07-29T15:09:00Z">
          <w:pPr>
            <w:pStyle w:val="ListParagraph"/>
            <w:numPr>
              <w:ilvl w:val="2"/>
              <w:numId w:val="5"/>
            </w:numPr>
            <w:ind w:left="1224" w:hanging="504"/>
            <w:jc w:val="both"/>
          </w:pPr>
        </w:pPrChange>
      </w:pPr>
      <w:r w:rsidRPr="004515A9">
        <w:rPr>
          <w:rFonts w:ascii="Avenir Next Condensed Regular" w:hAnsi="Avenir Next Condensed Regular"/>
          <w:b/>
          <w:sz w:val="22"/>
          <w:szCs w:val="22"/>
        </w:rPr>
        <w:t>Press Release</w:t>
      </w:r>
      <w:r>
        <w:rPr>
          <w:rFonts w:ascii="Avenir Next Condensed Regular" w:hAnsi="Avenir Next Condensed Regular"/>
          <w:sz w:val="22"/>
          <w:szCs w:val="22"/>
        </w:rPr>
        <w:t xml:space="preserve">: means </w:t>
      </w:r>
      <w:r w:rsidRPr="008432FE">
        <w:rPr>
          <w:rFonts w:ascii="Avenir Next Condensed Regular" w:hAnsi="Avenir Next Condensed Regular"/>
          <w:sz w:val="22"/>
          <w:szCs w:val="22"/>
        </w:rPr>
        <w:t xml:space="preserve">any public announcement, statement, release or distribution of information in written or oral form to any journalist, media agency, person or third party with regards to anything directly or indirectly related to the </w:t>
      </w:r>
      <w:r>
        <w:rPr>
          <w:rFonts w:ascii="Avenir Next Condensed Regular" w:hAnsi="Avenir Next Condensed Regular"/>
          <w:sz w:val="22"/>
          <w:szCs w:val="22"/>
        </w:rPr>
        <w:t>Parties</w:t>
      </w:r>
      <w:r w:rsidRPr="008432FE">
        <w:rPr>
          <w:rFonts w:ascii="Avenir Next Condensed Regular" w:hAnsi="Avenir Next Condensed Regular"/>
          <w:sz w:val="22"/>
          <w:szCs w:val="22"/>
        </w:rPr>
        <w:t xml:space="preserve"> and/or this Agreement</w:t>
      </w:r>
      <w:r w:rsidR="004515A9">
        <w:rPr>
          <w:rFonts w:ascii="Avenir Next Condensed Regular" w:hAnsi="Avenir Next Condensed Regular"/>
          <w:sz w:val="22"/>
          <w:szCs w:val="22"/>
        </w:rPr>
        <w:t>;</w:t>
      </w:r>
    </w:p>
    <w:p w14:paraId="44D430C8" w14:textId="77777777" w:rsidR="004515A9" w:rsidRPr="004515A9" w:rsidRDefault="004515A9">
      <w:pPr>
        <w:ind w:left="1134" w:hanging="1134"/>
        <w:jc w:val="both"/>
        <w:rPr>
          <w:rFonts w:ascii="Avenir Next Condensed Regular" w:hAnsi="Avenir Next Condensed Regular"/>
          <w:sz w:val="22"/>
          <w:szCs w:val="22"/>
        </w:rPr>
        <w:pPrChange w:id="162" w:author="Tania Johny" w:date="2015-07-29T15:09:00Z">
          <w:pPr>
            <w:jc w:val="both"/>
          </w:pPr>
        </w:pPrChange>
      </w:pPr>
    </w:p>
    <w:p w14:paraId="77BC2E4A" w14:textId="52A9F648" w:rsidR="0081186A" w:rsidRDefault="0081186A">
      <w:pPr>
        <w:pStyle w:val="ListParagraph"/>
        <w:numPr>
          <w:ilvl w:val="2"/>
          <w:numId w:val="5"/>
        </w:numPr>
        <w:ind w:left="1134" w:hanging="1134"/>
        <w:jc w:val="both"/>
        <w:rPr>
          <w:rFonts w:ascii="Avenir Next Condensed Regular" w:hAnsi="Avenir Next Condensed Regular"/>
          <w:sz w:val="22"/>
          <w:szCs w:val="22"/>
        </w:rPr>
        <w:pPrChange w:id="163" w:author="Tania Johny" w:date="2015-07-29T15:09:00Z">
          <w:pPr>
            <w:pStyle w:val="ListParagraph"/>
            <w:numPr>
              <w:ilvl w:val="2"/>
              <w:numId w:val="5"/>
            </w:numPr>
            <w:ind w:left="1224" w:hanging="504"/>
            <w:jc w:val="both"/>
          </w:pPr>
        </w:pPrChange>
      </w:pPr>
      <w:r w:rsidRPr="0081186A">
        <w:rPr>
          <w:rFonts w:ascii="Avenir Next Condensed Regular" w:hAnsi="Avenir Next Condensed Regular"/>
          <w:b/>
          <w:sz w:val="22"/>
          <w:szCs w:val="22"/>
        </w:rPr>
        <w:t>Public Holiday</w:t>
      </w:r>
      <w:r>
        <w:rPr>
          <w:rFonts w:ascii="Avenir Next Condensed Regular" w:hAnsi="Avenir Next Condensed Regular"/>
          <w:sz w:val="22"/>
          <w:szCs w:val="22"/>
        </w:rPr>
        <w:t xml:space="preserve">: means </w:t>
      </w:r>
      <w:r w:rsidRPr="0081186A">
        <w:rPr>
          <w:rFonts w:ascii="Avenir Next Condensed Regular" w:hAnsi="Avenir Next Condensed Regular"/>
          <w:sz w:val="22"/>
          <w:szCs w:val="22"/>
        </w:rPr>
        <w:t>any day that by official decree is deemed to be an official public holiday or bank holiday in</w:t>
      </w:r>
      <w:r>
        <w:rPr>
          <w:rFonts w:ascii="Avenir Next Condensed Regular" w:hAnsi="Avenir Next Condensed Regular"/>
          <w:sz w:val="22"/>
          <w:szCs w:val="22"/>
        </w:rPr>
        <w:t xml:space="preserve"> </w:t>
      </w:r>
      <w:r w:rsidR="009F1B0E">
        <w:rPr>
          <w:rFonts w:ascii="Avenir Next Condensed Regular" w:hAnsi="Avenir Next Condensed Regular"/>
          <w:sz w:val="22"/>
          <w:szCs w:val="22"/>
        </w:rPr>
        <w:t xml:space="preserve">Zimbabwe, </w:t>
      </w:r>
      <w:r>
        <w:rPr>
          <w:rFonts w:ascii="Avenir Next Condensed Regular" w:hAnsi="Avenir Next Condensed Regular"/>
          <w:sz w:val="22"/>
          <w:szCs w:val="22"/>
        </w:rPr>
        <w:t>Mauritius and Singapore;</w:t>
      </w:r>
    </w:p>
    <w:p w14:paraId="470ACCAB" w14:textId="77777777" w:rsidR="0081186A" w:rsidRPr="0081186A" w:rsidRDefault="0081186A">
      <w:pPr>
        <w:ind w:left="1134" w:hanging="1134"/>
        <w:jc w:val="both"/>
        <w:rPr>
          <w:rFonts w:ascii="Avenir Next Condensed Regular" w:hAnsi="Avenir Next Condensed Regular"/>
          <w:sz w:val="22"/>
          <w:szCs w:val="22"/>
        </w:rPr>
        <w:pPrChange w:id="164" w:author="Tania Johny" w:date="2015-07-29T15:09:00Z">
          <w:pPr>
            <w:jc w:val="both"/>
          </w:pPr>
        </w:pPrChange>
      </w:pPr>
    </w:p>
    <w:p w14:paraId="4A173ADC" w14:textId="77777777" w:rsidR="000C0ED5" w:rsidRDefault="000C0ED5">
      <w:pPr>
        <w:pStyle w:val="ListParagraph"/>
        <w:numPr>
          <w:ilvl w:val="2"/>
          <w:numId w:val="5"/>
        </w:numPr>
        <w:ind w:left="1134" w:hanging="1134"/>
        <w:jc w:val="both"/>
        <w:rPr>
          <w:rFonts w:ascii="Avenir Next Condensed Regular" w:hAnsi="Avenir Next Condensed Regular"/>
          <w:sz w:val="22"/>
          <w:szCs w:val="22"/>
        </w:rPr>
        <w:pPrChange w:id="165" w:author="Tania Johny" w:date="2015-07-29T15:09:00Z">
          <w:pPr>
            <w:pStyle w:val="ListParagraph"/>
            <w:numPr>
              <w:ilvl w:val="2"/>
              <w:numId w:val="5"/>
            </w:numPr>
            <w:ind w:left="1224" w:hanging="504"/>
            <w:jc w:val="both"/>
          </w:pPr>
        </w:pPrChange>
      </w:pPr>
      <w:r w:rsidRPr="00E017C8">
        <w:rPr>
          <w:rFonts w:ascii="Avenir Next Condensed Regular" w:hAnsi="Avenir Next Condensed Regular"/>
          <w:b/>
          <w:sz w:val="22"/>
          <w:szCs w:val="22"/>
        </w:rPr>
        <w:t>Related Company</w:t>
      </w:r>
      <w:r>
        <w:rPr>
          <w:rFonts w:ascii="Avenir Next Condensed Regular" w:hAnsi="Avenir Next Condensed Regular"/>
          <w:sz w:val="22"/>
          <w:szCs w:val="22"/>
        </w:rPr>
        <w:t>: means in this Agreement:</w:t>
      </w:r>
    </w:p>
    <w:p w14:paraId="5FA1647C" w14:textId="77777777" w:rsidR="000C0ED5" w:rsidRPr="000C0ED5" w:rsidRDefault="000C0ED5">
      <w:pPr>
        <w:ind w:left="1134" w:hanging="1134"/>
        <w:jc w:val="both"/>
        <w:rPr>
          <w:rFonts w:ascii="Avenir Next Condensed Regular" w:hAnsi="Avenir Next Condensed Regular"/>
          <w:sz w:val="22"/>
          <w:szCs w:val="22"/>
        </w:rPr>
        <w:pPrChange w:id="166" w:author="Tania Johny" w:date="2015-07-29T15:09:00Z">
          <w:pPr>
            <w:jc w:val="both"/>
          </w:pPr>
        </w:pPrChange>
      </w:pPr>
    </w:p>
    <w:p w14:paraId="3624F722" w14:textId="66B6DE5C" w:rsidR="002A72A0" w:rsidRDefault="000C0ED5">
      <w:pPr>
        <w:pStyle w:val="ListParagraph"/>
        <w:numPr>
          <w:ilvl w:val="3"/>
          <w:numId w:val="5"/>
        </w:numPr>
        <w:ind w:left="1134" w:hanging="1134"/>
        <w:jc w:val="both"/>
        <w:rPr>
          <w:rFonts w:ascii="Avenir Next Condensed Regular" w:hAnsi="Avenir Next Condensed Regular"/>
          <w:sz w:val="22"/>
          <w:szCs w:val="22"/>
        </w:rPr>
        <w:pPrChange w:id="167" w:author="Tania Johny" w:date="2015-07-29T15:09:00Z">
          <w:pPr>
            <w:pStyle w:val="ListParagraph"/>
            <w:numPr>
              <w:ilvl w:val="3"/>
              <w:numId w:val="5"/>
            </w:numPr>
            <w:ind w:left="1728" w:hanging="648"/>
            <w:jc w:val="both"/>
          </w:pPr>
        </w:pPrChange>
      </w:pPr>
      <w:proofErr w:type="gramStart"/>
      <w:r w:rsidRPr="000C0ED5">
        <w:rPr>
          <w:rFonts w:ascii="Avenir Next Condensed Regular" w:hAnsi="Avenir Next Condensed Regular"/>
          <w:sz w:val="22"/>
          <w:szCs w:val="22"/>
        </w:rPr>
        <w:t>in</w:t>
      </w:r>
      <w:proofErr w:type="gramEnd"/>
      <w:r w:rsidRPr="000C0ED5">
        <w:rPr>
          <w:rFonts w:ascii="Avenir Next Condensed Regular" w:hAnsi="Avenir Next Condensed Regular"/>
          <w:sz w:val="22"/>
          <w:szCs w:val="22"/>
        </w:rPr>
        <w:t xml:space="preserve"> relation to any company, a “Holding Company”</w:t>
      </w:r>
      <w:r>
        <w:rPr>
          <w:rFonts w:ascii="Avenir Next Condensed Regular" w:hAnsi="Avenir Next Condensed Regular"/>
          <w:sz w:val="22"/>
          <w:szCs w:val="22"/>
        </w:rPr>
        <w:t xml:space="preserve"> </w:t>
      </w:r>
      <w:r w:rsidR="00CF67C3">
        <w:rPr>
          <w:rFonts w:ascii="Avenir Next Condensed Regular" w:hAnsi="Avenir Next Condensed Regular"/>
          <w:sz w:val="22"/>
          <w:szCs w:val="22"/>
        </w:rPr>
        <w:t xml:space="preserve">(as defined in clause </w:t>
      </w:r>
      <w:r w:rsidR="00CF67C3">
        <w:rPr>
          <w:rFonts w:ascii="Avenir Next Condensed Regular" w:hAnsi="Avenir Next Condensed Regular"/>
          <w:sz w:val="22"/>
          <w:szCs w:val="22"/>
        </w:rPr>
        <w:fldChar w:fldCharType="begin"/>
      </w:r>
      <w:r w:rsidR="00CF67C3">
        <w:rPr>
          <w:rFonts w:ascii="Avenir Next Condensed Regular" w:hAnsi="Avenir Next Condensed Regular"/>
          <w:sz w:val="22"/>
          <w:szCs w:val="22"/>
        </w:rPr>
        <w:instrText xml:space="preserve"> REF _Ref248840576 \r \h </w:instrText>
      </w:r>
      <w:r w:rsidR="00CF67C3">
        <w:rPr>
          <w:rFonts w:ascii="Avenir Next Condensed Regular" w:hAnsi="Avenir Next Condensed Regular"/>
          <w:sz w:val="22"/>
          <w:szCs w:val="22"/>
        </w:rPr>
      </w:r>
      <w:r w:rsidR="00CF67C3">
        <w:rPr>
          <w:rFonts w:ascii="Avenir Next Condensed Regular" w:hAnsi="Avenir Next Condensed Regular"/>
          <w:sz w:val="22"/>
          <w:szCs w:val="22"/>
        </w:rPr>
        <w:fldChar w:fldCharType="separate"/>
      </w:r>
      <w:r w:rsidR="00F6585E">
        <w:rPr>
          <w:rFonts w:ascii="Avenir Next Condensed Regular" w:hAnsi="Avenir Next Condensed Regular"/>
          <w:sz w:val="22"/>
          <w:szCs w:val="22"/>
        </w:rPr>
        <w:t>1.2.1</w:t>
      </w:r>
      <w:r w:rsidR="00CF67C3">
        <w:rPr>
          <w:rFonts w:ascii="Avenir Next Condensed Regular" w:hAnsi="Avenir Next Condensed Regular"/>
          <w:sz w:val="22"/>
          <w:szCs w:val="22"/>
        </w:rPr>
        <w:fldChar w:fldCharType="end"/>
      </w:r>
      <w:r w:rsidR="00CF67C3">
        <w:rPr>
          <w:rFonts w:ascii="Avenir Next Condensed Regular" w:hAnsi="Avenir Next Condensed Regular"/>
          <w:sz w:val="22"/>
          <w:szCs w:val="22"/>
        </w:rPr>
        <w:t>)</w:t>
      </w:r>
      <w:r w:rsidR="00CF67C3" w:rsidRPr="000C0ED5">
        <w:rPr>
          <w:rFonts w:ascii="Avenir Next Condensed Regular" w:hAnsi="Avenir Next Condensed Regular"/>
          <w:sz w:val="22"/>
          <w:szCs w:val="22"/>
        </w:rPr>
        <w:t xml:space="preserve"> </w:t>
      </w:r>
      <w:r w:rsidRPr="000C0ED5">
        <w:rPr>
          <w:rFonts w:ascii="Avenir Next Condensed Regular" w:hAnsi="Avenir Next Condensed Regular"/>
          <w:sz w:val="22"/>
          <w:szCs w:val="22"/>
        </w:rPr>
        <w:t xml:space="preserve"> or a “Subsidiary”</w:t>
      </w:r>
      <w:r>
        <w:rPr>
          <w:rFonts w:ascii="Avenir Next Condensed Regular" w:hAnsi="Avenir Next Condensed Regular"/>
          <w:sz w:val="22"/>
          <w:szCs w:val="22"/>
        </w:rPr>
        <w:t xml:space="preserve"> </w:t>
      </w:r>
      <w:r w:rsidR="00CF67C3">
        <w:rPr>
          <w:rFonts w:ascii="Avenir Next Condensed Regular" w:hAnsi="Avenir Next Condensed Regular"/>
          <w:sz w:val="22"/>
          <w:szCs w:val="22"/>
        </w:rPr>
        <w:t xml:space="preserve">(as defined in clause </w:t>
      </w:r>
      <w:r w:rsidR="00CF67C3">
        <w:rPr>
          <w:rFonts w:ascii="Avenir Next Condensed Regular" w:hAnsi="Avenir Next Condensed Regular"/>
          <w:sz w:val="22"/>
          <w:szCs w:val="22"/>
        </w:rPr>
        <w:fldChar w:fldCharType="begin"/>
      </w:r>
      <w:r w:rsidR="00CF67C3">
        <w:rPr>
          <w:rFonts w:ascii="Avenir Next Condensed Regular" w:hAnsi="Avenir Next Condensed Regular"/>
          <w:sz w:val="22"/>
          <w:szCs w:val="22"/>
        </w:rPr>
        <w:instrText xml:space="preserve"> REF _Ref248840576 \r \h </w:instrText>
      </w:r>
      <w:r w:rsidR="00CF67C3">
        <w:rPr>
          <w:rFonts w:ascii="Avenir Next Condensed Regular" w:hAnsi="Avenir Next Condensed Regular"/>
          <w:sz w:val="22"/>
          <w:szCs w:val="22"/>
        </w:rPr>
      </w:r>
      <w:r w:rsidR="00CF67C3">
        <w:rPr>
          <w:rFonts w:ascii="Avenir Next Condensed Regular" w:hAnsi="Avenir Next Condensed Regular"/>
          <w:sz w:val="22"/>
          <w:szCs w:val="22"/>
        </w:rPr>
        <w:fldChar w:fldCharType="separate"/>
      </w:r>
      <w:r w:rsidR="00F6585E">
        <w:rPr>
          <w:rFonts w:ascii="Avenir Next Condensed Regular" w:hAnsi="Avenir Next Condensed Regular"/>
          <w:sz w:val="22"/>
          <w:szCs w:val="22"/>
        </w:rPr>
        <w:t>1.2.1</w:t>
      </w:r>
      <w:r w:rsidR="00CF67C3">
        <w:rPr>
          <w:rFonts w:ascii="Avenir Next Condensed Regular" w:hAnsi="Avenir Next Condensed Regular"/>
          <w:sz w:val="22"/>
          <w:szCs w:val="22"/>
        </w:rPr>
        <w:fldChar w:fldCharType="end"/>
      </w:r>
      <w:r w:rsidR="00CF67C3">
        <w:rPr>
          <w:rFonts w:ascii="Avenir Next Condensed Regular" w:hAnsi="Avenir Next Condensed Regular"/>
          <w:sz w:val="22"/>
          <w:szCs w:val="22"/>
        </w:rPr>
        <w:t>)</w:t>
      </w:r>
      <w:r w:rsidRPr="000C0ED5">
        <w:rPr>
          <w:rFonts w:ascii="Avenir Next Condensed Regular" w:hAnsi="Avenir Next Condensed Regular"/>
          <w:sz w:val="22"/>
          <w:szCs w:val="22"/>
        </w:rPr>
        <w:t xml:space="preserve"> of such company</w:t>
      </w:r>
      <w:r w:rsidR="002A72A0">
        <w:rPr>
          <w:rFonts w:ascii="Avenir Next Condensed Regular" w:hAnsi="Avenir Next Condensed Regular"/>
          <w:sz w:val="22"/>
          <w:szCs w:val="22"/>
        </w:rPr>
        <w:t>;</w:t>
      </w:r>
    </w:p>
    <w:p w14:paraId="1032ACDB" w14:textId="2DAA27B8" w:rsidR="000C0ED5" w:rsidRPr="002A72A0" w:rsidRDefault="000C0ED5">
      <w:pPr>
        <w:ind w:left="1134" w:hanging="1134"/>
        <w:jc w:val="both"/>
        <w:rPr>
          <w:rFonts w:ascii="Avenir Next Condensed Regular" w:hAnsi="Avenir Next Condensed Regular"/>
          <w:sz w:val="22"/>
          <w:szCs w:val="22"/>
        </w:rPr>
        <w:pPrChange w:id="168" w:author="Tania Johny" w:date="2015-07-29T15:09:00Z">
          <w:pPr>
            <w:jc w:val="both"/>
          </w:pPr>
        </w:pPrChange>
      </w:pPr>
    </w:p>
    <w:p w14:paraId="277E88AD" w14:textId="1ABE6EE8" w:rsidR="00E017C8" w:rsidRDefault="000C0ED5">
      <w:pPr>
        <w:pStyle w:val="ListParagraph"/>
        <w:numPr>
          <w:ilvl w:val="3"/>
          <w:numId w:val="5"/>
        </w:numPr>
        <w:ind w:left="1134" w:hanging="1134"/>
        <w:jc w:val="both"/>
        <w:rPr>
          <w:rFonts w:ascii="Avenir Next Condensed Regular" w:hAnsi="Avenir Next Condensed Regular"/>
          <w:sz w:val="22"/>
          <w:szCs w:val="22"/>
        </w:rPr>
        <w:pPrChange w:id="169" w:author="Tania Johny" w:date="2015-07-29T15:09:00Z">
          <w:pPr>
            <w:pStyle w:val="ListParagraph"/>
            <w:numPr>
              <w:ilvl w:val="3"/>
              <w:numId w:val="5"/>
            </w:numPr>
            <w:ind w:left="1728" w:hanging="648"/>
            <w:jc w:val="both"/>
          </w:pPr>
        </w:pPrChange>
      </w:pPr>
      <w:proofErr w:type="gramStart"/>
      <w:r w:rsidRPr="000C0ED5">
        <w:rPr>
          <w:rFonts w:ascii="Avenir Next Condensed Regular" w:hAnsi="Avenir Next Condensed Regular"/>
          <w:sz w:val="22"/>
          <w:szCs w:val="22"/>
        </w:rPr>
        <w:t>a</w:t>
      </w:r>
      <w:proofErr w:type="gramEnd"/>
      <w:r w:rsidRPr="000C0ED5">
        <w:rPr>
          <w:rFonts w:ascii="Avenir Next Condensed Regular" w:hAnsi="Avenir Next Condensed Regular"/>
          <w:sz w:val="22"/>
          <w:szCs w:val="22"/>
        </w:rPr>
        <w:t xml:space="preserve"> company whose equity share capital (as defined by </w:t>
      </w:r>
      <w:r>
        <w:rPr>
          <w:rFonts w:ascii="Avenir Next Condensed Regular" w:hAnsi="Avenir Next Condensed Regular"/>
          <w:sz w:val="22"/>
          <w:szCs w:val="22"/>
        </w:rPr>
        <w:t>applicable Law</w:t>
      </w:r>
      <w:r w:rsidRPr="000C0ED5">
        <w:rPr>
          <w:rFonts w:ascii="Avenir Next Condensed Regular" w:hAnsi="Avenir Next Condensed Regular"/>
          <w:sz w:val="22"/>
          <w:szCs w:val="22"/>
        </w:rPr>
        <w:t xml:space="preserve">) is, as to </w:t>
      </w:r>
      <w:r w:rsidR="00356ECE">
        <w:rPr>
          <w:rFonts w:ascii="Avenir Next Condensed Regular" w:hAnsi="Avenir Next Condensed Regular"/>
          <w:sz w:val="22"/>
          <w:szCs w:val="22"/>
        </w:rPr>
        <w:t>twenty per cent (</w:t>
      </w:r>
      <w:r w:rsidRPr="000C0ED5">
        <w:rPr>
          <w:rFonts w:ascii="Avenir Next Condensed Regular" w:hAnsi="Avenir Next Condensed Regular"/>
          <w:sz w:val="22"/>
          <w:szCs w:val="22"/>
        </w:rPr>
        <w:t>20%</w:t>
      </w:r>
      <w:r w:rsidR="00356ECE">
        <w:rPr>
          <w:rFonts w:ascii="Avenir Next Condensed Regular" w:hAnsi="Avenir Next Condensed Regular"/>
          <w:sz w:val="22"/>
          <w:szCs w:val="22"/>
        </w:rPr>
        <w:t>)</w:t>
      </w:r>
      <w:r w:rsidRPr="000C0ED5">
        <w:rPr>
          <w:rFonts w:ascii="Avenir Next Condensed Regular" w:hAnsi="Avenir Next Condensed Regular"/>
          <w:sz w:val="22"/>
          <w:szCs w:val="22"/>
        </w:rPr>
        <w:t xml:space="preserve"> or more but less than </w:t>
      </w:r>
      <w:r w:rsidR="00356ECE">
        <w:rPr>
          <w:rFonts w:ascii="Avenir Next Condensed Regular" w:hAnsi="Avenir Next Condensed Regular"/>
          <w:sz w:val="22"/>
          <w:szCs w:val="22"/>
        </w:rPr>
        <w:t>fifty per cent (</w:t>
      </w:r>
      <w:r w:rsidRPr="000C0ED5">
        <w:rPr>
          <w:rFonts w:ascii="Avenir Next Condensed Regular" w:hAnsi="Avenir Next Condensed Regular"/>
          <w:sz w:val="22"/>
          <w:szCs w:val="22"/>
        </w:rPr>
        <w:t>50%</w:t>
      </w:r>
      <w:r w:rsidR="00356ECE">
        <w:rPr>
          <w:rFonts w:ascii="Avenir Next Condensed Regular" w:hAnsi="Avenir Next Condensed Regular"/>
          <w:sz w:val="22"/>
          <w:szCs w:val="22"/>
        </w:rPr>
        <w:t>)</w:t>
      </w:r>
      <w:r w:rsidRPr="000C0ED5">
        <w:rPr>
          <w:rFonts w:ascii="Avenir Next Condensed Regular" w:hAnsi="Avenir Next Condensed Regular"/>
          <w:sz w:val="22"/>
          <w:szCs w:val="22"/>
        </w:rPr>
        <w:t xml:space="preserve">, beneficially owned by a </w:t>
      </w:r>
      <w:r w:rsidR="00E017C8" w:rsidRPr="000C0ED5">
        <w:rPr>
          <w:rFonts w:ascii="Avenir Next Condensed Regular" w:hAnsi="Avenir Next Condensed Regular"/>
          <w:sz w:val="22"/>
          <w:szCs w:val="22"/>
        </w:rPr>
        <w:t>“Holding Company”</w:t>
      </w:r>
      <w:r w:rsidR="00E017C8">
        <w:rPr>
          <w:rFonts w:ascii="Avenir Next Condensed Regular" w:hAnsi="Avenir Next Condensed Regular"/>
          <w:sz w:val="22"/>
          <w:szCs w:val="22"/>
        </w:rPr>
        <w:t xml:space="preserve"> (as defined </w:t>
      </w:r>
      <w:r w:rsidR="00A861F2">
        <w:rPr>
          <w:rFonts w:ascii="Avenir Next Condensed Regular" w:hAnsi="Avenir Next Condensed Regular"/>
          <w:sz w:val="22"/>
          <w:szCs w:val="22"/>
        </w:rPr>
        <w:t xml:space="preserve">in clause </w:t>
      </w:r>
      <w:r w:rsidR="00A861F2">
        <w:rPr>
          <w:rFonts w:ascii="Avenir Next Condensed Regular" w:hAnsi="Avenir Next Condensed Regular"/>
          <w:sz w:val="22"/>
          <w:szCs w:val="22"/>
        </w:rPr>
        <w:fldChar w:fldCharType="begin"/>
      </w:r>
      <w:r w:rsidR="00A861F2">
        <w:rPr>
          <w:rFonts w:ascii="Avenir Next Condensed Regular" w:hAnsi="Avenir Next Condensed Regular"/>
          <w:sz w:val="22"/>
          <w:szCs w:val="22"/>
        </w:rPr>
        <w:instrText xml:space="preserve"> REF _Ref248840576 \r \h </w:instrText>
      </w:r>
      <w:r w:rsidR="00A861F2">
        <w:rPr>
          <w:rFonts w:ascii="Avenir Next Condensed Regular" w:hAnsi="Avenir Next Condensed Regular"/>
          <w:sz w:val="22"/>
          <w:szCs w:val="22"/>
        </w:rPr>
      </w:r>
      <w:r w:rsidR="00A861F2">
        <w:rPr>
          <w:rFonts w:ascii="Avenir Next Condensed Regular" w:hAnsi="Avenir Next Condensed Regular"/>
          <w:sz w:val="22"/>
          <w:szCs w:val="22"/>
        </w:rPr>
        <w:fldChar w:fldCharType="separate"/>
      </w:r>
      <w:r w:rsidR="00F6585E">
        <w:rPr>
          <w:rFonts w:ascii="Avenir Next Condensed Regular" w:hAnsi="Avenir Next Condensed Regular"/>
          <w:sz w:val="22"/>
          <w:szCs w:val="22"/>
        </w:rPr>
        <w:t>1.2.1</w:t>
      </w:r>
      <w:r w:rsidR="00A861F2">
        <w:rPr>
          <w:rFonts w:ascii="Avenir Next Condensed Regular" w:hAnsi="Avenir Next Condensed Regular"/>
          <w:sz w:val="22"/>
          <w:szCs w:val="22"/>
        </w:rPr>
        <w:fldChar w:fldCharType="end"/>
      </w:r>
      <w:r w:rsidR="00E017C8">
        <w:rPr>
          <w:rFonts w:ascii="Avenir Next Condensed Regular" w:hAnsi="Avenir Next Condensed Regular"/>
          <w:sz w:val="22"/>
          <w:szCs w:val="22"/>
        </w:rPr>
        <w:t>)</w:t>
      </w:r>
      <w:r w:rsidR="00E017C8" w:rsidRPr="000C0ED5">
        <w:rPr>
          <w:rFonts w:ascii="Avenir Next Condensed Regular" w:hAnsi="Avenir Next Condensed Regular"/>
          <w:sz w:val="22"/>
          <w:szCs w:val="22"/>
        </w:rPr>
        <w:t xml:space="preserve"> or a “Subsidiary”</w:t>
      </w:r>
      <w:r w:rsidR="00E017C8">
        <w:rPr>
          <w:rFonts w:ascii="Avenir Next Condensed Regular" w:hAnsi="Avenir Next Condensed Regular"/>
          <w:sz w:val="22"/>
          <w:szCs w:val="22"/>
        </w:rPr>
        <w:t xml:space="preserve"> </w:t>
      </w:r>
      <w:r w:rsidR="00A861F2">
        <w:rPr>
          <w:rFonts w:ascii="Avenir Next Condensed Regular" w:hAnsi="Avenir Next Condensed Regular"/>
          <w:sz w:val="22"/>
          <w:szCs w:val="22"/>
        </w:rPr>
        <w:t xml:space="preserve">(as defined in clause </w:t>
      </w:r>
      <w:r w:rsidR="00A861F2">
        <w:rPr>
          <w:rFonts w:ascii="Avenir Next Condensed Regular" w:hAnsi="Avenir Next Condensed Regular"/>
          <w:sz w:val="22"/>
          <w:szCs w:val="22"/>
        </w:rPr>
        <w:fldChar w:fldCharType="begin"/>
      </w:r>
      <w:r w:rsidR="00A861F2">
        <w:rPr>
          <w:rFonts w:ascii="Avenir Next Condensed Regular" w:hAnsi="Avenir Next Condensed Regular"/>
          <w:sz w:val="22"/>
          <w:szCs w:val="22"/>
        </w:rPr>
        <w:instrText xml:space="preserve"> REF _Ref248840576 \r \h </w:instrText>
      </w:r>
      <w:r w:rsidR="00A861F2">
        <w:rPr>
          <w:rFonts w:ascii="Avenir Next Condensed Regular" w:hAnsi="Avenir Next Condensed Regular"/>
          <w:sz w:val="22"/>
          <w:szCs w:val="22"/>
        </w:rPr>
      </w:r>
      <w:r w:rsidR="00A861F2">
        <w:rPr>
          <w:rFonts w:ascii="Avenir Next Condensed Regular" w:hAnsi="Avenir Next Condensed Regular"/>
          <w:sz w:val="22"/>
          <w:szCs w:val="22"/>
        </w:rPr>
        <w:fldChar w:fldCharType="separate"/>
      </w:r>
      <w:r w:rsidR="00F6585E">
        <w:rPr>
          <w:rFonts w:ascii="Avenir Next Condensed Regular" w:hAnsi="Avenir Next Condensed Regular"/>
          <w:sz w:val="22"/>
          <w:szCs w:val="22"/>
        </w:rPr>
        <w:t>1.2.1</w:t>
      </w:r>
      <w:r w:rsidR="00A861F2">
        <w:rPr>
          <w:rFonts w:ascii="Avenir Next Condensed Regular" w:hAnsi="Avenir Next Condensed Regular"/>
          <w:sz w:val="22"/>
          <w:szCs w:val="22"/>
        </w:rPr>
        <w:fldChar w:fldCharType="end"/>
      </w:r>
      <w:r w:rsidR="00A861F2">
        <w:rPr>
          <w:rFonts w:ascii="Avenir Next Condensed Regular" w:hAnsi="Avenir Next Condensed Regular"/>
          <w:sz w:val="22"/>
          <w:szCs w:val="22"/>
        </w:rPr>
        <w:t>)</w:t>
      </w:r>
      <w:r w:rsidR="00E017C8" w:rsidRPr="000C0ED5">
        <w:rPr>
          <w:rFonts w:ascii="Avenir Next Condensed Regular" w:hAnsi="Avenir Next Condensed Regular"/>
          <w:sz w:val="22"/>
          <w:szCs w:val="22"/>
        </w:rPr>
        <w:t xml:space="preserve"> </w:t>
      </w:r>
      <w:r w:rsidRPr="000C0ED5">
        <w:rPr>
          <w:rFonts w:ascii="Avenir Next Condensed Regular" w:hAnsi="Avenir Next Condensed Regular"/>
          <w:sz w:val="22"/>
          <w:szCs w:val="22"/>
        </w:rPr>
        <w:t>in relation to any company</w:t>
      </w:r>
      <w:r w:rsidR="00E017C8">
        <w:rPr>
          <w:rFonts w:ascii="Avenir Next Condensed Regular" w:hAnsi="Avenir Next Condensed Regular"/>
          <w:sz w:val="22"/>
          <w:szCs w:val="22"/>
        </w:rPr>
        <w:t>;</w:t>
      </w:r>
    </w:p>
    <w:p w14:paraId="5D4B566F" w14:textId="77777777" w:rsidR="00A3732E" w:rsidRPr="00A3732E" w:rsidRDefault="00A3732E">
      <w:pPr>
        <w:ind w:left="1134" w:hanging="1134"/>
        <w:jc w:val="both"/>
        <w:rPr>
          <w:rFonts w:ascii="Avenir Next Condensed Regular" w:hAnsi="Avenir Next Condensed Regular"/>
          <w:sz w:val="22"/>
          <w:szCs w:val="22"/>
        </w:rPr>
        <w:pPrChange w:id="170" w:author="Tania Johny" w:date="2015-07-29T15:09:00Z">
          <w:pPr>
            <w:jc w:val="both"/>
          </w:pPr>
        </w:pPrChange>
      </w:pPr>
    </w:p>
    <w:p w14:paraId="620B478B" w14:textId="70C244D4" w:rsidR="00A5196B" w:rsidRPr="00A5196B" w:rsidRDefault="00A5196B">
      <w:pPr>
        <w:pStyle w:val="ListParagraph"/>
        <w:numPr>
          <w:ilvl w:val="2"/>
          <w:numId w:val="5"/>
        </w:numPr>
        <w:ind w:left="1134" w:hanging="1134"/>
        <w:jc w:val="both"/>
        <w:rPr>
          <w:rFonts w:ascii="Avenir Next Condensed Regular" w:hAnsi="Avenir Next Condensed Regular"/>
          <w:sz w:val="22"/>
          <w:szCs w:val="22"/>
        </w:rPr>
        <w:pPrChange w:id="171" w:author="Tania Johny" w:date="2015-07-29T15:09:00Z">
          <w:pPr>
            <w:pStyle w:val="ListParagraph"/>
            <w:numPr>
              <w:ilvl w:val="2"/>
              <w:numId w:val="5"/>
            </w:numPr>
            <w:ind w:left="1224" w:hanging="504"/>
            <w:jc w:val="both"/>
          </w:pPr>
        </w:pPrChange>
      </w:pPr>
      <w:r w:rsidRPr="00A5196B">
        <w:rPr>
          <w:rFonts w:ascii="Avenir Next Condensed Regular" w:hAnsi="Avenir Next Condensed Regular"/>
          <w:b/>
          <w:sz w:val="22"/>
          <w:szCs w:val="22"/>
        </w:rPr>
        <w:t>Shares</w:t>
      </w:r>
      <w:r>
        <w:rPr>
          <w:rFonts w:ascii="Avenir Next Condensed Regular" w:hAnsi="Avenir Next Condensed Regular"/>
          <w:sz w:val="22"/>
          <w:szCs w:val="22"/>
        </w:rPr>
        <w:t xml:space="preserve">: </w:t>
      </w:r>
      <w:r w:rsidRPr="00A5196B">
        <w:rPr>
          <w:rFonts w:ascii="Avenir Next Condensed Regular" w:hAnsi="Avenir Next Condensed Regular"/>
          <w:sz w:val="22"/>
          <w:szCs w:val="22"/>
        </w:rPr>
        <w:t xml:space="preserve">means </w:t>
      </w:r>
      <w:r w:rsidR="008719CD">
        <w:rPr>
          <w:rFonts w:ascii="Avenir Next Condensed Regular" w:hAnsi="Avenir Next Condensed Regular"/>
          <w:sz w:val="22"/>
          <w:szCs w:val="22"/>
        </w:rPr>
        <w:t>shares representing the share capital of the Company issued from time to time;</w:t>
      </w:r>
    </w:p>
    <w:p w14:paraId="65C493EF" w14:textId="77777777" w:rsidR="00A5196B" w:rsidRPr="00A5196B" w:rsidRDefault="00A5196B">
      <w:pPr>
        <w:ind w:left="1134" w:hanging="1134"/>
        <w:jc w:val="both"/>
        <w:rPr>
          <w:rFonts w:ascii="Avenir Next Condensed Regular" w:hAnsi="Avenir Next Condensed Regular"/>
          <w:sz w:val="22"/>
          <w:szCs w:val="22"/>
        </w:rPr>
        <w:pPrChange w:id="172" w:author="Tania Johny" w:date="2015-07-29T15:09:00Z">
          <w:pPr>
            <w:jc w:val="both"/>
          </w:pPr>
        </w:pPrChange>
      </w:pPr>
    </w:p>
    <w:p w14:paraId="0E549100" w14:textId="7F102BBA" w:rsidR="00A3732E" w:rsidRDefault="00A3732E">
      <w:pPr>
        <w:pStyle w:val="ListParagraph"/>
        <w:numPr>
          <w:ilvl w:val="2"/>
          <w:numId w:val="5"/>
        </w:numPr>
        <w:ind w:left="1134" w:hanging="1134"/>
        <w:jc w:val="both"/>
        <w:rPr>
          <w:rFonts w:ascii="Avenir Next Condensed Regular" w:hAnsi="Avenir Next Condensed Regular"/>
          <w:sz w:val="22"/>
          <w:szCs w:val="22"/>
        </w:rPr>
        <w:pPrChange w:id="173" w:author="Tania Johny" w:date="2015-07-29T15:09:00Z">
          <w:pPr>
            <w:pStyle w:val="ListParagraph"/>
            <w:numPr>
              <w:ilvl w:val="2"/>
              <w:numId w:val="5"/>
            </w:numPr>
            <w:ind w:left="1224" w:hanging="504"/>
            <w:jc w:val="both"/>
          </w:pPr>
        </w:pPrChange>
      </w:pPr>
      <w:r w:rsidRPr="00A3732E">
        <w:rPr>
          <w:rFonts w:ascii="Avenir Next Condensed Regular" w:hAnsi="Avenir Next Condensed Regular"/>
          <w:b/>
          <w:sz w:val="22"/>
          <w:szCs w:val="22"/>
        </w:rPr>
        <w:t>Shareholder</w:t>
      </w:r>
      <w:r>
        <w:rPr>
          <w:rFonts w:ascii="Avenir Next Condensed Regular" w:hAnsi="Avenir Next Condensed Regular"/>
          <w:sz w:val="22"/>
          <w:szCs w:val="22"/>
        </w:rPr>
        <w:t xml:space="preserve">: </w:t>
      </w:r>
      <w:r w:rsidRPr="00A3732E">
        <w:rPr>
          <w:rFonts w:ascii="Avenir Next Condensed Regular" w:hAnsi="Avenir Next Condensed Regular"/>
          <w:sz w:val="22"/>
          <w:szCs w:val="22"/>
        </w:rPr>
        <w:t xml:space="preserve">means the A Shareholder and the B Shareholder together, and </w:t>
      </w:r>
      <w:r w:rsidRPr="00A3732E">
        <w:rPr>
          <w:rFonts w:ascii="Avenir Next Condensed Regular" w:hAnsi="Avenir Next Condensed Regular"/>
          <w:bCs/>
          <w:sz w:val="22"/>
          <w:szCs w:val="22"/>
        </w:rPr>
        <w:t>Shareholder</w:t>
      </w:r>
      <w:r w:rsidRPr="00A3732E">
        <w:rPr>
          <w:rFonts w:ascii="Avenir Next Condensed Regular" w:hAnsi="Avenir Next Condensed Regular"/>
          <w:sz w:val="22"/>
          <w:szCs w:val="22"/>
        </w:rPr>
        <w:t xml:space="preserve"> shall mean either of them</w:t>
      </w:r>
      <w:r>
        <w:rPr>
          <w:rFonts w:ascii="Avenir Next Condensed Regular" w:hAnsi="Avenir Next Condensed Regular"/>
          <w:sz w:val="22"/>
          <w:szCs w:val="22"/>
        </w:rPr>
        <w:t>;</w:t>
      </w:r>
    </w:p>
    <w:p w14:paraId="4B10DA62" w14:textId="4899AC0D" w:rsidR="008B2FF0" w:rsidRPr="008B2FF0" w:rsidRDefault="008B2FF0">
      <w:pPr>
        <w:ind w:left="1134" w:hanging="1134"/>
        <w:jc w:val="both"/>
        <w:rPr>
          <w:rFonts w:ascii="Avenir Next Condensed Regular" w:hAnsi="Avenir Next Condensed Regular"/>
          <w:sz w:val="22"/>
          <w:szCs w:val="22"/>
        </w:rPr>
        <w:pPrChange w:id="174" w:author="Tania Johny" w:date="2015-07-29T15:09:00Z">
          <w:pPr>
            <w:jc w:val="both"/>
          </w:pPr>
        </w:pPrChange>
      </w:pPr>
    </w:p>
    <w:p w14:paraId="10823CA9" w14:textId="644C7DCD" w:rsidR="008B2FF0" w:rsidRDefault="008B2FF0">
      <w:pPr>
        <w:pStyle w:val="ListParagraph"/>
        <w:numPr>
          <w:ilvl w:val="2"/>
          <w:numId w:val="5"/>
        </w:numPr>
        <w:ind w:left="1134" w:hanging="1134"/>
        <w:jc w:val="both"/>
        <w:rPr>
          <w:rFonts w:ascii="Avenir Next Condensed Regular" w:hAnsi="Avenir Next Condensed Regular"/>
          <w:sz w:val="22"/>
          <w:szCs w:val="22"/>
        </w:rPr>
        <w:pPrChange w:id="175" w:author="Tania Johny" w:date="2015-07-29T15:09:00Z">
          <w:pPr>
            <w:pStyle w:val="ListParagraph"/>
            <w:numPr>
              <w:ilvl w:val="2"/>
              <w:numId w:val="5"/>
            </w:numPr>
            <w:ind w:left="1224" w:hanging="504"/>
            <w:jc w:val="both"/>
          </w:pPr>
        </w:pPrChange>
      </w:pPr>
      <w:r w:rsidRPr="008B2FF0">
        <w:rPr>
          <w:rFonts w:ascii="Avenir Next Condensed Regular" w:hAnsi="Avenir Next Condensed Regular"/>
          <w:b/>
          <w:sz w:val="22"/>
          <w:szCs w:val="22"/>
        </w:rPr>
        <w:t>Shareholders Meeting</w:t>
      </w:r>
      <w:r>
        <w:rPr>
          <w:rFonts w:ascii="Avenir Next Condensed Regular" w:hAnsi="Avenir Next Condensed Regular"/>
          <w:sz w:val="22"/>
          <w:szCs w:val="22"/>
        </w:rPr>
        <w:t xml:space="preserve">: shall have the meaning given in clause </w:t>
      </w:r>
      <w:del w:id="176" w:author="Tania Johny" w:date="2015-07-29T15:05:00Z">
        <w:r w:rsidDel="00EC383B">
          <w:rPr>
            <w:rFonts w:ascii="Avenir Next Condensed Regular" w:hAnsi="Avenir Next Condensed Regular"/>
            <w:sz w:val="22"/>
            <w:szCs w:val="22"/>
          </w:rPr>
          <w:delText>*</w:delText>
        </w:r>
      </w:del>
      <w:ins w:id="177" w:author="Tania Johny" w:date="2015-07-29T15:05:00Z">
        <w:r w:rsidR="00EC383B">
          <w:rPr>
            <w:rFonts w:ascii="Avenir Next Condensed Regular" w:hAnsi="Avenir Next Condensed Regular"/>
            <w:sz w:val="22"/>
            <w:szCs w:val="22"/>
          </w:rPr>
          <w:t>6</w:t>
        </w:r>
      </w:ins>
      <w:r>
        <w:rPr>
          <w:rFonts w:ascii="Avenir Next Condensed Regular" w:hAnsi="Avenir Next Condensed Regular"/>
          <w:sz w:val="22"/>
          <w:szCs w:val="22"/>
        </w:rPr>
        <w:t>;</w:t>
      </w:r>
    </w:p>
    <w:p w14:paraId="1B17AD81" w14:textId="77777777" w:rsidR="00E017C8" w:rsidRPr="00E017C8" w:rsidRDefault="00E017C8">
      <w:pPr>
        <w:ind w:left="1134" w:hanging="1134"/>
        <w:jc w:val="both"/>
        <w:rPr>
          <w:rFonts w:ascii="Avenir Next Condensed Regular" w:hAnsi="Avenir Next Condensed Regular"/>
          <w:sz w:val="22"/>
          <w:szCs w:val="22"/>
        </w:rPr>
        <w:pPrChange w:id="178" w:author="Tania Johny" w:date="2015-07-29T15:09:00Z">
          <w:pPr>
            <w:jc w:val="both"/>
          </w:pPr>
        </w:pPrChange>
      </w:pPr>
    </w:p>
    <w:p w14:paraId="2C024D34" w14:textId="005B232E" w:rsidR="00E017C8" w:rsidRPr="00E017C8" w:rsidRDefault="00E017C8">
      <w:pPr>
        <w:pStyle w:val="ListParagraph"/>
        <w:numPr>
          <w:ilvl w:val="2"/>
          <w:numId w:val="5"/>
        </w:numPr>
        <w:ind w:left="1134" w:hanging="1134"/>
        <w:jc w:val="both"/>
        <w:rPr>
          <w:rFonts w:ascii="Avenir Next Condensed Regular" w:hAnsi="Avenir Next Condensed Regular"/>
          <w:sz w:val="22"/>
          <w:szCs w:val="22"/>
        </w:rPr>
        <w:pPrChange w:id="179" w:author="Tania Johny" w:date="2015-07-29T15:09:00Z">
          <w:pPr>
            <w:pStyle w:val="ListParagraph"/>
            <w:numPr>
              <w:ilvl w:val="2"/>
              <w:numId w:val="5"/>
            </w:numPr>
            <w:ind w:left="1224" w:hanging="504"/>
            <w:jc w:val="both"/>
          </w:pPr>
        </w:pPrChange>
      </w:pPr>
      <w:r>
        <w:rPr>
          <w:rFonts w:ascii="Avenir Next Condensed Regular" w:hAnsi="Avenir Next Condensed Regular"/>
          <w:sz w:val="22"/>
          <w:szCs w:val="22"/>
        </w:rPr>
        <w:t xml:space="preserve"> </w:t>
      </w:r>
      <w:r w:rsidRPr="00E017C8">
        <w:rPr>
          <w:rFonts w:ascii="Avenir Next Condensed Regular" w:hAnsi="Avenir Next Condensed Regular"/>
          <w:b/>
          <w:sz w:val="22"/>
          <w:szCs w:val="22"/>
        </w:rPr>
        <w:t>Tax</w:t>
      </w:r>
      <w:r>
        <w:rPr>
          <w:rFonts w:ascii="Avenir Next Condensed Regular" w:hAnsi="Avenir Next Condensed Regular"/>
          <w:sz w:val="22"/>
          <w:szCs w:val="22"/>
        </w:rPr>
        <w:t xml:space="preserve">: means all </w:t>
      </w:r>
      <w:r w:rsidRPr="00E017C8">
        <w:rPr>
          <w:rFonts w:ascii="Avenir Next Condensed Regular" w:hAnsi="Avenir Next Condensed Regular"/>
          <w:sz w:val="22"/>
          <w:szCs w:val="22"/>
          <w:lang w:val="en-US"/>
        </w:rPr>
        <w:t>forms of tax (other than deferred tax), levy, duty, charge,</w:t>
      </w:r>
      <w:r w:rsidR="002E563C">
        <w:rPr>
          <w:rFonts w:ascii="Avenir Next Condensed Regular" w:hAnsi="Avenir Next Condensed Regular"/>
          <w:sz w:val="22"/>
          <w:szCs w:val="22"/>
          <w:lang w:val="en-US"/>
        </w:rPr>
        <w:t xml:space="preserve"> rate, contribution,</w:t>
      </w:r>
      <w:r w:rsidRPr="00E017C8">
        <w:rPr>
          <w:rFonts w:ascii="Avenir Next Condensed Regular" w:hAnsi="Avenir Next Condensed Regular"/>
          <w:sz w:val="22"/>
          <w:szCs w:val="22"/>
          <w:lang w:val="en-US"/>
        </w:rPr>
        <w:t xml:space="preserve"> impost, withholding or other amount whenever created or imposed anywhere in the world, payable to or imposed by any Competent Authority; and</w:t>
      </w:r>
      <w:r>
        <w:rPr>
          <w:rFonts w:ascii="Avenir Next Condensed Regular" w:hAnsi="Avenir Next Condensed Regular"/>
          <w:sz w:val="22"/>
          <w:szCs w:val="22"/>
          <w:lang w:val="en-US"/>
        </w:rPr>
        <w:t xml:space="preserve"> </w:t>
      </w:r>
      <w:r w:rsidR="002E563C">
        <w:rPr>
          <w:rFonts w:ascii="Avenir Next Condensed Regular" w:hAnsi="Avenir Next Condensed Regular"/>
          <w:sz w:val="22"/>
          <w:szCs w:val="22"/>
          <w:lang w:val="en-US"/>
        </w:rPr>
        <w:t xml:space="preserve">all interest, penalties, </w:t>
      </w:r>
      <w:r w:rsidRPr="00E017C8">
        <w:rPr>
          <w:rFonts w:ascii="Avenir Next Condensed Regular" w:hAnsi="Avenir Next Condensed Regular"/>
          <w:sz w:val="22"/>
          <w:szCs w:val="22"/>
          <w:lang w:val="en-US"/>
        </w:rPr>
        <w:t>fines</w:t>
      </w:r>
      <w:r w:rsidR="002E563C">
        <w:rPr>
          <w:rFonts w:ascii="Avenir Next Condensed Regular" w:hAnsi="Avenir Next Condensed Regular"/>
          <w:sz w:val="22"/>
          <w:szCs w:val="22"/>
          <w:lang w:val="en-US"/>
        </w:rPr>
        <w:t>, costs, charges and expenses incidental or</w:t>
      </w:r>
      <w:r w:rsidRPr="00E017C8">
        <w:rPr>
          <w:rFonts w:ascii="Avenir Next Condensed Regular" w:hAnsi="Avenir Next Condensed Regular"/>
          <w:sz w:val="22"/>
          <w:szCs w:val="22"/>
          <w:lang w:val="en-US"/>
        </w:rPr>
        <w:t xml:space="preserve"> relating to any amount falling within </w:t>
      </w:r>
      <w:r>
        <w:rPr>
          <w:rFonts w:ascii="Avenir Next Condensed Regular" w:hAnsi="Avenir Next Condensed Regular"/>
          <w:sz w:val="22"/>
          <w:szCs w:val="22"/>
          <w:lang w:val="en-US"/>
        </w:rPr>
        <w:t>any of the aforesaid</w:t>
      </w:r>
      <w:r w:rsidR="002E563C">
        <w:rPr>
          <w:rFonts w:ascii="Avenir Next Condensed Regular" w:hAnsi="Avenir Next Condensed Regular"/>
          <w:sz w:val="22"/>
          <w:szCs w:val="22"/>
          <w:lang w:val="en-US"/>
        </w:rPr>
        <w:t xml:space="preserve"> Tax</w:t>
      </w:r>
      <w:r w:rsidRPr="00E017C8">
        <w:rPr>
          <w:rFonts w:ascii="Avenir Next Condensed Regular" w:hAnsi="Avenir Next Condensed Regular"/>
          <w:sz w:val="22"/>
          <w:szCs w:val="22"/>
          <w:lang w:val="en-US"/>
        </w:rPr>
        <w:t xml:space="preserve"> or which arise as a result of the failure to pay any of said amounts on the due date or to comply with any obligation relating to said amounts</w:t>
      </w:r>
      <w:r>
        <w:rPr>
          <w:rFonts w:ascii="Avenir Next Condensed Regular" w:hAnsi="Avenir Next Condensed Regular"/>
          <w:sz w:val="22"/>
          <w:szCs w:val="22"/>
          <w:lang w:val="en-US"/>
        </w:rPr>
        <w:t xml:space="preserve"> anywhere in the world under applicable</w:t>
      </w:r>
      <w:r w:rsidRPr="00E017C8">
        <w:rPr>
          <w:rFonts w:ascii="Avenir Next Condensed Regular" w:hAnsi="Avenir Next Condensed Regular"/>
          <w:sz w:val="22"/>
          <w:szCs w:val="22"/>
          <w:lang w:val="en-US"/>
        </w:rPr>
        <w:t xml:space="preserve"> Law or Competent Authority</w:t>
      </w:r>
      <w:r>
        <w:rPr>
          <w:rFonts w:ascii="Avenir Next Condensed Regular" w:hAnsi="Avenir Next Condensed Regular"/>
          <w:sz w:val="22"/>
          <w:szCs w:val="22"/>
          <w:lang w:val="en-US"/>
        </w:rPr>
        <w:t>;</w:t>
      </w:r>
    </w:p>
    <w:p w14:paraId="1AA280A7" w14:textId="77DD5C8B" w:rsidR="00E017C8" w:rsidRPr="00E017C8" w:rsidRDefault="00E017C8">
      <w:pPr>
        <w:ind w:left="1134" w:hanging="1134"/>
        <w:jc w:val="both"/>
        <w:rPr>
          <w:rFonts w:ascii="Avenir Next Condensed Regular" w:hAnsi="Avenir Next Condensed Regular"/>
          <w:sz w:val="22"/>
          <w:szCs w:val="22"/>
        </w:rPr>
        <w:pPrChange w:id="180" w:author="Tania Johny" w:date="2015-07-29T15:09:00Z">
          <w:pPr>
            <w:jc w:val="both"/>
          </w:pPr>
        </w:pPrChange>
      </w:pPr>
    </w:p>
    <w:p w14:paraId="73313A67" w14:textId="77777777" w:rsidR="00836054" w:rsidRDefault="00366109">
      <w:pPr>
        <w:pStyle w:val="ListParagraph"/>
        <w:numPr>
          <w:ilvl w:val="1"/>
          <w:numId w:val="5"/>
        </w:numPr>
        <w:ind w:left="1134" w:hanging="1134"/>
        <w:jc w:val="both"/>
        <w:rPr>
          <w:rFonts w:ascii="Avenir Next Condensed Regular" w:hAnsi="Avenir Next Condensed Regular"/>
          <w:sz w:val="22"/>
          <w:szCs w:val="22"/>
        </w:rPr>
        <w:pPrChange w:id="181" w:author="Tania Johny" w:date="2015-07-29T15:09:00Z">
          <w:pPr>
            <w:pStyle w:val="ListParagraph"/>
            <w:numPr>
              <w:ilvl w:val="1"/>
              <w:numId w:val="5"/>
            </w:numPr>
            <w:ind w:left="792" w:hanging="432"/>
            <w:jc w:val="both"/>
          </w:pPr>
        </w:pPrChange>
      </w:pPr>
      <w:r w:rsidRPr="00366109">
        <w:rPr>
          <w:rFonts w:ascii="Avenir Next Condensed Regular" w:hAnsi="Avenir Next Condensed Regular"/>
          <w:sz w:val="22"/>
          <w:szCs w:val="22"/>
        </w:rPr>
        <w:lastRenderedPageBreak/>
        <w:t xml:space="preserve">In this Agreement, unless the context requires otherwise or specifically </w:t>
      </w:r>
      <w:r w:rsidR="00836054">
        <w:rPr>
          <w:rFonts w:ascii="Avenir Next Condensed Regular" w:hAnsi="Avenir Next Condensed Regular"/>
          <w:sz w:val="22"/>
          <w:szCs w:val="22"/>
        </w:rPr>
        <w:t>defined</w:t>
      </w:r>
      <w:r w:rsidRPr="00366109">
        <w:rPr>
          <w:rFonts w:ascii="Avenir Next Condensed Regular" w:hAnsi="Avenir Next Condensed Regular"/>
          <w:sz w:val="22"/>
          <w:szCs w:val="22"/>
        </w:rPr>
        <w:t>, any reference to</w:t>
      </w:r>
      <w:r>
        <w:rPr>
          <w:rFonts w:ascii="Avenir Next Condensed Regular" w:hAnsi="Avenir Next Condensed Regular"/>
          <w:sz w:val="22"/>
          <w:szCs w:val="22"/>
        </w:rPr>
        <w:t xml:space="preserve"> the following</w:t>
      </w:r>
      <w:r w:rsidR="00836054">
        <w:rPr>
          <w:rFonts w:ascii="Avenir Next Condensed Regular" w:hAnsi="Avenir Next Condensed Regular"/>
          <w:sz w:val="22"/>
          <w:szCs w:val="22"/>
        </w:rPr>
        <w:t xml:space="preserve"> shall be interpreted as follows:</w:t>
      </w:r>
    </w:p>
    <w:p w14:paraId="168AA257" w14:textId="77777777" w:rsidR="00836054" w:rsidRPr="00836054" w:rsidRDefault="00836054">
      <w:pPr>
        <w:ind w:left="1134" w:hanging="1134"/>
        <w:jc w:val="both"/>
        <w:rPr>
          <w:rFonts w:ascii="Avenir Next Condensed Regular" w:hAnsi="Avenir Next Condensed Regular"/>
          <w:sz w:val="22"/>
          <w:szCs w:val="22"/>
        </w:rPr>
        <w:pPrChange w:id="182" w:author="Tania Johny" w:date="2015-07-29T15:09:00Z">
          <w:pPr>
            <w:jc w:val="both"/>
          </w:pPr>
        </w:pPrChange>
      </w:pPr>
    </w:p>
    <w:p w14:paraId="39C3CA6B" w14:textId="77777777" w:rsidR="005E7FEF" w:rsidRDefault="00836054">
      <w:pPr>
        <w:pStyle w:val="ListParagraph"/>
        <w:numPr>
          <w:ilvl w:val="2"/>
          <w:numId w:val="5"/>
        </w:numPr>
        <w:ind w:left="1134" w:hanging="1134"/>
        <w:jc w:val="both"/>
        <w:rPr>
          <w:rFonts w:ascii="Avenir Next Condensed Regular" w:hAnsi="Avenir Next Condensed Regular"/>
          <w:sz w:val="22"/>
          <w:szCs w:val="22"/>
        </w:rPr>
        <w:pPrChange w:id="183" w:author="Tania Johny" w:date="2015-07-29T15:09:00Z">
          <w:pPr>
            <w:pStyle w:val="ListParagraph"/>
            <w:numPr>
              <w:ilvl w:val="2"/>
              <w:numId w:val="5"/>
            </w:numPr>
            <w:ind w:left="1224" w:hanging="504"/>
            <w:jc w:val="both"/>
          </w:pPr>
        </w:pPrChange>
      </w:pPr>
      <w:bookmarkStart w:id="184" w:name="_Ref248840576"/>
      <w:r w:rsidRPr="00836054">
        <w:rPr>
          <w:rFonts w:ascii="Avenir Next Condensed Regular" w:hAnsi="Avenir Next Condensed Regular"/>
          <w:sz w:val="22"/>
          <w:szCs w:val="22"/>
        </w:rPr>
        <w:t xml:space="preserve">a company is a </w:t>
      </w:r>
      <w:r w:rsidRPr="00836054">
        <w:rPr>
          <w:rFonts w:ascii="Avenir Next Condensed Regular" w:hAnsi="Avenir Next Condensed Regular"/>
          <w:b/>
          <w:sz w:val="22"/>
          <w:szCs w:val="22"/>
        </w:rPr>
        <w:t>subsidiary</w:t>
      </w:r>
      <w:r>
        <w:rPr>
          <w:rFonts w:ascii="Avenir Next Condensed Regular" w:hAnsi="Avenir Next Condensed Regular"/>
          <w:sz w:val="22"/>
          <w:szCs w:val="22"/>
        </w:rPr>
        <w:t xml:space="preserve"> of another company</w:t>
      </w:r>
      <w:r w:rsidRPr="00836054">
        <w:rPr>
          <w:rFonts w:ascii="Avenir Next Condensed Regular" w:hAnsi="Avenir Next Condensed Regular"/>
          <w:sz w:val="22"/>
          <w:szCs w:val="22"/>
        </w:rPr>
        <w:t xml:space="preserve"> </w:t>
      </w:r>
      <w:r>
        <w:rPr>
          <w:rFonts w:ascii="Avenir Next Condensed Regular" w:hAnsi="Avenir Next Condensed Regular"/>
          <w:sz w:val="22"/>
          <w:szCs w:val="22"/>
        </w:rPr>
        <w:t>(</w:t>
      </w:r>
      <w:r w:rsidRPr="00836054">
        <w:rPr>
          <w:rFonts w:ascii="Avenir Next Condensed Regular" w:hAnsi="Avenir Next Condensed Regular"/>
          <w:sz w:val="22"/>
          <w:szCs w:val="22"/>
        </w:rPr>
        <w:t xml:space="preserve">its </w:t>
      </w:r>
      <w:r w:rsidRPr="00836054">
        <w:rPr>
          <w:rFonts w:ascii="Avenir Next Condensed Regular" w:hAnsi="Avenir Next Condensed Regular"/>
          <w:b/>
          <w:sz w:val="22"/>
          <w:szCs w:val="22"/>
        </w:rPr>
        <w:t>holding</w:t>
      </w:r>
      <w:r w:rsidRPr="005352E6">
        <w:rPr>
          <w:rFonts w:ascii="Avenir Next Condensed Regular" w:hAnsi="Avenir Next Condensed Regular"/>
          <w:sz w:val="22"/>
          <w:szCs w:val="22"/>
        </w:rPr>
        <w:t xml:space="preserve"> company</w:t>
      </w:r>
      <w:r w:rsidRPr="00836054">
        <w:rPr>
          <w:rFonts w:ascii="Avenir Next Condensed Regular" w:hAnsi="Avenir Next Condensed Regular"/>
          <w:sz w:val="22"/>
          <w:szCs w:val="22"/>
        </w:rPr>
        <w:t>), if that other company</w:t>
      </w:r>
      <w:r>
        <w:rPr>
          <w:rFonts w:ascii="Avenir Next Condensed Regular" w:hAnsi="Avenir Next Condensed Regular"/>
          <w:sz w:val="22"/>
          <w:szCs w:val="22"/>
        </w:rPr>
        <w:t xml:space="preserve"> holds a majority of voting rights in it; </w:t>
      </w:r>
      <w:r w:rsidRPr="00836054">
        <w:rPr>
          <w:rFonts w:ascii="Avenir Next Condensed Regular" w:hAnsi="Avenir Next Condensed Regular"/>
          <w:sz w:val="22"/>
          <w:szCs w:val="22"/>
        </w:rPr>
        <w:t>is a shareholder of it and/or has the right to appoint a majority of its board of directors</w:t>
      </w:r>
      <w:r>
        <w:rPr>
          <w:rFonts w:ascii="Avenir Next Condensed Regular" w:hAnsi="Avenir Next Condensed Regular"/>
          <w:sz w:val="22"/>
          <w:szCs w:val="22"/>
        </w:rPr>
        <w:t xml:space="preserve">; </w:t>
      </w:r>
      <w:r w:rsidRPr="00836054">
        <w:rPr>
          <w:rFonts w:ascii="Avenir Next Condensed Regular" w:hAnsi="Avenir Next Condensed Regular"/>
          <w:sz w:val="22"/>
          <w:szCs w:val="22"/>
        </w:rPr>
        <w:t>is a shareholder of it and/or controls alone, pursuant to an agreement with other shareholders, a majority of the voting rights in it;</w:t>
      </w:r>
      <w:r>
        <w:rPr>
          <w:rFonts w:ascii="Avenir Next Condensed Regular" w:hAnsi="Avenir Next Condensed Regular"/>
          <w:sz w:val="22"/>
          <w:szCs w:val="22"/>
        </w:rPr>
        <w:t xml:space="preserve"> or </w:t>
      </w:r>
      <w:r w:rsidRPr="00836054">
        <w:rPr>
          <w:rFonts w:ascii="Avenir Next Condensed Regular" w:hAnsi="Avenir Next Condensed Regular"/>
          <w:sz w:val="22"/>
          <w:szCs w:val="22"/>
        </w:rPr>
        <w:t>if it is a subsidiary of a company that is itself a subsidiary of that other company</w:t>
      </w:r>
      <w:r>
        <w:rPr>
          <w:rFonts w:ascii="Avenir Next Condensed Regular" w:hAnsi="Avenir Next Condensed Regular"/>
          <w:sz w:val="22"/>
          <w:szCs w:val="22"/>
        </w:rPr>
        <w:t>;</w:t>
      </w:r>
    </w:p>
    <w:p w14:paraId="5C1BFFA2" w14:textId="38013637" w:rsidR="005E7FEF" w:rsidRPr="005E7FEF" w:rsidRDefault="005E7FEF">
      <w:pPr>
        <w:ind w:left="1134" w:hanging="1134"/>
        <w:jc w:val="both"/>
        <w:rPr>
          <w:rFonts w:ascii="Avenir Next Condensed Regular" w:hAnsi="Avenir Next Condensed Regular"/>
          <w:sz w:val="22"/>
          <w:szCs w:val="22"/>
        </w:rPr>
        <w:pPrChange w:id="185" w:author="Tania Johny" w:date="2015-07-29T15:09:00Z">
          <w:pPr>
            <w:jc w:val="both"/>
          </w:pPr>
        </w:pPrChange>
      </w:pPr>
    </w:p>
    <w:p w14:paraId="29679344" w14:textId="30BD45B2" w:rsidR="005E7FEF" w:rsidRDefault="005E7FEF">
      <w:pPr>
        <w:pStyle w:val="ListParagraph"/>
        <w:numPr>
          <w:ilvl w:val="2"/>
          <w:numId w:val="5"/>
        </w:numPr>
        <w:ind w:left="1134" w:hanging="1134"/>
        <w:jc w:val="both"/>
        <w:rPr>
          <w:rFonts w:ascii="Avenir Next Condensed Regular" w:hAnsi="Avenir Next Condensed Regular"/>
          <w:sz w:val="22"/>
          <w:szCs w:val="22"/>
        </w:rPr>
        <w:pPrChange w:id="186" w:author="Tania Johny" w:date="2015-07-29T15:09:00Z">
          <w:pPr>
            <w:pStyle w:val="ListParagraph"/>
            <w:numPr>
              <w:ilvl w:val="2"/>
              <w:numId w:val="5"/>
            </w:numPr>
            <w:ind w:left="1224" w:hanging="504"/>
            <w:jc w:val="both"/>
          </w:pPr>
        </w:pPrChange>
      </w:pPr>
      <w:proofErr w:type="gramStart"/>
      <w:r w:rsidRPr="005E7FEF">
        <w:rPr>
          <w:rFonts w:ascii="Avenir Next Condensed Regular" w:hAnsi="Avenir Next Condensed Regular"/>
          <w:sz w:val="22"/>
          <w:szCs w:val="22"/>
        </w:rPr>
        <w:t>any</w:t>
      </w:r>
      <w:proofErr w:type="gramEnd"/>
      <w:r w:rsidRPr="005E7FEF">
        <w:rPr>
          <w:rFonts w:ascii="Avenir Next Condensed Regular" w:hAnsi="Avenir Next Condensed Regular"/>
          <w:sz w:val="22"/>
          <w:szCs w:val="22"/>
        </w:rPr>
        <w:t xml:space="preserve"> English legal term for any action, remedy, method of judicial proceeding, legal document, legal status, official or any legal concept or thing</w:t>
      </w:r>
      <w:r>
        <w:rPr>
          <w:rFonts w:ascii="Avenir Next Condensed Regular" w:hAnsi="Avenir Next Condensed Regular"/>
          <w:sz w:val="22"/>
          <w:szCs w:val="22"/>
        </w:rPr>
        <w:t xml:space="preserve"> and/or Competent Authority</w:t>
      </w:r>
      <w:r w:rsidRPr="005E7FEF">
        <w:rPr>
          <w:rFonts w:ascii="Avenir Next Condensed Regular" w:hAnsi="Avenir Next Condensed Regular"/>
          <w:sz w:val="22"/>
          <w:szCs w:val="22"/>
        </w:rPr>
        <w:t xml:space="preserve"> shall in respect of any jurisdiction other than </w:t>
      </w:r>
      <w:r>
        <w:rPr>
          <w:rFonts w:ascii="Avenir Next Condensed Regular" w:hAnsi="Avenir Next Condensed Regular"/>
          <w:sz w:val="22"/>
          <w:szCs w:val="22"/>
        </w:rPr>
        <w:t>the jurisdiction for this Agreement set out in clause</w:t>
      </w:r>
      <w:ins w:id="187" w:author="Tania Johny" w:date="2015-07-29T15:08:00Z">
        <w:r w:rsidR="00C735F8">
          <w:rPr>
            <w:rFonts w:ascii="Avenir Next Condensed Regular" w:hAnsi="Avenir Next Condensed Regular"/>
            <w:sz w:val="22"/>
            <w:szCs w:val="22"/>
          </w:rPr>
          <w:t xml:space="preserve"> </w:t>
        </w:r>
      </w:ins>
      <w:del w:id="188" w:author="Tania Johny" w:date="2015-07-29T15:08:00Z">
        <w:r w:rsidR="00AF6628" w:rsidDel="00C735F8">
          <w:rPr>
            <w:rFonts w:ascii="Avenir Next Condensed Regular" w:hAnsi="Avenir Next Condensed Regular"/>
            <w:sz w:val="22"/>
            <w:szCs w:val="22"/>
          </w:rPr>
          <w:delText xml:space="preserve"> </w:delText>
        </w:r>
      </w:del>
      <w:ins w:id="189" w:author="Tania Johny" w:date="2015-07-29T15:08:00Z">
        <w:r w:rsidR="00C735F8">
          <w:rPr>
            <w:rFonts w:ascii="Avenir Next Condensed Regular" w:hAnsi="Avenir Next Condensed Regular"/>
            <w:sz w:val="22"/>
            <w:szCs w:val="22"/>
          </w:rPr>
          <w:t>28.16</w:t>
        </w:r>
      </w:ins>
      <w:del w:id="190" w:author="Tania Johny" w:date="2015-07-29T15:08:00Z">
        <w:r w:rsidR="00AF6628" w:rsidDel="00C735F8">
          <w:rPr>
            <w:rFonts w:ascii="Avenir Next Condensed Regular" w:hAnsi="Avenir Next Condensed Regular"/>
            <w:sz w:val="22"/>
            <w:szCs w:val="22"/>
          </w:rPr>
          <w:fldChar w:fldCharType="begin"/>
        </w:r>
        <w:r w:rsidR="00AF6628" w:rsidDel="00C735F8">
          <w:rPr>
            <w:rFonts w:ascii="Avenir Next Condensed Regular" w:hAnsi="Avenir Next Condensed Regular"/>
            <w:sz w:val="22"/>
            <w:szCs w:val="22"/>
          </w:rPr>
          <w:delInstrText xml:space="preserve"> REF _Ref249010679 \r \h </w:delInstrText>
        </w:r>
        <w:r w:rsidR="00AF6628" w:rsidDel="00C735F8">
          <w:rPr>
            <w:rFonts w:ascii="Avenir Next Condensed Regular" w:hAnsi="Avenir Next Condensed Regular"/>
            <w:sz w:val="22"/>
            <w:szCs w:val="22"/>
          </w:rPr>
        </w:r>
        <w:r w:rsidR="00AF6628" w:rsidDel="00C735F8">
          <w:rPr>
            <w:rFonts w:ascii="Avenir Next Condensed Regular" w:hAnsi="Avenir Next Condensed Regular"/>
            <w:sz w:val="22"/>
            <w:szCs w:val="22"/>
          </w:rPr>
          <w:fldChar w:fldCharType="separate"/>
        </w:r>
        <w:r w:rsidR="00F6585E" w:rsidDel="00C735F8">
          <w:rPr>
            <w:rFonts w:ascii="Avenir Next Condensed Regular" w:hAnsi="Avenir Next Condensed Regular"/>
            <w:sz w:val="22"/>
            <w:szCs w:val="22"/>
          </w:rPr>
          <w:delText>20.15</w:delText>
        </w:r>
        <w:r w:rsidR="00AF6628" w:rsidDel="00C735F8">
          <w:rPr>
            <w:rFonts w:ascii="Avenir Next Condensed Regular" w:hAnsi="Avenir Next Condensed Regular"/>
            <w:sz w:val="22"/>
            <w:szCs w:val="22"/>
          </w:rPr>
          <w:fldChar w:fldCharType="end"/>
        </w:r>
      </w:del>
      <w:r>
        <w:rPr>
          <w:rFonts w:ascii="Avenir Next Condensed Regular" w:hAnsi="Avenir Next Condensed Regular"/>
          <w:sz w:val="22"/>
          <w:szCs w:val="22"/>
        </w:rPr>
        <w:t>,</w:t>
      </w:r>
      <w:r w:rsidRPr="005E7FEF">
        <w:rPr>
          <w:rFonts w:ascii="Avenir Next Condensed Regular" w:hAnsi="Avenir Next Condensed Regular"/>
          <w:sz w:val="22"/>
          <w:szCs w:val="22"/>
        </w:rPr>
        <w:t xml:space="preserve"> be deemed to include what most nearly approximates in that jurisdiction to </w:t>
      </w:r>
      <w:r>
        <w:rPr>
          <w:rFonts w:ascii="Avenir Next Condensed Regular" w:hAnsi="Avenir Next Condensed Regular"/>
          <w:sz w:val="22"/>
          <w:szCs w:val="22"/>
        </w:rPr>
        <w:t>the</w:t>
      </w:r>
      <w:r w:rsidRPr="005E7FEF">
        <w:rPr>
          <w:rFonts w:ascii="Avenir Next Condensed Regular" w:hAnsi="Avenir Next Condensed Regular"/>
          <w:sz w:val="22"/>
          <w:szCs w:val="22"/>
        </w:rPr>
        <w:t xml:space="preserve"> legal term</w:t>
      </w:r>
      <w:r>
        <w:rPr>
          <w:rFonts w:ascii="Avenir Next Condensed Regular" w:hAnsi="Avenir Next Condensed Regular"/>
          <w:sz w:val="22"/>
          <w:szCs w:val="22"/>
        </w:rPr>
        <w:t xml:space="preserve"> in the jurisdiction for th</w:t>
      </w:r>
      <w:r w:rsidR="00AF6628">
        <w:rPr>
          <w:rFonts w:ascii="Avenir Next Condensed Regular" w:hAnsi="Avenir Next Condensed Regular"/>
          <w:sz w:val="22"/>
          <w:szCs w:val="22"/>
        </w:rPr>
        <w:t xml:space="preserve">is Agreement set out in clause </w:t>
      </w:r>
      <w:r w:rsidR="00AF6628">
        <w:rPr>
          <w:rFonts w:ascii="Avenir Next Condensed Regular" w:hAnsi="Avenir Next Condensed Regular"/>
          <w:sz w:val="22"/>
          <w:szCs w:val="22"/>
        </w:rPr>
        <w:fldChar w:fldCharType="begin"/>
      </w:r>
      <w:r w:rsidR="00AF6628">
        <w:rPr>
          <w:rFonts w:ascii="Avenir Next Condensed Regular" w:hAnsi="Avenir Next Condensed Regular"/>
          <w:sz w:val="22"/>
          <w:szCs w:val="22"/>
        </w:rPr>
        <w:instrText xml:space="preserve"> REF _Ref249010679 \r \h </w:instrText>
      </w:r>
      <w:r w:rsidR="00AF6628">
        <w:rPr>
          <w:rFonts w:ascii="Avenir Next Condensed Regular" w:hAnsi="Avenir Next Condensed Regular"/>
          <w:sz w:val="22"/>
          <w:szCs w:val="22"/>
        </w:rPr>
      </w:r>
      <w:r w:rsidR="00AF6628">
        <w:rPr>
          <w:rFonts w:ascii="Avenir Next Condensed Regular" w:hAnsi="Avenir Next Condensed Regular"/>
          <w:sz w:val="22"/>
          <w:szCs w:val="22"/>
        </w:rPr>
        <w:fldChar w:fldCharType="separate"/>
      </w:r>
      <w:ins w:id="191" w:author="Tania Johny" w:date="2015-07-29T15:08:00Z">
        <w:r w:rsidR="00C735F8">
          <w:rPr>
            <w:rFonts w:ascii="Avenir Next Condensed Regular" w:hAnsi="Avenir Next Condensed Regular"/>
            <w:sz w:val="22"/>
            <w:szCs w:val="22"/>
          </w:rPr>
          <w:t>28.16</w:t>
        </w:r>
      </w:ins>
      <w:del w:id="192" w:author="Tania Johny" w:date="2015-07-29T15:08:00Z">
        <w:r w:rsidR="00F6585E" w:rsidDel="00C735F8">
          <w:rPr>
            <w:rFonts w:ascii="Avenir Next Condensed Regular" w:hAnsi="Avenir Next Condensed Regular"/>
            <w:sz w:val="22"/>
            <w:szCs w:val="22"/>
          </w:rPr>
          <w:delText>20.15</w:delText>
        </w:r>
      </w:del>
      <w:r w:rsidR="00AF6628">
        <w:rPr>
          <w:rFonts w:ascii="Avenir Next Condensed Regular" w:hAnsi="Avenir Next Condensed Regular"/>
          <w:sz w:val="22"/>
          <w:szCs w:val="22"/>
        </w:rPr>
        <w:fldChar w:fldCharType="end"/>
      </w:r>
      <w:r>
        <w:rPr>
          <w:rFonts w:ascii="Avenir Next Condensed Regular" w:hAnsi="Avenir Next Condensed Regular"/>
          <w:sz w:val="22"/>
          <w:szCs w:val="22"/>
        </w:rPr>
        <w:t>;</w:t>
      </w:r>
    </w:p>
    <w:p w14:paraId="7FDF2C54" w14:textId="77777777" w:rsidR="005E7FEF" w:rsidRPr="005E7FEF" w:rsidRDefault="005E7FEF">
      <w:pPr>
        <w:ind w:left="1134" w:hanging="1134"/>
        <w:jc w:val="both"/>
        <w:rPr>
          <w:rFonts w:ascii="Avenir Next Condensed Regular" w:hAnsi="Avenir Next Condensed Regular"/>
          <w:sz w:val="22"/>
          <w:szCs w:val="22"/>
        </w:rPr>
        <w:pPrChange w:id="193" w:author="Tania Johny" w:date="2015-07-29T15:09:00Z">
          <w:pPr>
            <w:jc w:val="both"/>
          </w:pPr>
        </w:pPrChange>
      </w:pPr>
    </w:p>
    <w:p w14:paraId="33E3D394" w14:textId="77777777" w:rsidR="00991D14" w:rsidRDefault="00991D14">
      <w:pPr>
        <w:pStyle w:val="ListParagraph"/>
        <w:numPr>
          <w:ilvl w:val="2"/>
          <w:numId w:val="5"/>
        </w:numPr>
        <w:ind w:left="1134" w:hanging="1134"/>
        <w:jc w:val="both"/>
        <w:rPr>
          <w:rFonts w:ascii="Avenir Next Condensed Regular" w:hAnsi="Avenir Next Condensed Regular"/>
          <w:sz w:val="22"/>
          <w:szCs w:val="22"/>
        </w:rPr>
        <w:pPrChange w:id="194" w:author="Tania Johny" w:date="2015-07-29T15:09:00Z">
          <w:pPr>
            <w:pStyle w:val="ListParagraph"/>
            <w:numPr>
              <w:ilvl w:val="2"/>
              <w:numId w:val="5"/>
            </w:numPr>
            <w:ind w:left="1224" w:hanging="504"/>
            <w:jc w:val="both"/>
          </w:pPr>
        </w:pPrChange>
      </w:pPr>
      <w:r w:rsidRPr="00991D14">
        <w:rPr>
          <w:rFonts w:ascii="Avenir Next Condensed Regular" w:hAnsi="Avenir Next Condensed Regular"/>
          <w:sz w:val="22"/>
          <w:szCs w:val="22"/>
        </w:rPr>
        <w:t>another grammatical form of a defined word or expression has a corresponding meaning</w:t>
      </w:r>
      <w:r>
        <w:rPr>
          <w:rFonts w:ascii="Avenir Next Condensed Regular" w:hAnsi="Avenir Next Condensed Regular"/>
          <w:sz w:val="22"/>
          <w:szCs w:val="22"/>
        </w:rPr>
        <w:t>;</w:t>
      </w:r>
    </w:p>
    <w:p w14:paraId="0641D0FC" w14:textId="77777777" w:rsidR="00991D14" w:rsidRPr="00991D14" w:rsidRDefault="00991D14">
      <w:pPr>
        <w:ind w:left="1134" w:hanging="1134"/>
        <w:jc w:val="both"/>
        <w:rPr>
          <w:rFonts w:ascii="Avenir Next Condensed Regular" w:hAnsi="Avenir Next Condensed Regular"/>
          <w:sz w:val="22"/>
          <w:szCs w:val="22"/>
        </w:rPr>
        <w:pPrChange w:id="195" w:author="Tania Johny" w:date="2015-07-29T15:09:00Z">
          <w:pPr>
            <w:jc w:val="both"/>
          </w:pPr>
        </w:pPrChange>
      </w:pPr>
    </w:p>
    <w:p w14:paraId="4DEDB58C" w14:textId="77777777" w:rsidR="00991D14" w:rsidRDefault="00991D14">
      <w:pPr>
        <w:pStyle w:val="ListParagraph"/>
        <w:numPr>
          <w:ilvl w:val="2"/>
          <w:numId w:val="5"/>
        </w:numPr>
        <w:ind w:left="1134" w:hanging="1134"/>
        <w:jc w:val="both"/>
        <w:rPr>
          <w:rFonts w:ascii="Avenir Next Condensed Regular" w:hAnsi="Avenir Next Condensed Regular"/>
          <w:sz w:val="22"/>
          <w:szCs w:val="22"/>
        </w:rPr>
        <w:pPrChange w:id="196" w:author="Tania Johny" w:date="2015-07-29T15:09:00Z">
          <w:pPr>
            <w:pStyle w:val="ListParagraph"/>
            <w:numPr>
              <w:ilvl w:val="2"/>
              <w:numId w:val="5"/>
            </w:numPr>
            <w:ind w:left="1224" w:hanging="504"/>
            <w:jc w:val="both"/>
          </w:pPr>
        </w:pPrChange>
      </w:pPr>
      <w:r w:rsidRPr="00991D14">
        <w:rPr>
          <w:rFonts w:ascii="Avenir Next Condensed Regular" w:hAnsi="Avenir Next Condensed Regular"/>
          <w:sz w:val="22"/>
          <w:szCs w:val="22"/>
        </w:rPr>
        <w:t>a statute, enactment, or statutory provision includes a reference to the statute, enactment, or statutory provision as modified or re-enacted or both from time to time, and to any subordinate legislation made under it</w:t>
      </w:r>
      <w:r>
        <w:rPr>
          <w:rFonts w:ascii="Avenir Next Condensed Regular" w:hAnsi="Avenir Next Condensed Regular"/>
          <w:sz w:val="22"/>
          <w:szCs w:val="22"/>
        </w:rPr>
        <w:t>;</w:t>
      </w:r>
    </w:p>
    <w:p w14:paraId="37640C39" w14:textId="77777777" w:rsidR="00991D14" w:rsidRPr="00991D14" w:rsidRDefault="00991D14">
      <w:pPr>
        <w:ind w:left="1134" w:hanging="1134"/>
        <w:jc w:val="both"/>
        <w:rPr>
          <w:rFonts w:ascii="Avenir Next Condensed Regular" w:hAnsi="Avenir Next Condensed Regular"/>
          <w:sz w:val="22"/>
          <w:szCs w:val="22"/>
        </w:rPr>
        <w:pPrChange w:id="197" w:author="Tania Johny" w:date="2015-07-29T15:09:00Z">
          <w:pPr>
            <w:jc w:val="both"/>
          </w:pPr>
        </w:pPrChange>
      </w:pPr>
    </w:p>
    <w:p w14:paraId="678D10B3" w14:textId="77777777" w:rsidR="00CE37E6" w:rsidRDefault="00CE37E6">
      <w:pPr>
        <w:pStyle w:val="ListParagraph"/>
        <w:numPr>
          <w:ilvl w:val="2"/>
          <w:numId w:val="5"/>
        </w:numPr>
        <w:ind w:left="1134" w:hanging="1134"/>
        <w:jc w:val="both"/>
        <w:rPr>
          <w:rFonts w:ascii="Avenir Next Condensed Regular" w:hAnsi="Avenir Next Condensed Regular"/>
          <w:sz w:val="22"/>
          <w:szCs w:val="22"/>
        </w:rPr>
        <w:pPrChange w:id="198" w:author="Tania Johny" w:date="2015-07-29T15:09:00Z">
          <w:pPr>
            <w:pStyle w:val="ListParagraph"/>
            <w:numPr>
              <w:ilvl w:val="2"/>
              <w:numId w:val="5"/>
            </w:numPr>
            <w:ind w:left="1224" w:hanging="504"/>
            <w:jc w:val="both"/>
          </w:pPr>
        </w:pPrChange>
      </w:pPr>
      <w:r w:rsidRPr="00CE37E6">
        <w:rPr>
          <w:rFonts w:ascii="Avenir Next Condensed Regular" w:hAnsi="Avenir Next Condensed Regular"/>
          <w:sz w:val="22"/>
          <w:szCs w:val="22"/>
        </w:rPr>
        <w:t>clauses, Schedules and/or Parties are to clauses of and Schedules and/or Parties to this Agreement, respectively</w:t>
      </w:r>
      <w:r>
        <w:rPr>
          <w:rFonts w:ascii="Avenir Next Condensed Regular" w:hAnsi="Avenir Next Condensed Regular"/>
          <w:sz w:val="22"/>
          <w:szCs w:val="22"/>
        </w:rPr>
        <w:t>;</w:t>
      </w:r>
    </w:p>
    <w:p w14:paraId="4248F8F0" w14:textId="77777777" w:rsidR="00CE37E6" w:rsidRPr="00CE37E6" w:rsidRDefault="00CE37E6">
      <w:pPr>
        <w:ind w:left="1134" w:hanging="1134"/>
        <w:jc w:val="both"/>
        <w:rPr>
          <w:rFonts w:ascii="Avenir Next Condensed Regular" w:hAnsi="Avenir Next Condensed Regular"/>
          <w:sz w:val="22"/>
          <w:szCs w:val="22"/>
        </w:rPr>
        <w:pPrChange w:id="199" w:author="Tania Johny" w:date="2015-07-29T15:09:00Z">
          <w:pPr>
            <w:jc w:val="both"/>
          </w:pPr>
        </w:pPrChange>
      </w:pPr>
    </w:p>
    <w:p w14:paraId="64AE15D4" w14:textId="77777777" w:rsidR="00CE37E6" w:rsidRDefault="00CE37E6">
      <w:pPr>
        <w:pStyle w:val="ListParagraph"/>
        <w:numPr>
          <w:ilvl w:val="2"/>
          <w:numId w:val="5"/>
        </w:numPr>
        <w:ind w:left="1134" w:hanging="1134"/>
        <w:jc w:val="both"/>
        <w:rPr>
          <w:rFonts w:ascii="Avenir Next Condensed Regular" w:hAnsi="Avenir Next Condensed Regular"/>
          <w:sz w:val="22"/>
          <w:szCs w:val="22"/>
        </w:rPr>
        <w:pPrChange w:id="200" w:author="Tania Johny" w:date="2015-07-29T15:09:00Z">
          <w:pPr>
            <w:pStyle w:val="ListParagraph"/>
            <w:numPr>
              <w:ilvl w:val="2"/>
              <w:numId w:val="5"/>
            </w:numPr>
            <w:ind w:left="1224" w:hanging="504"/>
            <w:jc w:val="both"/>
          </w:pPr>
        </w:pPrChange>
      </w:pPr>
      <w:proofErr w:type="gramStart"/>
      <w:r w:rsidRPr="00CE37E6">
        <w:rPr>
          <w:rFonts w:ascii="Avenir Next Condensed Regular" w:hAnsi="Avenir Next Condensed Regular"/>
          <w:sz w:val="22"/>
          <w:szCs w:val="22"/>
        </w:rPr>
        <w:t>the</w:t>
      </w:r>
      <w:proofErr w:type="gramEnd"/>
      <w:r w:rsidRPr="00CE37E6">
        <w:rPr>
          <w:rFonts w:ascii="Avenir Next Condensed Regular" w:hAnsi="Avenir Next Condensed Regular"/>
          <w:sz w:val="22"/>
          <w:szCs w:val="22"/>
        </w:rPr>
        <w:t xml:space="preserve"> Schedules form part of this Agreement. References to this Agreement include the Schedules and references to this Agreement or any other document are to that document as from time to time amended, restated, novated or replaced</w:t>
      </w:r>
      <w:r>
        <w:rPr>
          <w:rFonts w:ascii="Avenir Next Condensed Regular" w:hAnsi="Avenir Next Condensed Regular"/>
          <w:sz w:val="22"/>
          <w:szCs w:val="22"/>
        </w:rPr>
        <w:t>;</w:t>
      </w:r>
    </w:p>
    <w:p w14:paraId="5B78D304" w14:textId="77777777" w:rsidR="00CE37E6" w:rsidRPr="00CE37E6" w:rsidRDefault="00CE37E6">
      <w:pPr>
        <w:ind w:left="1134" w:hanging="1134"/>
        <w:jc w:val="both"/>
        <w:rPr>
          <w:rFonts w:ascii="Avenir Next Condensed Regular" w:hAnsi="Avenir Next Condensed Regular"/>
          <w:sz w:val="22"/>
          <w:szCs w:val="22"/>
        </w:rPr>
        <w:pPrChange w:id="201" w:author="Tania Johny" w:date="2015-07-29T15:09:00Z">
          <w:pPr>
            <w:jc w:val="both"/>
          </w:pPr>
        </w:pPrChange>
      </w:pPr>
    </w:p>
    <w:p w14:paraId="2BEFB669" w14:textId="77777777" w:rsidR="00CE37E6" w:rsidRDefault="00CE37E6">
      <w:pPr>
        <w:pStyle w:val="ListParagraph"/>
        <w:numPr>
          <w:ilvl w:val="2"/>
          <w:numId w:val="5"/>
        </w:numPr>
        <w:ind w:left="1134" w:hanging="1134"/>
        <w:jc w:val="both"/>
        <w:rPr>
          <w:rFonts w:ascii="Avenir Next Condensed Regular" w:hAnsi="Avenir Next Condensed Regular"/>
          <w:sz w:val="22"/>
          <w:szCs w:val="22"/>
        </w:rPr>
        <w:pPrChange w:id="202" w:author="Tania Johny" w:date="2015-07-29T15:09:00Z">
          <w:pPr>
            <w:pStyle w:val="ListParagraph"/>
            <w:numPr>
              <w:ilvl w:val="2"/>
              <w:numId w:val="5"/>
            </w:numPr>
            <w:ind w:left="1224" w:hanging="504"/>
            <w:jc w:val="both"/>
          </w:pPr>
        </w:pPrChange>
      </w:pPr>
      <w:r w:rsidRPr="00CE37E6">
        <w:rPr>
          <w:rFonts w:ascii="Avenir Next Condensed Regular" w:hAnsi="Avenir Next Condensed Regular"/>
          <w:sz w:val="22"/>
          <w:szCs w:val="22"/>
        </w:rPr>
        <w:t>a document is a reference to the document as from time to time supplemented or varied; a document expressed to be in the agreed form means a document in a form which has been agreed by the Parties on or before the execution of this Agreement and signed or initialled by them or on their behalf, for the purposes of identification</w:t>
      </w:r>
      <w:r>
        <w:rPr>
          <w:rFonts w:ascii="Avenir Next Condensed Regular" w:hAnsi="Avenir Next Condensed Regular"/>
          <w:sz w:val="22"/>
          <w:szCs w:val="22"/>
        </w:rPr>
        <w:t>;</w:t>
      </w:r>
    </w:p>
    <w:p w14:paraId="73CE0D28" w14:textId="77777777" w:rsidR="00CE37E6" w:rsidRPr="00CE37E6" w:rsidRDefault="00CE37E6">
      <w:pPr>
        <w:ind w:left="1134" w:hanging="1134"/>
        <w:jc w:val="both"/>
        <w:rPr>
          <w:rFonts w:ascii="Avenir Next Condensed Regular" w:hAnsi="Avenir Next Condensed Regular"/>
          <w:sz w:val="22"/>
          <w:szCs w:val="22"/>
        </w:rPr>
        <w:pPrChange w:id="203" w:author="Tania Johny" w:date="2015-07-29T15:09:00Z">
          <w:pPr>
            <w:jc w:val="both"/>
          </w:pPr>
        </w:pPrChange>
      </w:pPr>
    </w:p>
    <w:p w14:paraId="1FB465F2" w14:textId="77777777" w:rsidR="009A7628" w:rsidRDefault="009A7628">
      <w:pPr>
        <w:pStyle w:val="ListParagraph"/>
        <w:numPr>
          <w:ilvl w:val="2"/>
          <w:numId w:val="5"/>
        </w:numPr>
        <w:ind w:left="1134" w:hanging="1134"/>
        <w:jc w:val="both"/>
        <w:rPr>
          <w:rFonts w:ascii="Avenir Next Condensed Regular" w:hAnsi="Avenir Next Condensed Regular"/>
          <w:sz w:val="22"/>
          <w:szCs w:val="22"/>
        </w:rPr>
        <w:pPrChange w:id="204" w:author="Tania Johny" w:date="2015-07-29T15:09:00Z">
          <w:pPr>
            <w:pStyle w:val="ListParagraph"/>
            <w:numPr>
              <w:ilvl w:val="2"/>
              <w:numId w:val="5"/>
            </w:numPr>
            <w:ind w:left="1224" w:hanging="504"/>
            <w:jc w:val="both"/>
          </w:pPr>
        </w:pPrChange>
      </w:pPr>
      <w:r w:rsidRPr="009A7628">
        <w:rPr>
          <w:rFonts w:ascii="Avenir Next Condensed Regular" w:hAnsi="Avenir Next Condensed Regular"/>
          <w:sz w:val="22"/>
          <w:szCs w:val="22"/>
        </w:rPr>
        <w:t>the singular includes the plural and vice versa and the masculine includes the feminine and the neuter genders and vice versa</w:t>
      </w:r>
      <w:r>
        <w:rPr>
          <w:rFonts w:ascii="Avenir Next Condensed Regular" w:hAnsi="Avenir Next Condensed Regular"/>
          <w:sz w:val="22"/>
          <w:szCs w:val="22"/>
        </w:rPr>
        <w:t>;</w:t>
      </w:r>
    </w:p>
    <w:p w14:paraId="30508427" w14:textId="77777777" w:rsidR="009A7628" w:rsidRPr="009A7628" w:rsidRDefault="009A7628">
      <w:pPr>
        <w:ind w:left="1134" w:hanging="1134"/>
        <w:jc w:val="both"/>
        <w:rPr>
          <w:rFonts w:ascii="Avenir Next Condensed Regular" w:hAnsi="Avenir Next Condensed Regular"/>
          <w:sz w:val="22"/>
          <w:szCs w:val="22"/>
        </w:rPr>
        <w:pPrChange w:id="205" w:author="Tania Johny" w:date="2015-07-29T15:09:00Z">
          <w:pPr>
            <w:jc w:val="both"/>
          </w:pPr>
        </w:pPrChange>
      </w:pPr>
    </w:p>
    <w:p w14:paraId="6361C18A" w14:textId="65FC687B" w:rsidR="009A7628" w:rsidRDefault="009A7628">
      <w:pPr>
        <w:pStyle w:val="ListParagraph"/>
        <w:numPr>
          <w:ilvl w:val="2"/>
          <w:numId w:val="5"/>
        </w:numPr>
        <w:ind w:left="1134" w:hanging="1134"/>
        <w:jc w:val="both"/>
        <w:rPr>
          <w:rFonts w:ascii="Avenir Next Condensed Regular" w:hAnsi="Avenir Next Condensed Regular"/>
          <w:sz w:val="22"/>
          <w:szCs w:val="22"/>
        </w:rPr>
        <w:pPrChange w:id="206" w:author="Tania Johny" w:date="2015-07-29T15:09:00Z">
          <w:pPr>
            <w:pStyle w:val="ListParagraph"/>
            <w:numPr>
              <w:ilvl w:val="2"/>
              <w:numId w:val="5"/>
            </w:numPr>
            <w:ind w:left="1224" w:hanging="504"/>
            <w:jc w:val="both"/>
          </w:pPr>
        </w:pPrChange>
      </w:pPr>
      <w:r w:rsidRPr="009A7628">
        <w:rPr>
          <w:rFonts w:ascii="Avenir Next Condensed Regular" w:hAnsi="Avenir Next Condensed Regular"/>
          <w:sz w:val="22"/>
          <w:szCs w:val="22"/>
        </w:rPr>
        <w:t xml:space="preserve">a </w:t>
      </w:r>
      <w:r w:rsidRPr="009A7628">
        <w:rPr>
          <w:rFonts w:ascii="Avenir Next Condensed Regular" w:hAnsi="Avenir Next Condensed Regular"/>
          <w:iCs/>
          <w:sz w:val="22"/>
          <w:szCs w:val="22"/>
        </w:rPr>
        <w:t>person</w:t>
      </w:r>
      <w:r w:rsidRPr="009A7628">
        <w:rPr>
          <w:rFonts w:ascii="Avenir Next Condensed Regular" w:hAnsi="Avenir Next Condensed Regular"/>
          <w:sz w:val="22"/>
          <w:szCs w:val="22"/>
        </w:rPr>
        <w:t xml:space="preserve"> includes natural persons, firms, partnerships, companies, corporations, associations, organisations, governments, states, governmental or state agencies, foundations and trusts (in each case, whether or not having separate legal personality)</w:t>
      </w:r>
      <w:r w:rsidR="009A7E7B" w:rsidRPr="009A7E7B">
        <w:rPr>
          <w:rFonts w:ascii="Avenir Next Condensed Regular" w:hAnsi="Avenir Next Condensed Regular"/>
          <w:sz w:val="22"/>
          <w:szCs w:val="22"/>
        </w:rPr>
        <w:t xml:space="preserve"> </w:t>
      </w:r>
      <w:r w:rsidR="009A7E7B">
        <w:rPr>
          <w:rFonts w:ascii="Avenir Next Condensed Regular" w:hAnsi="Avenir Next Condensed Regular"/>
          <w:sz w:val="22"/>
          <w:szCs w:val="22"/>
        </w:rPr>
        <w:t>their successors and permitted assigns</w:t>
      </w:r>
      <w:r>
        <w:rPr>
          <w:rFonts w:ascii="Avenir Next Condensed Regular" w:hAnsi="Avenir Next Condensed Regular"/>
          <w:sz w:val="22"/>
          <w:szCs w:val="22"/>
        </w:rPr>
        <w:t>;</w:t>
      </w:r>
    </w:p>
    <w:p w14:paraId="26620B32" w14:textId="77777777" w:rsidR="009A7628" w:rsidRPr="009A7628" w:rsidRDefault="009A7628">
      <w:pPr>
        <w:ind w:left="1134" w:hanging="1134"/>
        <w:jc w:val="both"/>
        <w:rPr>
          <w:rFonts w:ascii="Avenir Next Condensed Regular" w:hAnsi="Avenir Next Condensed Regular"/>
          <w:sz w:val="22"/>
          <w:szCs w:val="22"/>
        </w:rPr>
        <w:pPrChange w:id="207" w:author="Tania Johny" w:date="2015-07-29T15:09:00Z">
          <w:pPr>
            <w:jc w:val="both"/>
          </w:pPr>
        </w:pPrChange>
      </w:pPr>
    </w:p>
    <w:p w14:paraId="1F0F4ADB" w14:textId="77777777" w:rsidR="00022BEB" w:rsidRDefault="00022BEB">
      <w:pPr>
        <w:pStyle w:val="ListParagraph"/>
        <w:numPr>
          <w:ilvl w:val="2"/>
          <w:numId w:val="5"/>
        </w:numPr>
        <w:ind w:left="1134" w:hanging="1134"/>
        <w:jc w:val="both"/>
        <w:rPr>
          <w:rFonts w:ascii="Avenir Next Condensed Regular" w:hAnsi="Avenir Next Condensed Regular"/>
          <w:sz w:val="22"/>
          <w:szCs w:val="22"/>
        </w:rPr>
        <w:pPrChange w:id="208" w:author="Tania Johny" w:date="2015-07-29T15:09:00Z">
          <w:pPr>
            <w:pStyle w:val="ListParagraph"/>
            <w:numPr>
              <w:ilvl w:val="2"/>
              <w:numId w:val="5"/>
            </w:numPr>
            <w:ind w:left="1224" w:hanging="504"/>
            <w:jc w:val="both"/>
          </w:pPr>
        </w:pPrChange>
      </w:pPr>
      <w:proofErr w:type="gramStart"/>
      <w:r w:rsidRPr="00022BEB">
        <w:rPr>
          <w:rFonts w:ascii="Avenir Next Condensed Regular" w:hAnsi="Avenir Next Condensed Regular"/>
          <w:sz w:val="22"/>
          <w:szCs w:val="22"/>
        </w:rPr>
        <w:t>a</w:t>
      </w:r>
      <w:proofErr w:type="gramEnd"/>
      <w:r w:rsidRPr="00022BEB">
        <w:rPr>
          <w:rFonts w:ascii="Avenir Next Condensed Regular" w:hAnsi="Avenir Next Condensed Regular"/>
          <w:sz w:val="22"/>
          <w:szCs w:val="22"/>
        </w:rPr>
        <w:t xml:space="preserve"> reference to $. USD$, USD, or dollar shall mean the legal tender currency of the United States of America</w:t>
      </w:r>
      <w:r>
        <w:rPr>
          <w:rFonts w:ascii="Avenir Next Condensed Regular" w:hAnsi="Avenir Next Condensed Regular"/>
          <w:sz w:val="22"/>
          <w:szCs w:val="22"/>
        </w:rPr>
        <w:t>;</w:t>
      </w:r>
    </w:p>
    <w:p w14:paraId="76008DAC" w14:textId="77777777" w:rsidR="00D10F7B" w:rsidRPr="00022BEB" w:rsidRDefault="00D10F7B">
      <w:pPr>
        <w:ind w:left="1134" w:hanging="1134"/>
        <w:jc w:val="both"/>
        <w:rPr>
          <w:rFonts w:ascii="Avenir Next Condensed Regular" w:hAnsi="Avenir Next Condensed Regular"/>
          <w:sz w:val="22"/>
          <w:szCs w:val="22"/>
        </w:rPr>
        <w:pPrChange w:id="209" w:author="Tania Johny" w:date="2015-07-29T15:09:00Z">
          <w:pPr>
            <w:jc w:val="both"/>
          </w:pPr>
        </w:pPrChange>
      </w:pPr>
    </w:p>
    <w:p w14:paraId="6ED860F9" w14:textId="7493AC0B" w:rsidR="00D10F7B" w:rsidRPr="00D10F7B" w:rsidRDefault="00D10F7B">
      <w:pPr>
        <w:pStyle w:val="ListParagraph"/>
        <w:numPr>
          <w:ilvl w:val="2"/>
          <w:numId w:val="5"/>
        </w:numPr>
        <w:ind w:left="1134" w:hanging="1134"/>
        <w:jc w:val="both"/>
        <w:rPr>
          <w:rFonts w:ascii="Avenir Next Condensed Regular" w:hAnsi="Avenir Next Condensed Regular"/>
          <w:sz w:val="22"/>
          <w:szCs w:val="22"/>
        </w:rPr>
        <w:pPrChange w:id="210" w:author="Tania Johny" w:date="2015-07-29T15:09:00Z">
          <w:pPr>
            <w:pStyle w:val="ListParagraph"/>
            <w:numPr>
              <w:ilvl w:val="2"/>
              <w:numId w:val="5"/>
            </w:numPr>
            <w:ind w:left="1224" w:hanging="504"/>
            <w:jc w:val="both"/>
          </w:pPr>
        </w:pPrChange>
      </w:pPr>
      <w:r>
        <w:rPr>
          <w:rFonts w:ascii="Avenir Next Condensed Regular" w:hAnsi="Avenir Next Condensed Regular"/>
          <w:sz w:val="22"/>
          <w:szCs w:val="22"/>
        </w:rPr>
        <w:t>a reference to month or year shall mean calendar month or year respectively;</w:t>
      </w:r>
    </w:p>
    <w:p w14:paraId="20968352" w14:textId="77777777" w:rsidR="00022BEB" w:rsidRPr="00022BEB" w:rsidRDefault="00022BEB">
      <w:pPr>
        <w:ind w:left="1134" w:hanging="1134"/>
        <w:jc w:val="both"/>
        <w:rPr>
          <w:rFonts w:ascii="Avenir Next Condensed Regular" w:hAnsi="Avenir Next Condensed Regular"/>
          <w:sz w:val="22"/>
          <w:szCs w:val="22"/>
        </w:rPr>
        <w:pPrChange w:id="211" w:author="Tania Johny" w:date="2015-07-29T15:09:00Z">
          <w:pPr>
            <w:jc w:val="both"/>
          </w:pPr>
        </w:pPrChange>
      </w:pPr>
    </w:p>
    <w:p w14:paraId="4DCE56C4" w14:textId="77777777" w:rsidR="00022BEB" w:rsidRDefault="00022BEB">
      <w:pPr>
        <w:pStyle w:val="ListParagraph"/>
        <w:numPr>
          <w:ilvl w:val="2"/>
          <w:numId w:val="5"/>
        </w:numPr>
        <w:ind w:left="1134" w:hanging="1134"/>
        <w:jc w:val="both"/>
        <w:rPr>
          <w:rFonts w:ascii="Avenir Next Condensed Regular" w:hAnsi="Avenir Next Condensed Regular"/>
          <w:sz w:val="22"/>
          <w:szCs w:val="22"/>
        </w:rPr>
        <w:pPrChange w:id="212" w:author="Tania Johny" w:date="2015-07-29T15:09:00Z">
          <w:pPr>
            <w:pStyle w:val="ListParagraph"/>
            <w:numPr>
              <w:ilvl w:val="2"/>
              <w:numId w:val="5"/>
            </w:numPr>
            <w:ind w:left="1224" w:hanging="504"/>
            <w:jc w:val="both"/>
          </w:pPr>
        </w:pPrChange>
      </w:pPr>
      <w:r w:rsidRPr="00022BEB">
        <w:rPr>
          <w:rFonts w:ascii="Avenir Next Condensed Regular" w:hAnsi="Avenir Next Condensed Regular"/>
          <w:sz w:val="22"/>
          <w:szCs w:val="22"/>
        </w:rPr>
        <w:lastRenderedPageBreak/>
        <w:t>if a day on or by which an obligation must be performed or an event must occur is not a Business Day, the obligation must be performed or the event must occur on or by the next Business Day</w:t>
      </w:r>
      <w:r>
        <w:rPr>
          <w:rFonts w:ascii="Avenir Next Condensed Regular" w:hAnsi="Avenir Next Condensed Regular"/>
          <w:sz w:val="22"/>
          <w:szCs w:val="22"/>
        </w:rPr>
        <w:t>;</w:t>
      </w:r>
    </w:p>
    <w:p w14:paraId="55940492" w14:textId="77777777" w:rsidR="00022BEB" w:rsidRPr="00022BEB" w:rsidRDefault="00022BEB">
      <w:pPr>
        <w:ind w:left="1134" w:hanging="1134"/>
        <w:jc w:val="both"/>
        <w:rPr>
          <w:rFonts w:ascii="Avenir Next Condensed Regular" w:hAnsi="Avenir Next Condensed Regular"/>
          <w:sz w:val="22"/>
          <w:szCs w:val="22"/>
        </w:rPr>
        <w:pPrChange w:id="213" w:author="Tania Johny" w:date="2015-07-29T15:09:00Z">
          <w:pPr>
            <w:jc w:val="both"/>
          </w:pPr>
        </w:pPrChange>
      </w:pPr>
    </w:p>
    <w:p w14:paraId="2268D483" w14:textId="77777777" w:rsidR="00022BEB" w:rsidRDefault="00022BEB">
      <w:pPr>
        <w:pStyle w:val="ListParagraph"/>
        <w:numPr>
          <w:ilvl w:val="2"/>
          <w:numId w:val="5"/>
        </w:numPr>
        <w:ind w:left="1134" w:hanging="1134"/>
        <w:jc w:val="both"/>
        <w:rPr>
          <w:rFonts w:ascii="Avenir Next Condensed Regular" w:hAnsi="Avenir Next Condensed Regular"/>
          <w:sz w:val="22"/>
          <w:szCs w:val="22"/>
        </w:rPr>
        <w:pPrChange w:id="214" w:author="Tania Johny" w:date="2015-07-29T15:09:00Z">
          <w:pPr>
            <w:pStyle w:val="ListParagraph"/>
            <w:numPr>
              <w:ilvl w:val="2"/>
              <w:numId w:val="5"/>
            </w:numPr>
            <w:ind w:left="1224" w:hanging="504"/>
            <w:jc w:val="both"/>
          </w:pPr>
        </w:pPrChange>
      </w:pPr>
      <w:r w:rsidRPr="00022BEB">
        <w:rPr>
          <w:rFonts w:ascii="Avenir Next Condensed Regular" w:hAnsi="Avenir Next Condensed Regular"/>
          <w:iCs/>
          <w:sz w:val="22"/>
          <w:szCs w:val="22"/>
        </w:rPr>
        <w:t>writing</w:t>
      </w:r>
      <w:r w:rsidRPr="00022BEB">
        <w:rPr>
          <w:rFonts w:ascii="Avenir Next Condensed Regular" w:hAnsi="Avenir Next Condensed Regular"/>
          <w:sz w:val="22"/>
          <w:szCs w:val="22"/>
        </w:rPr>
        <w:t xml:space="preserve"> includes fax transmission</w:t>
      </w:r>
      <w:r>
        <w:rPr>
          <w:rFonts w:ascii="Avenir Next Condensed Regular" w:hAnsi="Avenir Next Condensed Regular"/>
          <w:sz w:val="22"/>
          <w:szCs w:val="22"/>
        </w:rPr>
        <w:t xml:space="preserve"> and electronic mail, but excludes</w:t>
      </w:r>
      <w:r w:rsidRPr="00022BEB">
        <w:rPr>
          <w:rFonts w:ascii="Avenir Next Condensed Regular" w:hAnsi="Avenir Next Condensed Regular"/>
          <w:sz w:val="22"/>
          <w:szCs w:val="22"/>
        </w:rPr>
        <w:t>, SMS</w:t>
      </w:r>
      <w:r>
        <w:rPr>
          <w:rFonts w:ascii="Avenir Next Condensed Regular" w:hAnsi="Avenir Next Condensed Regular"/>
          <w:sz w:val="22"/>
          <w:szCs w:val="22"/>
        </w:rPr>
        <w:t xml:space="preserve"> text messages</w:t>
      </w:r>
      <w:r w:rsidRPr="00022BEB">
        <w:rPr>
          <w:rFonts w:ascii="Avenir Next Condensed Regular" w:hAnsi="Avenir Next Condensed Regular"/>
          <w:sz w:val="22"/>
          <w:szCs w:val="22"/>
        </w:rPr>
        <w:t xml:space="preserve"> and other similar means of communication</w:t>
      </w:r>
      <w:r>
        <w:rPr>
          <w:rFonts w:ascii="Avenir Next Condensed Regular" w:hAnsi="Avenir Next Condensed Regular"/>
          <w:sz w:val="22"/>
          <w:szCs w:val="22"/>
        </w:rPr>
        <w:t>;</w:t>
      </w:r>
    </w:p>
    <w:p w14:paraId="593E5BD4" w14:textId="77777777" w:rsidR="00022BEB" w:rsidRPr="00022BEB" w:rsidRDefault="00022BEB">
      <w:pPr>
        <w:ind w:left="1134" w:hanging="1134"/>
        <w:jc w:val="both"/>
        <w:rPr>
          <w:rFonts w:ascii="Avenir Next Condensed Regular" w:hAnsi="Avenir Next Condensed Regular"/>
          <w:sz w:val="22"/>
          <w:szCs w:val="22"/>
        </w:rPr>
        <w:pPrChange w:id="215" w:author="Tania Johny" w:date="2015-07-29T15:09:00Z">
          <w:pPr>
            <w:jc w:val="both"/>
          </w:pPr>
        </w:pPrChange>
      </w:pPr>
    </w:p>
    <w:p w14:paraId="35D1CEE1" w14:textId="77777777" w:rsidR="00C32A2F" w:rsidRDefault="00C32A2F">
      <w:pPr>
        <w:pStyle w:val="ListParagraph"/>
        <w:numPr>
          <w:ilvl w:val="2"/>
          <w:numId w:val="5"/>
        </w:numPr>
        <w:ind w:left="1134" w:hanging="1134"/>
        <w:jc w:val="both"/>
        <w:rPr>
          <w:rFonts w:ascii="Avenir Next Condensed Regular" w:hAnsi="Avenir Next Condensed Regular"/>
          <w:sz w:val="22"/>
          <w:szCs w:val="22"/>
        </w:rPr>
        <w:pPrChange w:id="216" w:author="Tania Johny" w:date="2015-07-29T15:09:00Z">
          <w:pPr>
            <w:pStyle w:val="ListParagraph"/>
            <w:numPr>
              <w:ilvl w:val="2"/>
              <w:numId w:val="5"/>
            </w:numPr>
            <w:ind w:left="1224" w:hanging="504"/>
            <w:jc w:val="both"/>
          </w:pPr>
        </w:pPrChange>
      </w:pPr>
      <w:r w:rsidRPr="00C32A2F">
        <w:rPr>
          <w:rFonts w:ascii="Avenir Next Condensed Regular" w:hAnsi="Avenir Next Condensed Regular"/>
          <w:sz w:val="22"/>
          <w:szCs w:val="22"/>
        </w:rPr>
        <w:t>the contents page and headings used in this Agreement are inserted for convenience only and shall not affect the interpretation of this Agreement</w:t>
      </w:r>
      <w:r>
        <w:rPr>
          <w:rFonts w:ascii="Avenir Next Condensed Regular" w:hAnsi="Avenir Next Condensed Regular"/>
          <w:sz w:val="22"/>
          <w:szCs w:val="22"/>
        </w:rPr>
        <w:t>;</w:t>
      </w:r>
    </w:p>
    <w:p w14:paraId="39CC93D3" w14:textId="77777777" w:rsidR="00C32A2F" w:rsidRPr="00C32A2F" w:rsidRDefault="00C32A2F">
      <w:pPr>
        <w:ind w:left="1134" w:hanging="1134"/>
        <w:jc w:val="both"/>
        <w:rPr>
          <w:rFonts w:ascii="Avenir Next Condensed Regular" w:hAnsi="Avenir Next Condensed Regular"/>
          <w:sz w:val="22"/>
          <w:szCs w:val="22"/>
        </w:rPr>
        <w:pPrChange w:id="217" w:author="Tania Johny" w:date="2015-07-29T15:09:00Z">
          <w:pPr>
            <w:jc w:val="both"/>
          </w:pPr>
        </w:pPrChange>
      </w:pPr>
    </w:p>
    <w:p w14:paraId="399F21FB" w14:textId="77777777" w:rsidR="004C200A" w:rsidRDefault="004C200A">
      <w:pPr>
        <w:pStyle w:val="ListParagraph"/>
        <w:numPr>
          <w:ilvl w:val="2"/>
          <w:numId w:val="5"/>
        </w:numPr>
        <w:ind w:left="1134" w:hanging="1134"/>
        <w:jc w:val="both"/>
        <w:rPr>
          <w:rFonts w:ascii="Avenir Next Condensed Regular" w:hAnsi="Avenir Next Condensed Regular"/>
          <w:sz w:val="22"/>
          <w:szCs w:val="22"/>
        </w:rPr>
        <w:pPrChange w:id="218" w:author="Tania Johny" w:date="2015-07-29T15:09:00Z">
          <w:pPr>
            <w:pStyle w:val="ListParagraph"/>
            <w:numPr>
              <w:ilvl w:val="2"/>
              <w:numId w:val="5"/>
            </w:numPr>
            <w:ind w:left="1224" w:hanging="504"/>
            <w:jc w:val="both"/>
          </w:pPr>
        </w:pPrChange>
      </w:pPr>
      <w:r w:rsidRPr="004C200A">
        <w:rPr>
          <w:rFonts w:ascii="Avenir Next Condensed Regular" w:hAnsi="Avenir Next Condensed Regular"/>
          <w:sz w:val="22"/>
          <w:szCs w:val="22"/>
        </w:rPr>
        <w:t xml:space="preserve">in this Agreement, any phrase introduced by the words </w:t>
      </w:r>
      <w:r w:rsidRPr="004C200A">
        <w:rPr>
          <w:rFonts w:ascii="Avenir Next Condensed Regular" w:hAnsi="Avenir Next Condensed Regular"/>
          <w:iCs/>
          <w:sz w:val="22"/>
          <w:szCs w:val="22"/>
        </w:rPr>
        <w:t>include</w:t>
      </w:r>
      <w:r w:rsidRPr="004C200A">
        <w:rPr>
          <w:rFonts w:ascii="Avenir Next Condensed Regular" w:hAnsi="Avenir Next Condensed Regular"/>
          <w:sz w:val="22"/>
          <w:szCs w:val="22"/>
        </w:rPr>
        <w:t xml:space="preserve">, </w:t>
      </w:r>
      <w:r w:rsidRPr="004C200A">
        <w:rPr>
          <w:rFonts w:ascii="Avenir Next Condensed Regular" w:hAnsi="Avenir Next Condensed Regular"/>
          <w:iCs/>
          <w:sz w:val="22"/>
          <w:szCs w:val="22"/>
        </w:rPr>
        <w:t>including</w:t>
      </w:r>
      <w:r w:rsidRPr="004C200A">
        <w:rPr>
          <w:rFonts w:ascii="Avenir Next Condensed Regular" w:hAnsi="Avenir Next Condensed Regular"/>
          <w:sz w:val="22"/>
          <w:szCs w:val="22"/>
        </w:rPr>
        <w:t xml:space="preserve">, </w:t>
      </w:r>
      <w:r w:rsidRPr="004C200A">
        <w:rPr>
          <w:rFonts w:ascii="Avenir Next Condensed Regular" w:hAnsi="Avenir Next Condensed Regular"/>
          <w:iCs/>
          <w:sz w:val="22"/>
          <w:szCs w:val="22"/>
        </w:rPr>
        <w:t>includes</w:t>
      </w:r>
      <w:r w:rsidRPr="004C200A">
        <w:rPr>
          <w:rFonts w:ascii="Avenir Next Condensed Regular" w:hAnsi="Avenir Next Condensed Regular"/>
          <w:sz w:val="22"/>
          <w:szCs w:val="22"/>
        </w:rPr>
        <w:t xml:space="preserve"> and </w:t>
      </w:r>
      <w:r w:rsidRPr="004C200A">
        <w:rPr>
          <w:rFonts w:ascii="Avenir Next Condensed Regular" w:hAnsi="Avenir Next Condensed Regular"/>
          <w:iCs/>
          <w:sz w:val="22"/>
          <w:szCs w:val="22"/>
        </w:rPr>
        <w:t>such as</w:t>
      </w:r>
      <w:r w:rsidRPr="004C200A">
        <w:rPr>
          <w:rFonts w:ascii="Avenir Next Condensed Regular" w:hAnsi="Avenir Next Condensed Regular"/>
          <w:sz w:val="22"/>
          <w:szCs w:val="22"/>
        </w:rPr>
        <w:t xml:space="preserve"> are to be construed as illustrative and shall not limit the sense of the words preceding those words</w:t>
      </w:r>
      <w:r>
        <w:rPr>
          <w:rFonts w:ascii="Avenir Next Condensed Regular" w:hAnsi="Avenir Next Condensed Regular"/>
          <w:sz w:val="22"/>
          <w:szCs w:val="22"/>
        </w:rPr>
        <w:t>;</w:t>
      </w:r>
    </w:p>
    <w:p w14:paraId="53355206" w14:textId="77777777" w:rsidR="004C200A" w:rsidRPr="004C200A" w:rsidRDefault="004C200A">
      <w:pPr>
        <w:ind w:left="1134" w:hanging="1134"/>
        <w:jc w:val="both"/>
        <w:rPr>
          <w:rFonts w:ascii="Avenir Next Condensed Regular" w:hAnsi="Avenir Next Condensed Regular"/>
          <w:sz w:val="22"/>
          <w:szCs w:val="22"/>
        </w:rPr>
        <w:pPrChange w:id="219" w:author="Tania Johny" w:date="2015-07-29T15:09:00Z">
          <w:pPr>
            <w:jc w:val="both"/>
          </w:pPr>
        </w:pPrChange>
      </w:pPr>
    </w:p>
    <w:p w14:paraId="69E6A5C6" w14:textId="5BE8624D" w:rsidR="002049B9" w:rsidRDefault="002049B9">
      <w:pPr>
        <w:pStyle w:val="ListParagraph"/>
        <w:numPr>
          <w:ilvl w:val="2"/>
          <w:numId w:val="5"/>
        </w:numPr>
        <w:ind w:left="1134" w:hanging="1134"/>
        <w:jc w:val="both"/>
        <w:rPr>
          <w:rFonts w:ascii="Avenir Next Condensed Regular" w:hAnsi="Avenir Next Condensed Regular"/>
          <w:sz w:val="22"/>
          <w:szCs w:val="22"/>
        </w:rPr>
        <w:pPrChange w:id="220" w:author="Tania Johny" w:date="2015-07-29T15:09:00Z">
          <w:pPr>
            <w:pStyle w:val="ListParagraph"/>
            <w:numPr>
              <w:ilvl w:val="2"/>
              <w:numId w:val="5"/>
            </w:numPr>
            <w:ind w:left="1224" w:hanging="504"/>
            <w:jc w:val="both"/>
          </w:pPr>
        </w:pPrChange>
      </w:pPr>
      <w:r w:rsidRPr="002049B9">
        <w:rPr>
          <w:rFonts w:ascii="Avenir Next Condensed Regular" w:hAnsi="Avenir Next Condensed Regular"/>
          <w:sz w:val="22"/>
          <w:szCs w:val="22"/>
        </w:rPr>
        <w:t xml:space="preserve">a rule of construction does not apply to the disadvantage of a Party because the Party was responsible for the preparation of this </w:t>
      </w:r>
      <w:r w:rsidR="00CB106F">
        <w:rPr>
          <w:rFonts w:ascii="Avenir Next Condensed Regular" w:hAnsi="Avenir Next Condensed Regular"/>
          <w:sz w:val="22"/>
          <w:szCs w:val="22"/>
        </w:rPr>
        <w:t>Agreement or any part of it;</w:t>
      </w:r>
    </w:p>
    <w:p w14:paraId="5331CA81" w14:textId="77777777" w:rsidR="002049B9" w:rsidRPr="002049B9" w:rsidRDefault="002049B9">
      <w:pPr>
        <w:ind w:left="1134" w:hanging="1134"/>
        <w:jc w:val="both"/>
        <w:rPr>
          <w:rFonts w:ascii="Avenir Next Condensed Regular" w:hAnsi="Avenir Next Condensed Regular"/>
          <w:sz w:val="22"/>
          <w:szCs w:val="22"/>
        </w:rPr>
        <w:pPrChange w:id="221" w:author="Tania Johny" w:date="2015-07-29T15:09:00Z">
          <w:pPr>
            <w:jc w:val="both"/>
          </w:pPr>
        </w:pPrChange>
      </w:pPr>
    </w:p>
    <w:p w14:paraId="6FC0ACB0" w14:textId="04C9BA31" w:rsidR="0070213E" w:rsidRDefault="002049B9">
      <w:pPr>
        <w:pStyle w:val="ListParagraph"/>
        <w:numPr>
          <w:ilvl w:val="2"/>
          <w:numId w:val="5"/>
        </w:numPr>
        <w:ind w:left="1134" w:hanging="1134"/>
        <w:jc w:val="both"/>
        <w:rPr>
          <w:rFonts w:ascii="Avenir Next Condensed Regular" w:hAnsi="Avenir Next Condensed Regular"/>
          <w:sz w:val="22"/>
          <w:szCs w:val="22"/>
        </w:rPr>
        <w:pPrChange w:id="222" w:author="Tania Johny" w:date="2015-07-29T15:09:00Z">
          <w:pPr>
            <w:pStyle w:val="ListParagraph"/>
            <w:numPr>
              <w:ilvl w:val="2"/>
              <w:numId w:val="5"/>
            </w:numPr>
            <w:ind w:left="1224" w:hanging="504"/>
            <w:jc w:val="both"/>
          </w:pPr>
        </w:pPrChange>
      </w:pPr>
      <w:proofErr w:type="gramStart"/>
      <w:r w:rsidRPr="002049B9">
        <w:rPr>
          <w:rFonts w:ascii="Avenir Next Condensed Regular" w:hAnsi="Avenir Next Condensed Regular"/>
          <w:sz w:val="22"/>
          <w:szCs w:val="22"/>
        </w:rPr>
        <w:t>t</w:t>
      </w:r>
      <w:r>
        <w:rPr>
          <w:rFonts w:ascii="Avenir Next Condensed Regular" w:hAnsi="Avenir Next Condensed Regular"/>
          <w:sz w:val="22"/>
          <w:szCs w:val="22"/>
        </w:rPr>
        <w:t>his</w:t>
      </w:r>
      <w:proofErr w:type="gramEnd"/>
      <w:r>
        <w:rPr>
          <w:rFonts w:ascii="Avenir Next Condensed Regular" w:hAnsi="Avenir Next Condensed Regular"/>
          <w:sz w:val="22"/>
          <w:szCs w:val="22"/>
        </w:rPr>
        <w:t xml:space="preserve"> Agreement is drafted</w:t>
      </w:r>
      <w:r w:rsidRPr="002049B9">
        <w:rPr>
          <w:rFonts w:ascii="Avenir Next Condensed Regular" w:hAnsi="Avenir Next Condensed Regular"/>
          <w:sz w:val="22"/>
          <w:szCs w:val="22"/>
        </w:rPr>
        <w:t xml:space="preserve"> in the English language. If this Agreement is translated into any language other than English, the English language version will remain the sole authentic text and shall prevail in case of conflict</w:t>
      </w:r>
      <w:r w:rsidR="00CB106F">
        <w:rPr>
          <w:rFonts w:ascii="Avenir Next Condensed Regular" w:hAnsi="Avenir Next Condensed Regular"/>
          <w:sz w:val="22"/>
          <w:szCs w:val="22"/>
        </w:rPr>
        <w:t>;</w:t>
      </w:r>
    </w:p>
    <w:p w14:paraId="49F8915D" w14:textId="77777777" w:rsidR="00CB106F" w:rsidRPr="00CB106F" w:rsidRDefault="00CB106F">
      <w:pPr>
        <w:ind w:left="1134" w:hanging="1134"/>
        <w:jc w:val="both"/>
        <w:rPr>
          <w:rFonts w:ascii="Avenir Next Condensed Regular" w:hAnsi="Avenir Next Condensed Regular"/>
          <w:sz w:val="22"/>
          <w:szCs w:val="22"/>
        </w:rPr>
        <w:pPrChange w:id="223" w:author="Tania Johny" w:date="2015-07-29T15:09:00Z">
          <w:pPr>
            <w:jc w:val="both"/>
          </w:pPr>
        </w:pPrChange>
      </w:pPr>
    </w:p>
    <w:p w14:paraId="6A777B7F" w14:textId="5C064590" w:rsidR="00CB106F" w:rsidRDefault="00CB106F">
      <w:pPr>
        <w:pStyle w:val="ListParagraph"/>
        <w:numPr>
          <w:ilvl w:val="2"/>
          <w:numId w:val="5"/>
        </w:numPr>
        <w:ind w:left="1134" w:hanging="1134"/>
        <w:jc w:val="both"/>
        <w:rPr>
          <w:rFonts w:ascii="Avenir Next Condensed Regular" w:hAnsi="Avenir Next Condensed Regular"/>
          <w:sz w:val="22"/>
          <w:szCs w:val="22"/>
        </w:rPr>
        <w:pPrChange w:id="224" w:author="Tania Johny" w:date="2015-07-29T15:09:00Z">
          <w:pPr>
            <w:pStyle w:val="ListParagraph"/>
            <w:numPr>
              <w:ilvl w:val="2"/>
              <w:numId w:val="5"/>
            </w:numPr>
            <w:ind w:left="1224" w:hanging="504"/>
            <w:jc w:val="both"/>
          </w:pPr>
        </w:pPrChange>
      </w:pPr>
      <w:r w:rsidRPr="00CB106F">
        <w:rPr>
          <w:rFonts w:ascii="Avenir Next Condensed Regular" w:hAnsi="Avenir Next Condensed Regular"/>
          <w:sz w:val="22"/>
          <w:szCs w:val="22"/>
        </w:rPr>
        <w:t>to indemnify any person against any circumstance shall mean indemnifying it and each member of its Group and keeping it and each member of its Group harmless, o</w:t>
      </w:r>
      <w:r w:rsidR="00DF380B">
        <w:rPr>
          <w:rFonts w:ascii="Avenir Next Condensed Regular" w:hAnsi="Avenir Next Condensed Regular"/>
          <w:sz w:val="22"/>
          <w:szCs w:val="22"/>
        </w:rPr>
        <w:t>n an after-tax basis, from all A</w:t>
      </w:r>
      <w:r w:rsidRPr="00CB106F">
        <w:rPr>
          <w:rFonts w:ascii="Avenir Next Condensed Regular" w:hAnsi="Avenir Next Condensed Regular"/>
          <w:sz w:val="22"/>
          <w:szCs w:val="22"/>
        </w:rPr>
        <w:t>ctions made against it or a</w:t>
      </w:r>
      <w:r w:rsidR="00DF380B">
        <w:rPr>
          <w:rFonts w:ascii="Avenir Next Condensed Regular" w:hAnsi="Avenir Next Condensed Regular"/>
          <w:sz w:val="22"/>
          <w:szCs w:val="22"/>
        </w:rPr>
        <w:t>ny member of its Group and all L</w:t>
      </w:r>
      <w:r w:rsidRPr="00CB106F">
        <w:rPr>
          <w:rFonts w:ascii="Avenir Next Condensed Regular" w:hAnsi="Avenir Next Condensed Regular"/>
          <w:sz w:val="22"/>
          <w:szCs w:val="22"/>
        </w:rPr>
        <w:t>osses suffered or incurred by it or any member of its Group as a consequ</w:t>
      </w:r>
      <w:r w:rsidR="00DF380B">
        <w:rPr>
          <w:rFonts w:ascii="Avenir Next Condensed Regular" w:hAnsi="Avenir Next Condensed Regular"/>
          <w:sz w:val="22"/>
          <w:szCs w:val="22"/>
        </w:rPr>
        <w:t>ence of that circumstance, and A</w:t>
      </w:r>
      <w:r w:rsidRPr="00CB106F">
        <w:rPr>
          <w:rFonts w:ascii="Avenir Next Condensed Regular" w:hAnsi="Avenir Next Condensed Regular"/>
          <w:sz w:val="22"/>
          <w:szCs w:val="22"/>
        </w:rPr>
        <w:t>ction shall include any action, proceedings, claim, demand and other legal recourse brought against the party to whom such indemnity is given (the indemnified party) in respect of the subject matter in relation to whi</w:t>
      </w:r>
      <w:r w:rsidR="00DF380B">
        <w:rPr>
          <w:rFonts w:ascii="Avenir Next Condensed Regular" w:hAnsi="Avenir Next Condensed Regular"/>
          <w:sz w:val="22"/>
          <w:szCs w:val="22"/>
        </w:rPr>
        <w:t>ch such indemnity is given and L</w:t>
      </w:r>
      <w:r w:rsidRPr="00CB106F">
        <w:rPr>
          <w:rFonts w:ascii="Avenir Next Condensed Regular" w:hAnsi="Avenir Next Condensed Regular"/>
          <w:sz w:val="22"/>
          <w:szCs w:val="22"/>
        </w:rPr>
        <w:t>osses shall include any liability, damage, loss, compensation, award, cost, expense, charge, fine, penalty and outgoing suffered or incurred by the indemnified party in respect thereof</w:t>
      </w:r>
      <w:r w:rsidR="0020729B">
        <w:rPr>
          <w:rFonts w:ascii="Avenir Next Condensed Regular" w:hAnsi="Avenir Next Condensed Regular"/>
          <w:sz w:val="22"/>
          <w:szCs w:val="22"/>
        </w:rPr>
        <w:t>;</w:t>
      </w:r>
    </w:p>
    <w:p w14:paraId="1ECC432A" w14:textId="77777777" w:rsidR="0020729B" w:rsidRPr="0020729B" w:rsidRDefault="0020729B">
      <w:pPr>
        <w:ind w:left="1134" w:hanging="1134"/>
        <w:jc w:val="both"/>
        <w:rPr>
          <w:rFonts w:ascii="Avenir Next Condensed Regular" w:hAnsi="Avenir Next Condensed Regular"/>
          <w:sz w:val="22"/>
          <w:szCs w:val="22"/>
        </w:rPr>
        <w:pPrChange w:id="225" w:author="Tania Johny" w:date="2015-07-29T15:09:00Z">
          <w:pPr>
            <w:jc w:val="both"/>
          </w:pPr>
        </w:pPrChange>
      </w:pPr>
    </w:p>
    <w:p w14:paraId="706C8556" w14:textId="1CF05478" w:rsidR="00DF380B" w:rsidRPr="00DF380B" w:rsidRDefault="00DF380B">
      <w:pPr>
        <w:pStyle w:val="ListParagraph"/>
        <w:numPr>
          <w:ilvl w:val="2"/>
          <w:numId w:val="5"/>
        </w:numPr>
        <w:ind w:left="1134" w:hanging="1134"/>
        <w:jc w:val="both"/>
        <w:rPr>
          <w:rFonts w:ascii="Avenir Next Condensed Regular" w:hAnsi="Avenir Next Condensed Regular"/>
          <w:sz w:val="22"/>
          <w:szCs w:val="22"/>
        </w:rPr>
        <w:pPrChange w:id="226" w:author="Tania Johny" w:date="2015-07-29T15:09:00Z">
          <w:pPr>
            <w:pStyle w:val="ListParagraph"/>
            <w:numPr>
              <w:ilvl w:val="2"/>
              <w:numId w:val="5"/>
            </w:numPr>
            <w:ind w:left="1224" w:hanging="504"/>
            <w:jc w:val="both"/>
          </w:pPr>
        </w:pPrChange>
      </w:pPr>
      <w:r w:rsidRPr="00DF380B">
        <w:rPr>
          <w:rFonts w:ascii="Avenir Next Condensed Regular" w:hAnsi="Avenir Next Condensed Regular"/>
          <w:sz w:val="22"/>
          <w:szCs w:val="22"/>
        </w:rPr>
        <w:t>references to indemnifying a person for, or calculating any payment to a person by way of indemnity, damages or reimbursement in respect of any Action or Losses on an “after-tax basis” shall be construed as requiring that the calculation of the amount payable shall take into account (</w:t>
      </w:r>
      <w:proofErr w:type="spellStart"/>
      <w:r w:rsidRPr="00DF380B">
        <w:rPr>
          <w:rFonts w:ascii="Avenir Next Condensed Regular" w:hAnsi="Avenir Next Condensed Regular"/>
          <w:sz w:val="22"/>
          <w:szCs w:val="22"/>
        </w:rPr>
        <w:t>i</w:t>
      </w:r>
      <w:proofErr w:type="spellEnd"/>
      <w:r w:rsidRPr="00DF380B">
        <w:rPr>
          <w:rFonts w:ascii="Avenir Next Condensed Regular" w:hAnsi="Avenir Next Condensed Regular"/>
          <w:sz w:val="22"/>
          <w:szCs w:val="22"/>
        </w:rPr>
        <w:t>) the amount of any relief, credit or allowance available for tax purposes to the person suffering such Action or Losses and any reduction of tax otherwise payable by such person which, in each case, arises as a result of the matter giving rise to such payment, and (ii) the amount of any tax which is payable by such person in respect of the receipt of, or the right to receive, such amount</w:t>
      </w:r>
      <w:r>
        <w:rPr>
          <w:rFonts w:ascii="Avenir Next Condensed Regular" w:hAnsi="Avenir Next Condensed Regular"/>
          <w:sz w:val="22"/>
          <w:szCs w:val="22"/>
        </w:rPr>
        <w:t>;</w:t>
      </w:r>
    </w:p>
    <w:p w14:paraId="1F428117" w14:textId="77777777" w:rsidR="0070213E" w:rsidRPr="0070213E" w:rsidRDefault="0070213E" w:rsidP="0070213E">
      <w:pPr>
        <w:jc w:val="both"/>
        <w:rPr>
          <w:rFonts w:ascii="Avenir Next Condensed Regular" w:hAnsi="Avenir Next Condensed Regular"/>
          <w:sz w:val="22"/>
          <w:szCs w:val="22"/>
        </w:rPr>
      </w:pPr>
    </w:p>
    <w:p w14:paraId="70E49551" w14:textId="28BF81F2" w:rsidR="00B70135" w:rsidRPr="00A3732E" w:rsidRDefault="00DF380B">
      <w:pPr>
        <w:pStyle w:val="ListParagraph"/>
        <w:numPr>
          <w:ilvl w:val="0"/>
          <w:numId w:val="5"/>
        </w:numPr>
        <w:ind w:left="1134" w:hanging="1134"/>
        <w:jc w:val="both"/>
        <w:rPr>
          <w:rFonts w:ascii="Avenir Next Condensed Regular" w:hAnsi="Avenir Next Condensed Regular"/>
          <w:b/>
          <w:sz w:val="22"/>
          <w:szCs w:val="22"/>
        </w:rPr>
        <w:pPrChange w:id="227" w:author="Tania Johny" w:date="2015-07-29T15:26:00Z">
          <w:pPr>
            <w:pStyle w:val="ListParagraph"/>
            <w:numPr>
              <w:numId w:val="5"/>
            </w:numPr>
            <w:ind w:left="360" w:hanging="360"/>
            <w:jc w:val="both"/>
          </w:pPr>
        </w:pPrChange>
      </w:pPr>
      <w:r w:rsidRPr="00A3732E">
        <w:rPr>
          <w:rFonts w:ascii="Avenir Next Condensed Regular" w:hAnsi="Avenir Next Condensed Regular"/>
          <w:b/>
          <w:sz w:val="22"/>
          <w:szCs w:val="22"/>
        </w:rPr>
        <w:t>Completion</w:t>
      </w:r>
    </w:p>
    <w:p w14:paraId="119E6707" w14:textId="33C527FE" w:rsidR="00A44916" w:rsidRPr="00A44916" w:rsidRDefault="00A44916">
      <w:pPr>
        <w:ind w:left="1134" w:hanging="1134"/>
        <w:jc w:val="both"/>
        <w:rPr>
          <w:rFonts w:ascii="Avenir Next Condensed Regular" w:hAnsi="Avenir Next Condensed Regular"/>
          <w:sz w:val="22"/>
          <w:szCs w:val="22"/>
        </w:rPr>
        <w:pPrChange w:id="228" w:author="Tania Johny" w:date="2015-07-29T15:26:00Z">
          <w:pPr>
            <w:jc w:val="both"/>
          </w:pPr>
        </w:pPrChange>
      </w:pPr>
    </w:p>
    <w:p w14:paraId="04E331C4" w14:textId="7C96B4B3" w:rsidR="00A44916" w:rsidRDefault="00A3732E">
      <w:pPr>
        <w:pStyle w:val="ListParagraph"/>
        <w:numPr>
          <w:ilvl w:val="1"/>
          <w:numId w:val="5"/>
        </w:numPr>
        <w:ind w:left="1134" w:hanging="1134"/>
        <w:jc w:val="both"/>
        <w:rPr>
          <w:rFonts w:ascii="Avenir Next Condensed Regular" w:hAnsi="Avenir Next Condensed Regular"/>
          <w:sz w:val="22"/>
          <w:szCs w:val="22"/>
        </w:rPr>
        <w:pPrChange w:id="229" w:author="Tania Johny" w:date="2015-07-29T15:26:00Z">
          <w:pPr>
            <w:pStyle w:val="ListParagraph"/>
            <w:numPr>
              <w:ilvl w:val="1"/>
              <w:numId w:val="5"/>
            </w:numPr>
            <w:ind w:left="792" w:hanging="432"/>
            <w:jc w:val="both"/>
          </w:pPr>
        </w:pPrChange>
      </w:pPr>
      <w:r w:rsidRPr="00A3732E">
        <w:rPr>
          <w:rFonts w:ascii="Avenir Next Condensed Regular" w:hAnsi="Avenir Next Condensed Regular"/>
          <w:sz w:val="22"/>
          <w:szCs w:val="22"/>
        </w:rPr>
        <w:t>This Agreement shall have retrospective effect from the date of the Parties herein becoming Shareholders of the Company (unless the context of such retrospective effect would result in a breach of this Agreement by any of the Parties herein)</w:t>
      </w:r>
      <w:r>
        <w:rPr>
          <w:rFonts w:ascii="Avenir Next Condensed Regular" w:hAnsi="Avenir Next Condensed Regular"/>
          <w:sz w:val="22"/>
          <w:szCs w:val="22"/>
        </w:rPr>
        <w:t>.</w:t>
      </w:r>
    </w:p>
    <w:p w14:paraId="717980C1" w14:textId="03C998F1" w:rsidR="00B0714A" w:rsidRPr="00B0714A" w:rsidRDefault="00B0714A">
      <w:pPr>
        <w:ind w:left="1134" w:hanging="1134"/>
        <w:jc w:val="both"/>
        <w:rPr>
          <w:rFonts w:ascii="Avenir Next Condensed Regular" w:hAnsi="Avenir Next Condensed Regular"/>
          <w:sz w:val="22"/>
          <w:szCs w:val="22"/>
        </w:rPr>
        <w:pPrChange w:id="230" w:author="Tania Johny" w:date="2015-07-29T15:26:00Z">
          <w:pPr>
            <w:jc w:val="both"/>
          </w:pPr>
        </w:pPrChange>
      </w:pPr>
    </w:p>
    <w:p w14:paraId="5D4D7169" w14:textId="6DEB67AD" w:rsidR="00B0714A" w:rsidRDefault="00B0714A">
      <w:pPr>
        <w:pStyle w:val="ListParagraph"/>
        <w:numPr>
          <w:ilvl w:val="1"/>
          <w:numId w:val="5"/>
        </w:numPr>
        <w:ind w:left="1134" w:hanging="1134"/>
        <w:jc w:val="both"/>
        <w:rPr>
          <w:rFonts w:ascii="Avenir Next Condensed Regular" w:hAnsi="Avenir Next Condensed Regular"/>
          <w:sz w:val="22"/>
          <w:szCs w:val="22"/>
        </w:rPr>
        <w:pPrChange w:id="231" w:author="Tania Johny" w:date="2015-07-29T15:26:00Z">
          <w:pPr>
            <w:pStyle w:val="ListParagraph"/>
            <w:numPr>
              <w:ilvl w:val="1"/>
              <w:numId w:val="5"/>
            </w:numPr>
            <w:ind w:left="792" w:hanging="432"/>
            <w:jc w:val="both"/>
          </w:pPr>
        </w:pPrChange>
      </w:pPr>
      <w:r w:rsidRPr="00B0714A">
        <w:rPr>
          <w:rFonts w:ascii="Avenir Next Condensed Regular" w:hAnsi="Avenir Next Condensed Regular"/>
          <w:sz w:val="22"/>
          <w:szCs w:val="22"/>
        </w:rPr>
        <w:lastRenderedPageBreak/>
        <w:t>With effect as of the date of this Agreement</w:t>
      </w:r>
      <w:r>
        <w:rPr>
          <w:rFonts w:ascii="Avenir Next Condensed Regular" w:hAnsi="Avenir Next Condensed Regular"/>
          <w:sz w:val="22"/>
          <w:szCs w:val="22"/>
        </w:rPr>
        <w:t>:</w:t>
      </w:r>
    </w:p>
    <w:p w14:paraId="7AF55AF8" w14:textId="77777777" w:rsidR="00B0714A" w:rsidRPr="00B0714A" w:rsidRDefault="00B0714A">
      <w:pPr>
        <w:ind w:left="1134" w:hanging="1134"/>
        <w:jc w:val="both"/>
        <w:rPr>
          <w:rFonts w:ascii="Avenir Next Condensed Regular" w:hAnsi="Avenir Next Condensed Regular"/>
          <w:sz w:val="22"/>
          <w:szCs w:val="22"/>
        </w:rPr>
        <w:pPrChange w:id="232" w:author="Tania Johny" w:date="2015-07-29T15:26:00Z">
          <w:pPr>
            <w:jc w:val="both"/>
          </w:pPr>
        </w:pPrChange>
      </w:pPr>
    </w:p>
    <w:p w14:paraId="22A6A3EC" w14:textId="4EF8361E" w:rsidR="00B0714A" w:rsidRDefault="00B0714A">
      <w:pPr>
        <w:pStyle w:val="ListParagraph"/>
        <w:numPr>
          <w:ilvl w:val="2"/>
          <w:numId w:val="5"/>
        </w:numPr>
        <w:ind w:left="1134" w:hanging="1134"/>
        <w:jc w:val="both"/>
        <w:rPr>
          <w:rFonts w:ascii="Avenir Next Condensed Regular" w:hAnsi="Avenir Next Condensed Regular"/>
          <w:sz w:val="22"/>
          <w:szCs w:val="22"/>
        </w:rPr>
        <w:pPrChange w:id="233" w:author="Tania Johny" w:date="2015-07-29T15:26:00Z">
          <w:pPr>
            <w:pStyle w:val="ListParagraph"/>
            <w:numPr>
              <w:ilvl w:val="2"/>
              <w:numId w:val="5"/>
            </w:numPr>
            <w:ind w:left="1224" w:hanging="504"/>
            <w:jc w:val="both"/>
          </w:pPr>
        </w:pPrChange>
      </w:pPr>
      <w:bookmarkStart w:id="234" w:name="_Ref299211956"/>
      <w:r w:rsidRPr="00B0714A">
        <w:rPr>
          <w:rFonts w:ascii="Avenir Next Condensed Regular" w:hAnsi="Avenir Next Condensed Regular"/>
          <w:sz w:val="22"/>
          <w:szCs w:val="22"/>
        </w:rPr>
        <w:t>the Parties shall procure that all (but not part only, unless the Shareholders shall so agree in writing) of the following business shall be transacted</w:t>
      </w:r>
      <w:r>
        <w:rPr>
          <w:rFonts w:ascii="Avenir Next Condensed Regular" w:hAnsi="Avenir Next Condensed Regular"/>
          <w:sz w:val="22"/>
          <w:szCs w:val="22"/>
        </w:rPr>
        <w:t>:</w:t>
      </w:r>
      <w:bookmarkEnd w:id="234"/>
    </w:p>
    <w:p w14:paraId="6B985B6C" w14:textId="1A072D49" w:rsidR="00B0714A" w:rsidRPr="00B0714A" w:rsidRDefault="00B0714A">
      <w:pPr>
        <w:ind w:left="1134" w:hanging="1134"/>
        <w:jc w:val="both"/>
        <w:rPr>
          <w:rFonts w:ascii="Avenir Next Condensed Regular" w:hAnsi="Avenir Next Condensed Regular"/>
          <w:sz w:val="22"/>
          <w:szCs w:val="22"/>
        </w:rPr>
        <w:pPrChange w:id="235" w:author="Tania Johny" w:date="2015-07-29T15:26:00Z">
          <w:pPr>
            <w:jc w:val="both"/>
          </w:pPr>
        </w:pPrChange>
      </w:pPr>
    </w:p>
    <w:p w14:paraId="169AD7D9" w14:textId="77777777" w:rsidR="000A1AC4" w:rsidRDefault="00B0714A">
      <w:pPr>
        <w:pStyle w:val="ListParagraph"/>
        <w:numPr>
          <w:ilvl w:val="3"/>
          <w:numId w:val="5"/>
        </w:numPr>
        <w:ind w:left="1134" w:hanging="1134"/>
        <w:jc w:val="both"/>
        <w:rPr>
          <w:rFonts w:ascii="Avenir Next Condensed Regular" w:hAnsi="Avenir Next Condensed Regular"/>
          <w:sz w:val="22"/>
          <w:szCs w:val="22"/>
        </w:rPr>
        <w:pPrChange w:id="236" w:author="Tania Johny" w:date="2015-07-29T15:26:00Z">
          <w:pPr>
            <w:pStyle w:val="ListParagraph"/>
            <w:numPr>
              <w:ilvl w:val="3"/>
              <w:numId w:val="5"/>
            </w:numPr>
            <w:ind w:left="1728" w:hanging="648"/>
            <w:jc w:val="both"/>
          </w:pPr>
        </w:pPrChange>
      </w:pPr>
      <w:r w:rsidRPr="00B0714A">
        <w:rPr>
          <w:rFonts w:ascii="Avenir Next Condensed Regular" w:hAnsi="Avenir Next Condensed Regular"/>
          <w:sz w:val="22"/>
          <w:szCs w:val="22"/>
        </w:rPr>
        <w:t>a general meeting of the Company</w:t>
      </w:r>
      <w:r w:rsidR="00F25F67">
        <w:rPr>
          <w:rFonts w:ascii="Avenir Next Condensed Regular" w:hAnsi="Avenir Next Condensed Regular"/>
          <w:sz w:val="22"/>
          <w:szCs w:val="22"/>
        </w:rPr>
        <w:t xml:space="preserve"> </w:t>
      </w:r>
      <w:r w:rsidRPr="00B0714A">
        <w:rPr>
          <w:rFonts w:ascii="Avenir Next Condensed Regular" w:hAnsi="Avenir Next Condensed Regular"/>
          <w:sz w:val="22"/>
          <w:szCs w:val="22"/>
        </w:rPr>
        <w:t>is convened and held,</w:t>
      </w:r>
      <w:r w:rsidR="000A1AC4">
        <w:rPr>
          <w:rFonts w:ascii="Avenir Next Condensed Regular" w:hAnsi="Avenir Next Condensed Regular"/>
          <w:sz w:val="22"/>
          <w:szCs w:val="22"/>
        </w:rPr>
        <w:t xml:space="preserve"> so that:</w:t>
      </w:r>
    </w:p>
    <w:p w14:paraId="2A65EC66" w14:textId="77777777" w:rsidR="000A1AC4" w:rsidRPr="000A1AC4" w:rsidRDefault="000A1AC4">
      <w:pPr>
        <w:ind w:left="1134" w:hanging="1134"/>
        <w:jc w:val="both"/>
        <w:rPr>
          <w:rFonts w:ascii="Avenir Next Condensed Regular" w:hAnsi="Avenir Next Condensed Regular"/>
          <w:sz w:val="22"/>
          <w:szCs w:val="22"/>
        </w:rPr>
        <w:pPrChange w:id="237" w:author="Tania Johny" w:date="2015-07-29T15:26:00Z">
          <w:pPr>
            <w:jc w:val="both"/>
          </w:pPr>
        </w:pPrChange>
      </w:pPr>
    </w:p>
    <w:p w14:paraId="66B9225A" w14:textId="76F66D41" w:rsidR="000A1AC4" w:rsidRDefault="000A1AC4">
      <w:pPr>
        <w:pStyle w:val="ListParagraph"/>
        <w:numPr>
          <w:ilvl w:val="4"/>
          <w:numId w:val="5"/>
        </w:numPr>
        <w:ind w:left="1134" w:hanging="1134"/>
        <w:jc w:val="both"/>
        <w:rPr>
          <w:rFonts w:ascii="Avenir Next Condensed Regular" w:hAnsi="Avenir Next Condensed Regular"/>
          <w:sz w:val="22"/>
          <w:szCs w:val="22"/>
        </w:rPr>
        <w:pPrChange w:id="238" w:author="Tania Johny" w:date="2015-07-29T15:26:00Z">
          <w:pPr>
            <w:pStyle w:val="ListParagraph"/>
            <w:numPr>
              <w:ilvl w:val="4"/>
              <w:numId w:val="5"/>
            </w:numPr>
            <w:ind w:left="2232" w:hanging="792"/>
            <w:jc w:val="both"/>
          </w:pPr>
        </w:pPrChange>
      </w:pPr>
      <w:r>
        <w:rPr>
          <w:rFonts w:ascii="Avenir Next Condensed Regular" w:hAnsi="Avenir Next Condensed Regular"/>
          <w:sz w:val="22"/>
          <w:szCs w:val="22"/>
        </w:rPr>
        <w:t>approval and entering into this Agreement by the Company is ratified;</w:t>
      </w:r>
    </w:p>
    <w:p w14:paraId="6767BBFF" w14:textId="77777777" w:rsidR="000A1AC4" w:rsidRPr="000A1AC4" w:rsidRDefault="000A1AC4">
      <w:pPr>
        <w:ind w:left="1134" w:hanging="1134"/>
        <w:jc w:val="both"/>
        <w:rPr>
          <w:rFonts w:ascii="Avenir Next Condensed Regular" w:hAnsi="Avenir Next Condensed Regular"/>
          <w:sz w:val="22"/>
          <w:szCs w:val="22"/>
        </w:rPr>
        <w:pPrChange w:id="239" w:author="Tania Johny" w:date="2015-07-29T15:26:00Z">
          <w:pPr>
            <w:jc w:val="both"/>
          </w:pPr>
        </w:pPrChange>
      </w:pPr>
    </w:p>
    <w:p w14:paraId="3A501BF9" w14:textId="77777777" w:rsidR="000A1AC4" w:rsidRDefault="000A1AC4">
      <w:pPr>
        <w:pStyle w:val="ListParagraph"/>
        <w:numPr>
          <w:ilvl w:val="4"/>
          <w:numId w:val="5"/>
        </w:numPr>
        <w:ind w:left="1134" w:hanging="1134"/>
        <w:jc w:val="both"/>
        <w:rPr>
          <w:rFonts w:ascii="Avenir Next Condensed Regular" w:hAnsi="Avenir Next Condensed Regular"/>
          <w:sz w:val="22"/>
          <w:szCs w:val="22"/>
        </w:rPr>
        <w:pPrChange w:id="240" w:author="Tania Johny" w:date="2015-07-29T15:26:00Z">
          <w:pPr>
            <w:pStyle w:val="ListParagraph"/>
            <w:numPr>
              <w:ilvl w:val="4"/>
              <w:numId w:val="5"/>
            </w:numPr>
            <w:ind w:left="2232" w:hanging="792"/>
            <w:jc w:val="both"/>
          </w:pPr>
        </w:pPrChange>
      </w:pPr>
      <w:r>
        <w:rPr>
          <w:rFonts w:ascii="Avenir Next Condensed Regular" w:hAnsi="Avenir Next Condensed Regular"/>
          <w:sz w:val="22"/>
          <w:szCs w:val="22"/>
        </w:rPr>
        <w:t>i</w:t>
      </w:r>
      <w:r w:rsidRPr="00FB5444">
        <w:rPr>
          <w:rFonts w:ascii="Avenir Next Condensed Regular" w:hAnsi="Avenir Next Condensed Regular"/>
          <w:sz w:val="22"/>
          <w:szCs w:val="22"/>
        </w:rPr>
        <w:t>f there is any conflict, ambiguity or discrepancy between the provis</w:t>
      </w:r>
      <w:r>
        <w:rPr>
          <w:rFonts w:ascii="Avenir Next Condensed Regular" w:hAnsi="Avenir Next Condensed Regular"/>
          <w:sz w:val="22"/>
          <w:szCs w:val="22"/>
        </w:rPr>
        <w:t>ions of this Agreement and the A</w:t>
      </w:r>
      <w:r w:rsidRPr="00FB5444">
        <w:rPr>
          <w:rFonts w:ascii="Avenir Next Condensed Regular" w:hAnsi="Avenir Next Condensed Regular"/>
          <w:sz w:val="22"/>
          <w:szCs w:val="22"/>
        </w:rPr>
        <w:t>rticles, or other corporate documents,</w:t>
      </w:r>
      <w:r>
        <w:rPr>
          <w:rFonts w:ascii="Avenir Next Condensed Regular" w:hAnsi="Avenir Next Condensed Regular"/>
          <w:sz w:val="22"/>
          <w:szCs w:val="22"/>
        </w:rPr>
        <w:t xml:space="preserve"> </w:t>
      </w:r>
      <w:r w:rsidRPr="00460432">
        <w:rPr>
          <w:rFonts w:ascii="Avenir Next Condensed Regular" w:hAnsi="Avenir Next Condensed Regular"/>
          <w:sz w:val="22"/>
          <w:szCs w:val="22"/>
        </w:rPr>
        <w:t>the Articles</w:t>
      </w:r>
      <w:r w:rsidRPr="00FB5444">
        <w:rPr>
          <w:rFonts w:ascii="Avenir Next Condensed Regular" w:hAnsi="Avenir Next Condensed Regular"/>
          <w:sz w:val="22"/>
          <w:szCs w:val="22"/>
        </w:rPr>
        <w:t>, or other corporate documents,</w:t>
      </w:r>
      <w:r w:rsidRPr="00460432">
        <w:rPr>
          <w:rFonts w:ascii="Avenir Next Condensed Regular" w:hAnsi="Avenir Next Condensed Regular"/>
          <w:sz w:val="22"/>
          <w:szCs w:val="22"/>
        </w:rPr>
        <w:t xml:space="preserve"> are altered to accord with the provisions of this</w:t>
      </w:r>
      <w:r>
        <w:rPr>
          <w:rFonts w:ascii="Avenir Next Condensed Regular" w:hAnsi="Avenir Next Condensed Regular"/>
          <w:sz w:val="22"/>
          <w:szCs w:val="22"/>
        </w:rPr>
        <w:t xml:space="preserve"> Agreement, which shall prevail;</w:t>
      </w:r>
    </w:p>
    <w:p w14:paraId="7FCC3101" w14:textId="77777777" w:rsidR="000A1AC4" w:rsidRPr="000A1AC4" w:rsidRDefault="000A1AC4" w:rsidP="000A1AC4">
      <w:pPr>
        <w:jc w:val="both"/>
        <w:rPr>
          <w:rFonts w:ascii="Avenir Next Condensed Regular" w:hAnsi="Avenir Next Condensed Regular"/>
          <w:sz w:val="22"/>
          <w:szCs w:val="22"/>
        </w:rPr>
      </w:pPr>
    </w:p>
    <w:p w14:paraId="2CEDDAA3" w14:textId="578A10F3" w:rsidR="000A1AC4" w:rsidRDefault="000A1AC4">
      <w:pPr>
        <w:pStyle w:val="ListParagraph"/>
        <w:numPr>
          <w:ilvl w:val="4"/>
          <w:numId w:val="5"/>
        </w:numPr>
        <w:ind w:left="1134" w:hanging="1134"/>
        <w:jc w:val="both"/>
        <w:rPr>
          <w:rFonts w:ascii="Avenir Next Condensed Regular" w:hAnsi="Avenir Next Condensed Regular"/>
          <w:sz w:val="22"/>
          <w:szCs w:val="22"/>
        </w:rPr>
        <w:pPrChange w:id="241" w:author="Tania Johny" w:date="2015-07-29T15:27:00Z">
          <w:pPr>
            <w:pStyle w:val="ListParagraph"/>
            <w:numPr>
              <w:ilvl w:val="4"/>
              <w:numId w:val="5"/>
            </w:numPr>
            <w:ind w:left="2232" w:hanging="792"/>
            <w:jc w:val="both"/>
          </w:pPr>
        </w:pPrChange>
      </w:pPr>
      <w:r>
        <w:rPr>
          <w:rFonts w:ascii="Avenir Next Condensed Regular" w:hAnsi="Avenir Next Condensed Regular"/>
          <w:sz w:val="22"/>
          <w:szCs w:val="22"/>
        </w:rPr>
        <w:t>the Shareholders agree</w:t>
      </w:r>
      <w:r w:rsidRPr="007717FE">
        <w:rPr>
          <w:rFonts w:ascii="Avenir Next Condensed Regular" w:hAnsi="Avenir Next Condensed Regular"/>
          <w:sz w:val="22"/>
          <w:szCs w:val="22"/>
        </w:rPr>
        <w:t xml:space="preserve"> with the others that it will not exercise any rights conferred on it by the Articles which are or may be inconsistent with its rights or o</w:t>
      </w:r>
      <w:r>
        <w:rPr>
          <w:rFonts w:ascii="Avenir Next Condensed Regular" w:hAnsi="Avenir Next Condensed Regular"/>
          <w:sz w:val="22"/>
          <w:szCs w:val="22"/>
        </w:rPr>
        <w:t>bligations under this Agreement; and</w:t>
      </w:r>
    </w:p>
    <w:p w14:paraId="07267325" w14:textId="77777777" w:rsidR="000A1AC4" w:rsidRPr="000A1AC4" w:rsidRDefault="000A1AC4">
      <w:pPr>
        <w:ind w:left="1134" w:hanging="1134"/>
        <w:jc w:val="both"/>
        <w:rPr>
          <w:rFonts w:ascii="Avenir Next Condensed Regular" w:hAnsi="Avenir Next Condensed Regular"/>
          <w:sz w:val="22"/>
          <w:szCs w:val="22"/>
        </w:rPr>
        <w:pPrChange w:id="242" w:author="Tania Johny" w:date="2015-07-29T15:27:00Z">
          <w:pPr>
            <w:jc w:val="both"/>
          </w:pPr>
        </w:pPrChange>
      </w:pPr>
    </w:p>
    <w:p w14:paraId="62406918" w14:textId="795AB9B9" w:rsidR="008B5BBA" w:rsidRDefault="000A1AC4">
      <w:pPr>
        <w:pStyle w:val="ListParagraph"/>
        <w:numPr>
          <w:ilvl w:val="4"/>
          <w:numId w:val="5"/>
        </w:numPr>
        <w:ind w:left="1134" w:hanging="1134"/>
        <w:jc w:val="both"/>
        <w:rPr>
          <w:rFonts w:ascii="Avenir Next Condensed Regular" w:hAnsi="Avenir Next Condensed Regular"/>
          <w:sz w:val="22"/>
          <w:szCs w:val="22"/>
        </w:rPr>
        <w:pPrChange w:id="243" w:author="Tania Johny" w:date="2015-07-29T15:27:00Z">
          <w:pPr>
            <w:pStyle w:val="ListParagraph"/>
            <w:numPr>
              <w:ilvl w:val="4"/>
              <w:numId w:val="5"/>
            </w:numPr>
            <w:ind w:left="2232" w:hanging="792"/>
            <w:jc w:val="both"/>
          </w:pPr>
        </w:pPrChange>
      </w:pPr>
      <w:r>
        <w:rPr>
          <w:rFonts w:ascii="Avenir Next Condensed Regular" w:hAnsi="Avenir Next Condensed Regular"/>
          <w:sz w:val="22"/>
          <w:szCs w:val="22"/>
        </w:rPr>
        <w:t xml:space="preserve"> the Shareholders agree that they and the Company</w:t>
      </w:r>
      <w:r w:rsidRPr="007717FE">
        <w:rPr>
          <w:rFonts w:ascii="Avenir Next Condensed Regular" w:hAnsi="Avenir Next Condensed Regular"/>
          <w:sz w:val="22"/>
          <w:szCs w:val="22"/>
        </w:rPr>
        <w:t xml:space="preserve"> shall procure that, where relevant, the articles of association of any Subsidiary are in like form to the Articles, with the intention that such articles of association shall provide (so far as possible) the same protections for the Shareholders a</w:t>
      </w:r>
      <w:r>
        <w:rPr>
          <w:rFonts w:ascii="Avenir Next Condensed Regular" w:hAnsi="Avenir Next Condensed Regular"/>
          <w:sz w:val="22"/>
          <w:szCs w:val="22"/>
        </w:rPr>
        <w:t xml:space="preserve">s are provided by the Articles, </w:t>
      </w:r>
      <w:r w:rsidRPr="007717FE">
        <w:rPr>
          <w:rFonts w:ascii="Avenir Next Condensed Regular" w:hAnsi="Avenir Next Condensed Regular"/>
          <w:sz w:val="22"/>
          <w:szCs w:val="22"/>
        </w:rPr>
        <w:t>including provisions for the appointment of directors by the Sh</w:t>
      </w:r>
      <w:r>
        <w:rPr>
          <w:rFonts w:ascii="Avenir Next Condensed Regular" w:hAnsi="Avenir Next Condensed Regular"/>
          <w:sz w:val="22"/>
          <w:szCs w:val="22"/>
        </w:rPr>
        <w:t>areholders and Reserved Matters.</w:t>
      </w:r>
    </w:p>
    <w:p w14:paraId="56F93B8B" w14:textId="4C3410FD" w:rsidR="00B0714A" w:rsidRPr="00B0714A" w:rsidRDefault="00B0714A">
      <w:pPr>
        <w:ind w:left="1134" w:hanging="1134"/>
        <w:jc w:val="both"/>
        <w:rPr>
          <w:rFonts w:ascii="Avenir Next Condensed Regular" w:hAnsi="Avenir Next Condensed Regular"/>
          <w:sz w:val="22"/>
          <w:szCs w:val="22"/>
        </w:rPr>
        <w:pPrChange w:id="244" w:author="Tania Johny" w:date="2015-07-29T15:27:00Z">
          <w:pPr>
            <w:jc w:val="both"/>
          </w:pPr>
        </w:pPrChange>
      </w:pPr>
    </w:p>
    <w:p w14:paraId="4F0B59DC" w14:textId="77777777" w:rsidR="000A1AC4" w:rsidRDefault="00B0714A">
      <w:pPr>
        <w:pStyle w:val="ListParagraph"/>
        <w:numPr>
          <w:ilvl w:val="3"/>
          <w:numId w:val="5"/>
        </w:numPr>
        <w:ind w:left="1134" w:hanging="1134"/>
        <w:jc w:val="both"/>
        <w:rPr>
          <w:rFonts w:ascii="Avenir Next Condensed Regular" w:hAnsi="Avenir Next Condensed Regular"/>
          <w:sz w:val="22"/>
          <w:szCs w:val="22"/>
        </w:rPr>
        <w:pPrChange w:id="245" w:author="Tania Johny" w:date="2015-07-29T15:27:00Z">
          <w:pPr>
            <w:pStyle w:val="ListParagraph"/>
            <w:numPr>
              <w:ilvl w:val="3"/>
              <w:numId w:val="5"/>
            </w:numPr>
            <w:ind w:left="1728" w:hanging="648"/>
            <w:jc w:val="both"/>
          </w:pPr>
        </w:pPrChange>
      </w:pPr>
      <w:r w:rsidRPr="00B0714A">
        <w:rPr>
          <w:rFonts w:ascii="Avenir Next Condensed Regular" w:hAnsi="Avenir Next Condensed Regular"/>
          <w:sz w:val="22"/>
          <w:szCs w:val="22"/>
        </w:rPr>
        <w:t>a Board Meeting is convened and held at which</w:t>
      </w:r>
      <w:bookmarkStart w:id="246" w:name="_DV_M212"/>
      <w:bookmarkStart w:id="247" w:name="_DV_M213"/>
      <w:bookmarkEnd w:id="246"/>
      <w:bookmarkEnd w:id="247"/>
    </w:p>
    <w:p w14:paraId="1DD20B44" w14:textId="77777777" w:rsidR="000A1AC4" w:rsidRPr="000A1AC4" w:rsidRDefault="000A1AC4">
      <w:pPr>
        <w:ind w:left="1134" w:hanging="1134"/>
        <w:jc w:val="both"/>
        <w:rPr>
          <w:rFonts w:ascii="Avenir Next Condensed Regular" w:hAnsi="Avenir Next Condensed Regular"/>
          <w:sz w:val="22"/>
          <w:szCs w:val="22"/>
        </w:rPr>
        <w:pPrChange w:id="248" w:author="Tania Johny" w:date="2015-07-29T15:27:00Z">
          <w:pPr>
            <w:jc w:val="both"/>
          </w:pPr>
        </w:pPrChange>
      </w:pPr>
    </w:p>
    <w:p w14:paraId="04BA29A2" w14:textId="51613D96" w:rsidR="000A1AC4" w:rsidRDefault="000A1AC4">
      <w:pPr>
        <w:pStyle w:val="ListParagraph"/>
        <w:numPr>
          <w:ilvl w:val="4"/>
          <w:numId w:val="5"/>
        </w:numPr>
        <w:ind w:left="1134" w:hanging="1134"/>
        <w:jc w:val="both"/>
        <w:rPr>
          <w:rFonts w:ascii="Avenir Next Condensed Regular" w:hAnsi="Avenir Next Condensed Regular"/>
          <w:sz w:val="22"/>
          <w:szCs w:val="22"/>
        </w:rPr>
        <w:pPrChange w:id="249" w:author="Tania Johny" w:date="2015-07-29T15:27:00Z">
          <w:pPr>
            <w:pStyle w:val="ListParagraph"/>
            <w:numPr>
              <w:ilvl w:val="4"/>
              <w:numId w:val="5"/>
            </w:numPr>
            <w:ind w:left="2232" w:hanging="792"/>
            <w:jc w:val="both"/>
          </w:pPr>
        </w:pPrChange>
      </w:pPr>
      <w:r>
        <w:rPr>
          <w:rFonts w:ascii="Avenir Next Condensed Regular" w:hAnsi="Avenir Next Condensed Regular"/>
          <w:sz w:val="22"/>
          <w:szCs w:val="22"/>
        </w:rPr>
        <w:t>approval and entering into this Agreement by the Company is ratified;</w:t>
      </w:r>
    </w:p>
    <w:p w14:paraId="74DBD788" w14:textId="77777777" w:rsidR="000A1AC4" w:rsidRPr="000A1AC4" w:rsidRDefault="000A1AC4">
      <w:pPr>
        <w:ind w:left="1134" w:hanging="1134"/>
        <w:jc w:val="both"/>
        <w:rPr>
          <w:rFonts w:ascii="Avenir Next Condensed Regular" w:hAnsi="Avenir Next Condensed Regular"/>
          <w:sz w:val="22"/>
          <w:szCs w:val="22"/>
        </w:rPr>
        <w:pPrChange w:id="250" w:author="Tania Johny" w:date="2015-07-29T15:27:00Z">
          <w:pPr>
            <w:jc w:val="both"/>
          </w:pPr>
        </w:pPrChange>
      </w:pPr>
    </w:p>
    <w:p w14:paraId="4919F35E" w14:textId="4A40C7CA" w:rsidR="00B0714A" w:rsidRDefault="00B0714A">
      <w:pPr>
        <w:pStyle w:val="ListParagraph"/>
        <w:numPr>
          <w:ilvl w:val="4"/>
          <w:numId w:val="5"/>
        </w:numPr>
        <w:ind w:left="1134" w:hanging="1134"/>
        <w:jc w:val="both"/>
        <w:rPr>
          <w:rFonts w:ascii="Avenir Next Condensed Regular" w:hAnsi="Avenir Next Condensed Regular"/>
          <w:sz w:val="22"/>
          <w:szCs w:val="22"/>
        </w:rPr>
        <w:pPrChange w:id="251" w:author="Tania Johny" w:date="2015-07-29T15:27:00Z">
          <w:pPr>
            <w:pStyle w:val="ListParagraph"/>
            <w:numPr>
              <w:ilvl w:val="4"/>
              <w:numId w:val="5"/>
            </w:numPr>
            <w:ind w:left="2232" w:hanging="792"/>
            <w:jc w:val="both"/>
          </w:pPr>
        </w:pPrChange>
      </w:pPr>
      <w:proofErr w:type="gramStart"/>
      <w:r w:rsidRPr="00B0714A">
        <w:rPr>
          <w:rFonts w:ascii="Avenir Next Condensed Regular" w:hAnsi="Avenir Next Condensed Regular"/>
          <w:sz w:val="22"/>
          <w:szCs w:val="22"/>
        </w:rPr>
        <w:t>th</w:t>
      </w:r>
      <w:r w:rsidR="00FF27F2">
        <w:rPr>
          <w:rFonts w:ascii="Avenir Next Condensed Regular" w:hAnsi="Avenir Next Condensed Regular"/>
          <w:sz w:val="22"/>
          <w:szCs w:val="22"/>
        </w:rPr>
        <w:t>e</w:t>
      </w:r>
      <w:proofErr w:type="gramEnd"/>
      <w:r w:rsidR="00FF27F2">
        <w:rPr>
          <w:rFonts w:ascii="Avenir Next Condensed Regular" w:hAnsi="Avenir Next Condensed Regular"/>
          <w:sz w:val="22"/>
          <w:szCs w:val="22"/>
        </w:rPr>
        <w:t xml:space="preserve"> persons referred to in clause </w:t>
      </w:r>
      <w:r w:rsidR="00FF27F2">
        <w:rPr>
          <w:rFonts w:ascii="Avenir Next Condensed Regular" w:hAnsi="Avenir Next Condensed Regular"/>
          <w:sz w:val="22"/>
          <w:szCs w:val="22"/>
        </w:rPr>
        <w:fldChar w:fldCharType="begin"/>
      </w:r>
      <w:r w:rsidR="00FF27F2">
        <w:rPr>
          <w:rFonts w:ascii="Avenir Next Condensed Regular" w:hAnsi="Avenir Next Condensed Regular"/>
          <w:sz w:val="22"/>
          <w:szCs w:val="22"/>
        </w:rPr>
        <w:instrText xml:space="preserve"> REF _Ref299211854 \r \h </w:instrText>
      </w:r>
      <w:r w:rsidR="00FF27F2">
        <w:rPr>
          <w:rFonts w:ascii="Avenir Next Condensed Regular" w:hAnsi="Avenir Next Condensed Regular"/>
          <w:sz w:val="22"/>
          <w:szCs w:val="22"/>
        </w:rPr>
      </w:r>
      <w:r w:rsidR="00FF27F2">
        <w:rPr>
          <w:rFonts w:ascii="Avenir Next Condensed Regular" w:hAnsi="Avenir Next Condensed Regular"/>
          <w:sz w:val="22"/>
          <w:szCs w:val="22"/>
        </w:rPr>
        <w:fldChar w:fldCharType="separate"/>
      </w:r>
      <w:r w:rsidR="00FF27F2">
        <w:rPr>
          <w:rFonts w:ascii="Avenir Next Condensed Regular" w:hAnsi="Avenir Next Condensed Regular"/>
          <w:sz w:val="22"/>
          <w:szCs w:val="22"/>
        </w:rPr>
        <w:t>5.3</w:t>
      </w:r>
      <w:r w:rsidR="00FF27F2">
        <w:rPr>
          <w:rFonts w:ascii="Avenir Next Condensed Regular" w:hAnsi="Avenir Next Condensed Regular"/>
          <w:sz w:val="22"/>
          <w:szCs w:val="22"/>
        </w:rPr>
        <w:fldChar w:fldCharType="end"/>
      </w:r>
      <w:r w:rsidR="000847CB">
        <w:rPr>
          <w:rFonts w:ascii="Avenir Next Condensed Regular" w:hAnsi="Avenir Next Condensed Regular"/>
          <w:sz w:val="22"/>
          <w:szCs w:val="22"/>
        </w:rPr>
        <w:t xml:space="preserve"> </w:t>
      </w:r>
      <w:r w:rsidRPr="00B0714A">
        <w:rPr>
          <w:rFonts w:ascii="Avenir Next Condensed Regular" w:hAnsi="Avenir Next Condensed Regular"/>
          <w:sz w:val="22"/>
          <w:szCs w:val="22"/>
        </w:rPr>
        <w:t>(where such persons are not already Directors) shall be appointed as Directors</w:t>
      </w:r>
      <w:r w:rsidR="000847CB">
        <w:rPr>
          <w:rFonts w:ascii="Avenir Next Condensed Regular" w:hAnsi="Avenir Next Condensed Regular"/>
          <w:sz w:val="22"/>
          <w:szCs w:val="22"/>
        </w:rPr>
        <w:t>.</w:t>
      </w:r>
    </w:p>
    <w:p w14:paraId="634897B3" w14:textId="77777777" w:rsidR="000847CB" w:rsidRPr="000847CB" w:rsidRDefault="000847CB">
      <w:pPr>
        <w:ind w:left="1134" w:hanging="1134"/>
        <w:jc w:val="both"/>
        <w:rPr>
          <w:rFonts w:ascii="Avenir Next Condensed Regular" w:hAnsi="Avenir Next Condensed Regular"/>
          <w:sz w:val="22"/>
          <w:szCs w:val="22"/>
        </w:rPr>
        <w:pPrChange w:id="252" w:author="Tania Johny" w:date="2015-07-29T15:27:00Z">
          <w:pPr>
            <w:jc w:val="both"/>
          </w:pPr>
        </w:pPrChange>
      </w:pPr>
    </w:p>
    <w:p w14:paraId="5DF8CE73" w14:textId="659BAB35" w:rsidR="00B0714A" w:rsidRPr="008921B3" w:rsidRDefault="000847CB">
      <w:pPr>
        <w:pStyle w:val="ListParagraph"/>
        <w:numPr>
          <w:ilvl w:val="2"/>
          <w:numId w:val="5"/>
        </w:numPr>
        <w:ind w:left="1134" w:hanging="1134"/>
        <w:jc w:val="both"/>
        <w:rPr>
          <w:rFonts w:ascii="Avenir Next Condensed Regular" w:hAnsi="Avenir Next Condensed Regular"/>
          <w:sz w:val="22"/>
          <w:szCs w:val="22"/>
        </w:rPr>
        <w:pPrChange w:id="253" w:author="Tania Johny" w:date="2015-07-29T15:27:00Z">
          <w:pPr>
            <w:pStyle w:val="ListParagraph"/>
            <w:numPr>
              <w:ilvl w:val="2"/>
              <w:numId w:val="5"/>
            </w:numPr>
            <w:ind w:left="1224" w:hanging="504"/>
            <w:jc w:val="both"/>
          </w:pPr>
        </w:pPrChange>
      </w:pPr>
      <w:proofErr w:type="gramStart"/>
      <w:r w:rsidRPr="000847CB">
        <w:rPr>
          <w:rFonts w:ascii="Avenir Next Condensed Regular" w:hAnsi="Avenir Next Condensed Regular"/>
          <w:sz w:val="22"/>
          <w:szCs w:val="22"/>
        </w:rPr>
        <w:t>the</w:t>
      </w:r>
      <w:proofErr w:type="gramEnd"/>
      <w:r w:rsidRPr="000847CB">
        <w:rPr>
          <w:rFonts w:ascii="Avenir Next Condensed Regular" w:hAnsi="Avenir Next Condensed Regular"/>
          <w:sz w:val="22"/>
          <w:szCs w:val="22"/>
        </w:rPr>
        <w:t xml:space="preserve"> Parties shall procure that the Company calls for an Shareholders’ Meeting (which has been duly conve</w:t>
      </w:r>
      <w:r w:rsidR="00A07CB2">
        <w:rPr>
          <w:rFonts w:ascii="Avenir Next Condensed Regular" w:hAnsi="Avenir Next Condensed Regular"/>
          <w:sz w:val="22"/>
          <w:szCs w:val="22"/>
        </w:rPr>
        <w:t>ned) for each of the Company’s S</w:t>
      </w:r>
      <w:r w:rsidRPr="000847CB">
        <w:rPr>
          <w:rFonts w:ascii="Avenir Next Condensed Regular" w:hAnsi="Avenir Next Condensed Regular"/>
          <w:sz w:val="22"/>
          <w:szCs w:val="22"/>
        </w:rPr>
        <w:t>ubsidiaries</w:t>
      </w:r>
      <w:r w:rsidR="00A07CB2">
        <w:rPr>
          <w:rFonts w:ascii="Avenir Next Condensed Regular" w:hAnsi="Avenir Next Condensed Regular"/>
          <w:sz w:val="22"/>
          <w:szCs w:val="22"/>
        </w:rPr>
        <w:t xml:space="preserve"> where the same business as set out in clause </w:t>
      </w:r>
      <w:r w:rsidR="00A07CB2">
        <w:rPr>
          <w:rFonts w:ascii="Avenir Next Condensed Regular" w:hAnsi="Avenir Next Condensed Regular"/>
          <w:sz w:val="22"/>
          <w:szCs w:val="22"/>
        </w:rPr>
        <w:fldChar w:fldCharType="begin"/>
      </w:r>
      <w:r w:rsidR="00A07CB2">
        <w:rPr>
          <w:rFonts w:ascii="Avenir Next Condensed Regular" w:hAnsi="Avenir Next Condensed Regular"/>
          <w:sz w:val="22"/>
          <w:szCs w:val="22"/>
        </w:rPr>
        <w:instrText xml:space="preserve"> REF _Ref299211956 \r \h </w:instrText>
      </w:r>
      <w:r w:rsidR="00A07CB2">
        <w:rPr>
          <w:rFonts w:ascii="Avenir Next Condensed Regular" w:hAnsi="Avenir Next Condensed Regular"/>
          <w:sz w:val="22"/>
          <w:szCs w:val="22"/>
        </w:rPr>
      </w:r>
      <w:r w:rsidR="00A07CB2">
        <w:rPr>
          <w:rFonts w:ascii="Avenir Next Condensed Regular" w:hAnsi="Avenir Next Condensed Regular"/>
          <w:sz w:val="22"/>
          <w:szCs w:val="22"/>
        </w:rPr>
        <w:fldChar w:fldCharType="separate"/>
      </w:r>
      <w:r w:rsidR="00A07CB2">
        <w:rPr>
          <w:rFonts w:ascii="Avenir Next Condensed Regular" w:hAnsi="Avenir Next Condensed Regular"/>
          <w:sz w:val="22"/>
          <w:szCs w:val="22"/>
        </w:rPr>
        <w:t>2.2.1</w:t>
      </w:r>
      <w:r w:rsidR="00A07CB2">
        <w:rPr>
          <w:rFonts w:ascii="Avenir Next Condensed Regular" w:hAnsi="Avenir Next Condensed Regular"/>
          <w:sz w:val="22"/>
          <w:szCs w:val="22"/>
        </w:rPr>
        <w:fldChar w:fldCharType="end"/>
      </w:r>
      <w:r w:rsidR="00A07CB2">
        <w:rPr>
          <w:rFonts w:ascii="Avenir Next Condensed Regular" w:hAnsi="Avenir Next Condensed Regular"/>
          <w:sz w:val="22"/>
          <w:szCs w:val="22"/>
        </w:rPr>
        <w:t xml:space="preserve"> is transacted for each Subsidiary</w:t>
      </w:r>
      <w:r w:rsidRPr="000847CB">
        <w:rPr>
          <w:rFonts w:ascii="Avenir Next Condensed Regular" w:hAnsi="Avenir Next Condensed Regular"/>
          <w:sz w:val="22"/>
          <w:szCs w:val="22"/>
        </w:rPr>
        <w:t>.</w:t>
      </w:r>
    </w:p>
    <w:p w14:paraId="11EB944B" w14:textId="77777777" w:rsidR="00595FF6" w:rsidRPr="00595FF6" w:rsidRDefault="00595FF6" w:rsidP="00595FF6">
      <w:pPr>
        <w:jc w:val="both"/>
        <w:rPr>
          <w:rFonts w:ascii="Avenir Next Condensed Regular" w:hAnsi="Avenir Next Condensed Regular"/>
          <w:sz w:val="22"/>
          <w:szCs w:val="22"/>
        </w:rPr>
      </w:pPr>
    </w:p>
    <w:p w14:paraId="2E192AD4" w14:textId="77777777" w:rsidR="00E86F8C" w:rsidRPr="003413AC" w:rsidRDefault="00595FF6">
      <w:pPr>
        <w:pStyle w:val="ListParagraph"/>
        <w:numPr>
          <w:ilvl w:val="0"/>
          <w:numId w:val="5"/>
        </w:numPr>
        <w:ind w:left="1134" w:hanging="1134"/>
        <w:jc w:val="both"/>
        <w:rPr>
          <w:rFonts w:ascii="Avenir Next Condensed Regular" w:hAnsi="Avenir Next Condensed Regular"/>
          <w:b/>
          <w:sz w:val="22"/>
          <w:szCs w:val="22"/>
        </w:rPr>
        <w:pPrChange w:id="254" w:author="Tania Johny" w:date="2015-07-29T15:37:00Z">
          <w:pPr>
            <w:pStyle w:val="ListParagraph"/>
            <w:numPr>
              <w:numId w:val="5"/>
            </w:numPr>
            <w:ind w:left="360" w:hanging="360"/>
            <w:jc w:val="both"/>
          </w:pPr>
        </w:pPrChange>
      </w:pPr>
      <w:bookmarkStart w:id="255" w:name="_Ref249011665"/>
      <w:r w:rsidRPr="003413AC">
        <w:rPr>
          <w:rFonts w:ascii="Avenir Next Condensed Regular" w:hAnsi="Avenir Next Condensed Regular"/>
          <w:b/>
          <w:sz w:val="22"/>
          <w:szCs w:val="22"/>
        </w:rPr>
        <w:t>Warranties</w:t>
      </w:r>
      <w:bookmarkEnd w:id="255"/>
    </w:p>
    <w:p w14:paraId="3461B154" w14:textId="77777777" w:rsidR="00E86F8C" w:rsidRPr="00E86F8C" w:rsidRDefault="00E86F8C">
      <w:pPr>
        <w:ind w:left="1134" w:hanging="1134"/>
        <w:jc w:val="both"/>
        <w:rPr>
          <w:rFonts w:ascii="Avenir Next Condensed Regular" w:hAnsi="Avenir Next Condensed Regular"/>
          <w:sz w:val="22"/>
          <w:szCs w:val="22"/>
        </w:rPr>
        <w:pPrChange w:id="256" w:author="Tania Johny" w:date="2015-07-29T15:37:00Z">
          <w:pPr>
            <w:jc w:val="both"/>
          </w:pPr>
        </w:pPrChange>
      </w:pPr>
    </w:p>
    <w:p w14:paraId="4A77EFD1" w14:textId="77777777" w:rsidR="00E86F8C" w:rsidRDefault="00E86F8C">
      <w:pPr>
        <w:pStyle w:val="ListParagraph"/>
        <w:numPr>
          <w:ilvl w:val="1"/>
          <w:numId w:val="5"/>
        </w:numPr>
        <w:ind w:left="1134" w:hanging="1134"/>
        <w:jc w:val="both"/>
        <w:rPr>
          <w:rFonts w:ascii="Avenir Next Condensed Regular" w:hAnsi="Avenir Next Condensed Regular"/>
          <w:sz w:val="22"/>
          <w:szCs w:val="22"/>
        </w:rPr>
        <w:pPrChange w:id="257" w:author="Tania Johny" w:date="2015-07-29T15:37:00Z">
          <w:pPr>
            <w:pStyle w:val="ListParagraph"/>
            <w:numPr>
              <w:ilvl w:val="1"/>
              <w:numId w:val="5"/>
            </w:numPr>
            <w:ind w:left="792" w:hanging="432"/>
            <w:jc w:val="both"/>
          </w:pPr>
        </w:pPrChange>
      </w:pPr>
      <w:r w:rsidRPr="00E86F8C">
        <w:rPr>
          <w:rFonts w:ascii="Avenir Next Condensed Regular" w:hAnsi="Avenir Next Condensed Regular"/>
          <w:sz w:val="22"/>
          <w:szCs w:val="22"/>
        </w:rPr>
        <w:t>Each Party represents and warrants to the other Party</w:t>
      </w:r>
      <w:r>
        <w:rPr>
          <w:rFonts w:ascii="Avenir Next Condensed Regular" w:hAnsi="Avenir Next Condensed Regular"/>
          <w:sz w:val="22"/>
          <w:szCs w:val="22"/>
        </w:rPr>
        <w:t>:</w:t>
      </w:r>
    </w:p>
    <w:p w14:paraId="5B77EAEB" w14:textId="77777777" w:rsidR="00E86F8C" w:rsidRDefault="00E86F8C">
      <w:pPr>
        <w:pStyle w:val="ListParagraph"/>
        <w:ind w:left="1134" w:hanging="1134"/>
        <w:jc w:val="both"/>
        <w:rPr>
          <w:rFonts w:ascii="Avenir Next Condensed Regular" w:hAnsi="Avenir Next Condensed Regular"/>
          <w:sz w:val="22"/>
          <w:szCs w:val="22"/>
        </w:rPr>
        <w:pPrChange w:id="258" w:author="Tania Johny" w:date="2015-07-29T15:37:00Z">
          <w:pPr>
            <w:pStyle w:val="ListParagraph"/>
            <w:ind w:left="792"/>
            <w:jc w:val="both"/>
          </w:pPr>
        </w:pPrChange>
      </w:pPr>
    </w:p>
    <w:p w14:paraId="3ED7C362" w14:textId="6DB3DB00" w:rsidR="00E4432E" w:rsidRDefault="00E4432E">
      <w:pPr>
        <w:pStyle w:val="ListParagraph"/>
        <w:numPr>
          <w:ilvl w:val="2"/>
          <w:numId w:val="5"/>
        </w:numPr>
        <w:ind w:left="1134" w:hanging="1134"/>
        <w:jc w:val="both"/>
        <w:rPr>
          <w:rFonts w:ascii="Avenir Next Condensed Regular" w:hAnsi="Avenir Next Condensed Regular"/>
          <w:sz w:val="22"/>
          <w:szCs w:val="22"/>
        </w:rPr>
        <w:pPrChange w:id="259" w:author="Tania Johny" w:date="2015-07-29T15:37:00Z">
          <w:pPr>
            <w:pStyle w:val="ListParagraph"/>
            <w:numPr>
              <w:ilvl w:val="2"/>
              <w:numId w:val="5"/>
            </w:numPr>
            <w:ind w:left="1224" w:hanging="504"/>
            <w:jc w:val="both"/>
          </w:pPr>
        </w:pPrChange>
      </w:pPr>
      <w:r w:rsidRPr="00E4432E">
        <w:rPr>
          <w:rFonts w:ascii="Avenir Next Condensed Regular" w:hAnsi="Avenir Next Condensed Regular"/>
          <w:sz w:val="22"/>
          <w:szCs w:val="22"/>
        </w:rPr>
        <w:t>it is duly incorporated and validly existing under the laws of the jurisdiction in which it is incorporated (or, if different, has its principal place of business) and is fully qualified and empowered to own its assets and carry out its business</w:t>
      </w:r>
      <w:r>
        <w:rPr>
          <w:rFonts w:ascii="Avenir Next Condensed Regular" w:hAnsi="Avenir Next Condensed Regular"/>
          <w:sz w:val="22"/>
          <w:szCs w:val="22"/>
        </w:rPr>
        <w:t>;</w:t>
      </w:r>
    </w:p>
    <w:p w14:paraId="2A5D9A84" w14:textId="77777777" w:rsidR="00E4432E" w:rsidRPr="00E4432E" w:rsidRDefault="00E4432E">
      <w:pPr>
        <w:ind w:left="1134" w:hanging="1134"/>
        <w:jc w:val="both"/>
        <w:rPr>
          <w:rFonts w:ascii="Avenir Next Condensed Regular" w:hAnsi="Avenir Next Condensed Regular"/>
          <w:sz w:val="22"/>
          <w:szCs w:val="22"/>
        </w:rPr>
        <w:pPrChange w:id="260" w:author="Tania Johny" w:date="2015-07-29T15:37:00Z">
          <w:pPr>
            <w:jc w:val="both"/>
          </w:pPr>
        </w:pPrChange>
      </w:pPr>
    </w:p>
    <w:p w14:paraId="169B111A" w14:textId="27E581A4" w:rsidR="00E4432E" w:rsidRDefault="00E4432E">
      <w:pPr>
        <w:pStyle w:val="ListParagraph"/>
        <w:numPr>
          <w:ilvl w:val="2"/>
          <w:numId w:val="5"/>
        </w:numPr>
        <w:ind w:left="1134" w:hanging="1134"/>
        <w:jc w:val="both"/>
        <w:rPr>
          <w:rFonts w:ascii="Avenir Next Condensed Regular" w:hAnsi="Avenir Next Condensed Regular"/>
          <w:sz w:val="22"/>
          <w:szCs w:val="22"/>
        </w:rPr>
        <w:pPrChange w:id="261" w:author="Tania Johny" w:date="2015-07-29T15:37:00Z">
          <w:pPr>
            <w:pStyle w:val="ListParagraph"/>
            <w:numPr>
              <w:ilvl w:val="2"/>
              <w:numId w:val="5"/>
            </w:numPr>
            <w:ind w:left="1224" w:hanging="504"/>
            <w:jc w:val="both"/>
          </w:pPr>
        </w:pPrChange>
      </w:pPr>
      <w:r w:rsidRPr="00E4432E">
        <w:rPr>
          <w:rFonts w:ascii="Avenir Next Condensed Regular" w:hAnsi="Avenir Next Condensed Regular"/>
          <w:sz w:val="22"/>
          <w:szCs w:val="22"/>
        </w:rPr>
        <w:t>the execution and delivery of this Agreement and the performance of its obligations under this Agreement have been duly authorised by all the necessary corporate actions</w:t>
      </w:r>
      <w:r>
        <w:rPr>
          <w:rFonts w:ascii="Avenir Next Condensed Regular" w:hAnsi="Avenir Next Condensed Regular"/>
          <w:sz w:val="22"/>
          <w:szCs w:val="22"/>
        </w:rPr>
        <w:t>;</w:t>
      </w:r>
    </w:p>
    <w:p w14:paraId="53BB21E2" w14:textId="77777777" w:rsidR="00E4432E" w:rsidRPr="00E4432E" w:rsidRDefault="00E4432E">
      <w:pPr>
        <w:ind w:left="1134" w:hanging="1134"/>
        <w:jc w:val="both"/>
        <w:rPr>
          <w:rFonts w:ascii="Avenir Next Condensed Regular" w:hAnsi="Avenir Next Condensed Regular"/>
          <w:sz w:val="22"/>
          <w:szCs w:val="22"/>
        </w:rPr>
        <w:pPrChange w:id="262" w:author="Tania Johny" w:date="2015-07-29T15:37:00Z">
          <w:pPr>
            <w:jc w:val="both"/>
          </w:pPr>
        </w:pPrChange>
      </w:pPr>
    </w:p>
    <w:p w14:paraId="36E87FAE" w14:textId="1886110E" w:rsidR="00E4432E" w:rsidRDefault="00E4432E">
      <w:pPr>
        <w:pStyle w:val="ListParagraph"/>
        <w:numPr>
          <w:ilvl w:val="2"/>
          <w:numId w:val="5"/>
        </w:numPr>
        <w:ind w:left="1134" w:hanging="1134"/>
        <w:jc w:val="both"/>
        <w:rPr>
          <w:rFonts w:ascii="Avenir Next Condensed Regular" w:hAnsi="Avenir Next Condensed Regular"/>
          <w:sz w:val="22"/>
          <w:szCs w:val="22"/>
        </w:rPr>
        <w:pPrChange w:id="263" w:author="Tania Johny" w:date="2015-07-29T15:37:00Z">
          <w:pPr>
            <w:pStyle w:val="ListParagraph"/>
            <w:numPr>
              <w:ilvl w:val="2"/>
              <w:numId w:val="5"/>
            </w:numPr>
            <w:ind w:left="1224" w:hanging="504"/>
            <w:jc w:val="both"/>
          </w:pPr>
        </w:pPrChange>
      </w:pPr>
      <w:r w:rsidRPr="00E4432E">
        <w:rPr>
          <w:rFonts w:ascii="Avenir Next Condensed Regular" w:hAnsi="Avenir Next Condensed Regular"/>
          <w:sz w:val="22"/>
          <w:szCs w:val="22"/>
        </w:rPr>
        <w:lastRenderedPageBreak/>
        <w:t>it has full power to enter into (and to exercise its rights and perform its obligations under) this Agreement and this Agreement when executed will constitute valid, lawful and binding obligations on it, in accordance with its terms</w:t>
      </w:r>
      <w:r w:rsidR="00273AB2">
        <w:rPr>
          <w:rFonts w:ascii="Avenir Next Condensed Regular" w:hAnsi="Avenir Next Condensed Regular"/>
          <w:sz w:val="22"/>
          <w:szCs w:val="22"/>
        </w:rPr>
        <w:t xml:space="preserve"> and </w:t>
      </w:r>
      <w:r w:rsidR="00273AB2" w:rsidRPr="003E3B05">
        <w:rPr>
          <w:rFonts w:ascii="Avenir Next Condensed Regular" w:hAnsi="Avenir Next Condensed Regular"/>
          <w:sz w:val="22"/>
          <w:szCs w:val="22"/>
        </w:rPr>
        <w:t>are effective and admissible in evidence without the need for any filing, registration, notarisation or other action</w:t>
      </w:r>
      <w:r>
        <w:rPr>
          <w:rFonts w:ascii="Avenir Next Condensed Regular" w:hAnsi="Avenir Next Condensed Regular"/>
          <w:sz w:val="22"/>
          <w:szCs w:val="22"/>
        </w:rPr>
        <w:t>;</w:t>
      </w:r>
    </w:p>
    <w:p w14:paraId="4000934E" w14:textId="77777777" w:rsidR="00E4432E" w:rsidRPr="00E4432E" w:rsidRDefault="00E4432E">
      <w:pPr>
        <w:ind w:left="1134" w:hanging="1134"/>
        <w:jc w:val="both"/>
        <w:rPr>
          <w:rFonts w:ascii="Avenir Next Condensed Regular" w:hAnsi="Avenir Next Condensed Regular"/>
          <w:sz w:val="22"/>
          <w:szCs w:val="22"/>
        </w:rPr>
        <w:pPrChange w:id="264" w:author="Tania Johny" w:date="2015-07-29T15:37:00Z">
          <w:pPr>
            <w:jc w:val="both"/>
          </w:pPr>
        </w:pPrChange>
      </w:pPr>
    </w:p>
    <w:p w14:paraId="7A79B95C" w14:textId="77777777" w:rsidR="00E4432E" w:rsidRDefault="00E4432E">
      <w:pPr>
        <w:pStyle w:val="ListParagraph"/>
        <w:numPr>
          <w:ilvl w:val="2"/>
          <w:numId w:val="5"/>
        </w:numPr>
        <w:ind w:left="1134" w:hanging="1134"/>
        <w:jc w:val="both"/>
        <w:rPr>
          <w:rFonts w:ascii="Avenir Next Condensed Regular" w:hAnsi="Avenir Next Condensed Regular"/>
          <w:sz w:val="22"/>
          <w:szCs w:val="22"/>
        </w:rPr>
        <w:pPrChange w:id="265" w:author="Tania Johny" w:date="2015-07-29T15:37:00Z">
          <w:pPr>
            <w:pStyle w:val="ListParagraph"/>
            <w:numPr>
              <w:ilvl w:val="2"/>
              <w:numId w:val="5"/>
            </w:numPr>
            <w:ind w:left="1224" w:hanging="504"/>
            <w:jc w:val="both"/>
          </w:pPr>
        </w:pPrChange>
      </w:pPr>
      <w:r w:rsidRPr="00E4432E">
        <w:rPr>
          <w:rFonts w:ascii="Avenir Next Condensed Regular" w:hAnsi="Avenir Next Condensed Regular"/>
          <w:sz w:val="22"/>
          <w:szCs w:val="22"/>
        </w:rPr>
        <w:t>neither the entry into this Agreement nor the implementation of the transactions contemplated by it will result in:</w:t>
      </w:r>
    </w:p>
    <w:p w14:paraId="7A19C63F" w14:textId="77777777" w:rsidR="00E4432E" w:rsidRPr="00E4432E" w:rsidRDefault="00E4432E">
      <w:pPr>
        <w:ind w:left="1134" w:hanging="1134"/>
        <w:jc w:val="both"/>
        <w:rPr>
          <w:rFonts w:ascii="Avenir Next Condensed Regular" w:hAnsi="Avenir Next Condensed Regular"/>
          <w:sz w:val="22"/>
          <w:szCs w:val="22"/>
        </w:rPr>
        <w:pPrChange w:id="266" w:author="Tania Johny" w:date="2015-07-29T15:37:00Z">
          <w:pPr>
            <w:jc w:val="both"/>
          </w:pPr>
        </w:pPrChange>
      </w:pPr>
    </w:p>
    <w:p w14:paraId="52648794" w14:textId="38C4ECC1" w:rsidR="00E4432E" w:rsidRDefault="00E4432E">
      <w:pPr>
        <w:pStyle w:val="ListParagraph"/>
        <w:numPr>
          <w:ilvl w:val="3"/>
          <w:numId w:val="5"/>
        </w:numPr>
        <w:ind w:left="1134" w:hanging="1134"/>
        <w:jc w:val="both"/>
        <w:rPr>
          <w:rFonts w:ascii="Avenir Next Condensed Regular" w:hAnsi="Avenir Next Condensed Regular"/>
          <w:sz w:val="22"/>
          <w:szCs w:val="22"/>
        </w:rPr>
        <w:pPrChange w:id="267" w:author="Tania Johny" w:date="2015-07-29T15:37:00Z">
          <w:pPr>
            <w:pStyle w:val="ListParagraph"/>
            <w:numPr>
              <w:ilvl w:val="3"/>
              <w:numId w:val="5"/>
            </w:numPr>
            <w:ind w:left="1728" w:hanging="648"/>
            <w:jc w:val="both"/>
          </w:pPr>
        </w:pPrChange>
      </w:pPr>
      <w:r w:rsidRPr="00E4432E">
        <w:rPr>
          <w:rFonts w:ascii="Avenir Next Condensed Regular" w:hAnsi="Avenir Next Condensed Regular"/>
          <w:sz w:val="22"/>
          <w:szCs w:val="22"/>
        </w:rPr>
        <w:t>a violation or breach of any provision of its constitutional documents or corporate resolutions</w:t>
      </w:r>
      <w:r w:rsidR="009A5BFE">
        <w:rPr>
          <w:rFonts w:ascii="Avenir Next Condensed Regular" w:hAnsi="Avenir Next Condensed Regular"/>
          <w:sz w:val="22"/>
          <w:szCs w:val="22"/>
        </w:rPr>
        <w:t xml:space="preserve"> in the case of corporations</w:t>
      </w:r>
      <w:r>
        <w:rPr>
          <w:rFonts w:ascii="Avenir Next Condensed Regular" w:hAnsi="Avenir Next Condensed Regular"/>
          <w:sz w:val="22"/>
          <w:szCs w:val="22"/>
        </w:rPr>
        <w:t>;</w:t>
      </w:r>
    </w:p>
    <w:p w14:paraId="4BF670AD" w14:textId="77777777" w:rsidR="00E4432E" w:rsidRPr="00E4432E" w:rsidRDefault="00E4432E">
      <w:pPr>
        <w:ind w:left="1134" w:hanging="1134"/>
        <w:jc w:val="both"/>
        <w:rPr>
          <w:rFonts w:ascii="Avenir Next Condensed Regular" w:hAnsi="Avenir Next Condensed Regular"/>
          <w:sz w:val="22"/>
          <w:szCs w:val="22"/>
        </w:rPr>
        <w:pPrChange w:id="268" w:author="Tania Johny" w:date="2015-07-29T15:37:00Z">
          <w:pPr>
            <w:jc w:val="both"/>
          </w:pPr>
        </w:pPrChange>
      </w:pPr>
    </w:p>
    <w:p w14:paraId="3CD127D7" w14:textId="77777777" w:rsidR="00E4432E" w:rsidRDefault="00E4432E">
      <w:pPr>
        <w:pStyle w:val="ListParagraph"/>
        <w:numPr>
          <w:ilvl w:val="3"/>
          <w:numId w:val="5"/>
        </w:numPr>
        <w:ind w:left="1134" w:hanging="1134"/>
        <w:jc w:val="both"/>
        <w:rPr>
          <w:rFonts w:ascii="Avenir Next Condensed Regular" w:hAnsi="Avenir Next Condensed Regular"/>
          <w:sz w:val="22"/>
          <w:szCs w:val="22"/>
        </w:rPr>
        <w:pPrChange w:id="269" w:author="Tania Johny" w:date="2015-07-29T15:37:00Z">
          <w:pPr>
            <w:pStyle w:val="ListParagraph"/>
            <w:numPr>
              <w:ilvl w:val="3"/>
              <w:numId w:val="5"/>
            </w:numPr>
            <w:ind w:left="1728" w:hanging="648"/>
            <w:jc w:val="both"/>
          </w:pPr>
        </w:pPrChange>
      </w:pPr>
      <w:r w:rsidRPr="00E4432E">
        <w:rPr>
          <w:rFonts w:ascii="Avenir Next Condensed Regular" w:hAnsi="Avenir Next Condensed Regular"/>
          <w:sz w:val="22"/>
          <w:szCs w:val="22"/>
        </w:rPr>
        <w:t>a breach of, or give rise to a default under, any contract or other agreement to which it is a party to or by which it is bound; an</w:t>
      </w:r>
      <w:r>
        <w:rPr>
          <w:rFonts w:ascii="Avenir Next Condensed Regular" w:hAnsi="Avenir Next Condensed Regular"/>
          <w:sz w:val="22"/>
          <w:szCs w:val="22"/>
        </w:rPr>
        <w:t>d</w:t>
      </w:r>
    </w:p>
    <w:p w14:paraId="6EDF38A9" w14:textId="77777777" w:rsidR="00E4432E" w:rsidRPr="00E4432E" w:rsidRDefault="00E4432E">
      <w:pPr>
        <w:ind w:left="1134" w:hanging="1134"/>
        <w:jc w:val="both"/>
        <w:rPr>
          <w:rFonts w:ascii="Avenir Next Condensed Regular" w:hAnsi="Avenir Next Condensed Regular"/>
          <w:sz w:val="22"/>
          <w:szCs w:val="22"/>
        </w:rPr>
        <w:pPrChange w:id="270" w:author="Tania Johny" w:date="2015-07-29T15:37:00Z">
          <w:pPr>
            <w:jc w:val="both"/>
          </w:pPr>
        </w:pPrChange>
      </w:pPr>
    </w:p>
    <w:p w14:paraId="68A60B26" w14:textId="77777777" w:rsidR="00E4432E" w:rsidRDefault="00E4432E">
      <w:pPr>
        <w:pStyle w:val="ListParagraph"/>
        <w:numPr>
          <w:ilvl w:val="3"/>
          <w:numId w:val="5"/>
        </w:numPr>
        <w:ind w:left="1134" w:hanging="1134"/>
        <w:jc w:val="both"/>
        <w:rPr>
          <w:rFonts w:ascii="Avenir Next Condensed Regular" w:hAnsi="Avenir Next Condensed Regular"/>
          <w:sz w:val="22"/>
          <w:szCs w:val="22"/>
        </w:rPr>
        <w:pPrChange w:id="271" w:author="Tania Johny" w:date="2015-07-29T15:37:00Z">
          <w:pPr>
            <w:pStyle w:val="ListParagraph"/>
            <w:numPr>
              <w:ilvl w:val="3"/>
              <w:numId w:val="5"/>
            </w:numPr>
            <w:ind w:left="1728" w:hanging="648"/>
            <w:jc w:val="both"/>
          </w:pPr>
        </w:pPrChange>
      </w:pPr>
      <w:r w:rsidRPr="00E4432E">
        <w:rPr>
          <w:rFonts w:ascii="Avenir Next Condensed Regular" w:hAnsi="Avenir Next Condensed Regular"/>
          <w:sz w:val="22"/>
          <w:szCs w:val="22"/>
        </w:rPr>
        <w:t>a violation or breach of any applicable Law, Authorisations, licences or regulations or of any order, decree or judgment of any court, governmental agency or Competent Authority applicable to it or any of its assets</w:t>
      </w:r>
      <w:r>
        <w:rPr>
          <w:rFonts w:ascii="Avenir Next Condensed Regular" w:hAnsi="Avenir Next Condensed Regular"/>
          <w:sz w:val="22"/>
          <w:szCs w:val="22"/>
        </w:rPr>
        <w:t>.</w:t>
      </w:r>
    </w:p>
    <w:p w14:paraId="2C798EA2" w14:textId="77777777" w:rsidR="00E4432E" w:rsidRPr="00E4432E" w:rsidRDefault="00E4432E">
      <w:pPr>
        <w:ind w:left="1134" w:hanging="1134"/>
        <w:jc w:val="both"/>
        <w:rPr>
          <w:rFonts w:ascii="Avenir Next Condensed Regular" w:hAnsi="Avenir Next Condensed Regular"/>
          <w:sz w:val="22"/>
          <w:szCs w:val="22"/>
        </w:rPr>
        <w:pPrChange w:id="272" w:author="Tania Johny" w:date="2015-07-29T15:37:00Z">
          <w:pPr>
            <w:jc w:val="both"/>
          </w:pPr>
        </w:pPrChange>
      </w:pPr>
    </w:p>
    <w:p w14:paraId="52B9D877" w14:textId="77777777" w:rsidR="00E4432E" w:rsidRDefault="00E4432E">
      <w:pPr>
        <w:pStyle w:val="ListParagraph"/>
        <w:numPr>
          <w:ilvl w:val="2"/>
          <w:numId w:val="5"/>
        </w:numPr>
        <w:ind w:left="1134" w:hanging="1134"/>
        <w:jc w:val="both"/>
        <w:rPr>
          <w:rFonts w:ascii="Avenir Next Condensed Regular" w:hAnsi="Avenir Next Condensed Regular"/>
          <w:sz w:val="22"/>
          <w:szCs w:val="22"/>
        </w:rPr>
        <w:pPrChange w:id="273" w:author="Tania Johny" w:date="2015-07-29T15:37:00Z">
          <w:pPr>
            <w:pStyle w:val="ListParagraph"/>
            <w:numPr>
              <w:ilvl w:val="2"/>
              <w:numId w:val="5"/>
            </w:numPr>
            <w:ind w:left="1224" w:hanging="504"/>
            <w:jc w:val="both"/>
          </w:pPr>
        </w:pPrChange>
      </w:pPr>
      <w:r w:rsidRPr="00E4432E">
        <w:rPr>
          <w:rFonts w:ascii="Avenir Next Condensed Regular" w:hAnsi="Avenir Next Condensed Regular"/>
          <w:sz w:val="22"/>
          <w:szCs w:val="22"/>
        </w:rPr>
        <w:t>it has all the appropriate Authorisations, consents, clearances and licences required by any Competent Authority for its operations to function as envisaged by this Agreement and that it will continue to do so</w:t>
      </w:r>
      <w:r>
        <w:rPr>
          <w:rFonts w:ascii="Avenir Next Condensed Regular" w:hAnsi="Avenir Next Condensed Regular"/>
          <w:sz w:val="22"/>
          <w:szCs w:val="22"/>
        </w:rPr>
        <w:t>;</w:t>
      </w:r>
    </w:p>
    <w:p w14:paraId="56E768CD" w14:textId="77777777" w:rsidR="00E4432E" w:rsidRPr="00E4432E" w:rsidRDefault="00E4432E" w:rsidP="00E4432E">
      <w:pPr>
        <w:jc w:val="both"/>
        <w:rPr>
          <w:rFonts w:ascii="Avenir Next Condensed Regular" w:hAnsi="Avenir Next Condensed Regular"/>
          <w:sz w:val="22"/>
          <w:szCs w:val="22"/>
        </w:rPr>
      </w:pPr>
    </w:p>
    <w:p w14:paraId="23CA9161" w14:textId="43405435" w:rsidR="00E4432E" w:rsidRDefault="00E4432E">
      <w:pPr>
        <w:pStyle w:val="ListParagraph"/>
        <w:numPr>
          <w:ilvl w:val="2"/>
          <w:numId w:val="5"/>
        </w:numPr>
        <w:ind w:left="1134" w:hanging="1134"/>
        <w:jc w:val="both"/>
        <w:rPr>
          <w:rFonts w:ascii="Avenir Next Condensed Regular" w:hAnsi="Avenir Next Condensed Regular"/>
          <w:sz w:val="22"/>
          <w:szCs w:val="22"/>
        </w:rPr>
        <w:pPrChange w:id="274" w:author="Tania Johny" w:date="2015-07-29T15:43:00Z">
          <w:pPr>
            <w:pStyle w:val="ListParagraph"/>
            <w:numPr>
              <w:ilvl w:val="2"/>
              <w:numId w:val="5"/>
            </w:numPr>
            <w:ind w:left="1224" w:hanging="504"/>
            <w:jc w:val="both"/>
          </w:pPr>
        </w:pPrChange>
      </w:pPr>
      <w:r w:rsidRPr="00E4432E">
        <w:rPr>
          <w:rFonts w:ascii="Avenir Next Condensed Regular" w:hAnsi="Avenir Next Condensed Regular"/>
          <w:sz w:val="22"/>
          <w:szCs w:val="22"/>
        </w:rPr>
        <w:t>no consent, Authorisation, licence or approval of its shareholders or of any Competent Authority is required to authorise the execution, delivery, validity, enforceability or admissibility in evidence of this Agreement or the performance of its obli</w:t>
      </w:r>
      <w:r w:rsidR="00E825C5">
        <w:rPr>
          <w:rFonts w:ascii="Avenir Next Condensed Regular" w:hAnsi="Avenir Next Condensed Regular"/>
          <w:sz w:val="22"/>
          <w:szCs w:val="22"/>
        </w:rPr>
        <w:t>gations under this Agreement;</w:t>
      </w:r>
    </w:p>
    <w:p w14:paraId="5624B69B" w14:textId="77777777" w:rsidR="00E4432E" w:rsidRPr="00E4432E" w:rsidRDefault="00E4432E">
      <w:pPr>
        <w:ind w:left="1134" w:hanging="1134"/>
        <w:jc w:val="both"/>
        <w:rPr>
          <w:rFonts w:ascii="Avenir Next Condensed Regular" w:hAnsi="Avenir Next Condensed Regular"/>
          <w:sz w:val="22"/>
          <w:szCs w:val="22"/>
        </w:rPr>
        <w:pPrChange w:id="275" w:author="Tania Johny" w:date="2015-07-29T15:43:00Z">
          <w:pPr>
            <w:jc w:val="both"/>
          </w:pPr>
        </w:pPrChange>
      </w:pPr>
    </w:p>
    <w:p w14:paraId="6A94D9C0" w14:textId="39D05B35" w:rsidR="00595FF6" w:rsidRDefault="00E4432E">
      <w:pPr>
        <w:pStyle w:val="ListParagraph"/>
        <w:numPr>
          <w:ilvl w:val="2"/>
          <w:numId w:val="5"/>
        </w:numPr>
        <w:ind w:left="1134" w:hanging="1134"/>
        <w:jc w:val="both"/>
        <w:rPr>
          <w:rFonts w:ascii="Avenir Next Condensed Regular" w:hAnsi="Avenir Next Condensed Regular"/>
          <w:sz w:val="22"/>
          <w:szCs w:val="22"/>
        </w:rPr>
        <w:pPrChange w:id="276" w:author="Tania Johny" w:date="2015-07-29T15:43:00Z">
          <w:pPr>
            <w:pStyle w:val="ListParagraph"/>
            <w:numPr>
              <w:ilvl w:val="2"/>
              <w:numId w:val="5"/>
            </w:numPr>
            <w:ind w:left="1224" w:hanging="504"/>
            <w:jc w:val="both"/>
          </w:pPr>
        </w:pPrChange>
      </w:pPr>
      <w:r w:rsidRPr="00E4432E">
        <w:rPr>
          <w:rFonts w:ascii="Avenir Next Condensed Regular" w:hAnsi="Avenir Next Condensed Regular"/>
          <w:sz w:val="22"/>
          <w:szCs w:val="22"/>
        </w:rPr>
        <w:t>it has complied and will continue to comply with all Applicable Law relevant to its entering into this Agreement and performing its obligations and exercising its rights under this Agreement</w:t>
      </w:r>
      <w:r w:rsidR="00E825C5">
        <w:rPr>
          <w:rFonts w:ascii="Avenir Next Condensed Regular" w:hAnsi="Avenir Next Condensed Regular"/>
          <w:sz w:val="22"/>
          <w:szCs w:val="22"/>
        </w:rPr>
        <w:t>;</w:t>
      </w:r>
    </w:p>
    <w:p w14:paraId="0947C8B7" w14:textId="77777777" w:rsidR="00E825C5" w:rsidRPr="00E825C5" w:rsidRDefault="00E825C5">
      <w:pPr>
        <w:ind w:left="1134" w:hanging="1134"/>
        <w:jc w:val="both"/>
        <w:rPr>
          <w:rFonts w:ascii="Avenir Next Condensed Regular" w:hAnsi="Avenir Next Condensed Regular"/>
          <w:sz w:val="22"/>
          <w:szCs w:val="22"/>
        </w:rPr>
        <w:pPrChange w:id="277" w:author="Tania Johny" w:date="2015-07-29T15:43:00Z">
          <w:pPr>
            <w:jc w:val="both"/>
          </w:pPr>
        </w:pPrChange>
      </w:pPr>
    </w:p>
    <w:p w14:paraId="00403225" w14:textId="125C4C17" w:rsidR="00E825C5" w:rsidRDefault="00E825C5">
      <w:pPr>
        <w:pStyle w:val="ListParagraph"/>
        <w:numPr>
          <w:ilvl w:val="2"/>
          <w:numId w:val="5"/>
        </w:numPr>
        <w:ind w:left="1134" w:hanging="1134"/>
        <w:jc w:val="both"/>
        <w:rPr>
          <w:rFonts w:ascii="Avenir Next Condensed Regular" w:hAnsi="Avenir Next Condensed Regular"/>
          <w:sz w:val="22"/>
          <w:szCs w:val="22"/>
        </w:rPr>
        <w:pPrChange w:id="278" w:author="Tania Johny" w:date="2015-07-29T15:43:00Z">
          <w:pPr>
            <w:pStyle w:val="ListParagraph"/>
            <w:numPr>
              <w:ilvl w:val="2"/>
              <w:numId w:val="5"/>
            </w:numPr>
            <w:ind w:left="1224" w:hanging="504"/>
            <w:jc w:val="both"/>
          </w:pPr>
        </w:pPrChange>
      </w:pPr>
      <w:proofErr w:type="gramStart"/>
      <w:r w:rsidRPr="00E825C5">
        <w:rPr>
          <w:rFonts w:ascii="Avenir Next Condensed Regular" w:hAnsi="Avenir Next Condensed Regular"/>
          <w:sz w:val="22"/>
          <w:szCs w:val="22"/>
        </w:rPr>
        <w:t>it</w:t>
      </w:r>
      <w:proofErr w:type="gramEnd"/>
      <w:r w:rsidRPr="00E825C5">
        <w:rPr>
          <w:rFonts w:ascii="Avenir Next Condensed Regular" w:hAnsi="Avenir Next Condensed Regular"/>
          <w:sz w:val="22"/>
          <w:szCs w:val="22"/>
        </w:rPr>
        <w:t xml:space="preserve"> has not, prior to the date of this Agreement, done any of the matters referred to in clauses </w:t>
      </w:r>
      <w:r w:rsidR="0039122F">
        <w:rPr>
          <w:rFonts w:ascii="Avenir Next Condensed Regular" w:hAnsi="Avenir Next Condensed Regular"/>
          <w:sz w:val="22"/>
          <w:szCs w:val="22"/>
        </w:rPr>
        <w:fldChar w:fldCharType="begin"/>
      </w:r>
      <w:r w:rsidR="0039122F">
        <w:rPr>
          <w:rFonts w:ascii="Avenir Next Condensed Regular" w:hAnsi="Avenir Next Condensed Regular"/>
          <w:sz w:val="22"/>
          <w:szCs w:val="22"/>
        </w:rPr>
        <w:instrText xml:space="preserve"> REF _Ref299212198 \r \h </w:instrText>
      </w:r>
      <w:r w:rsidR="0039122F">
        <w:rPr>
          <w:rFonts w:ascii="Avenir Next Condensed Regular" w:hAnsi="Avenir Next Condensed Regular"/>
          <w:sz w:val="22"/>
          <w:szCs w:val="22"/>
        </w:rPr>
      </w:r>
      <w:r w:rsidR="0039122F">
        <w:rPr>
          <w:rFonts w:ascii="Avenir Next Condensed Regular" w:hAnsi="Avenir Next Condensed Regular"/>
          <w:sz w:val="22"/>
          <w:szCs w:val="22"/>
        </w:rPr>
        <w:fldChar w:fldCharType="separate"/>
      </w:r>
      <w:r w:rsidR="0039122F">
        <w:rPr>
          <w:rFonts w:ascii="Avenir Next Condensed Regular" w:hAnsi="Avenir Next Condensed Regular"/>
          <w:sz w:val="22"/>
          <w:szCs w:val="22"/>
        </w:rPr>
        <w:t>11.1.1</w:t>
      </w:r>
      <w:r w:rsidR="0039122F">
        <w:rPr>
          <w:rFonts w:ascii="Avenir Next Condensed Regular" w:hAnsi="Avenir Next Condensed Regular"/>
          <w:sz w:val="22"/>
          <w:szCs w:val="22"/>
        </w:rPr>
        <w:fldChar w:fldCharType="end"/>
      </w:r>
      <w:r w:rsidR="0039122F">
        <w:rPr>
          <w:rFonts w:ascii="Avenir Next Condensed Regular" w:hAnsi="Avenir Next Condensed Regular"/>
          <w:sz w:val="22"/>
          <w:szCs w:val="22"/>
        </w:rPr>
        <w:t xml:space="preserve"> to </w:t>
      </w:r>
      <w:r w:rsidR="0039122F">
        <w:rPr>
          <w:rFonts w:ascii="Avenir Next Condensed Regular" w:hAnsi="Avenir Next Condensed Regular"/>
          <w:sz w:val="22"/>
          <w:szCs w:val="22"/>
        </w:rPr>
        <w:fldChar w:fldCharType="begin"/>
      </w:r>
      <w:r w:rsidR="0039122F">
        <w:rPr>
          <w:rFonts w:ascii="Avenir Next Condensed Regular" w:hAnsi="Avenir Next Condensed Regular"/>
          <w:sz w:val="22"/>
          <w:szCs w:val="22"/>
        </w:rPr>
        <w:instrText xml:space="preserve"> REF _Ref299212245 \r \h </w:instrText>
      </w:r>
      <w:r w:rsidR="0039122F">
        <w:rPr>
          <w:rFonts w:ascii="Avenir Next Condensed Regular" w:hAnsi="Avenir Next Condensed Regular"/>
          <w:sz w:val="22"/>
          <w:szCs w:val="22"/>
        </w:rPr>
      </w:r>
      <w:r w:rsidR="0039122F">
        <w:rPr>
          <w:rFonts w:ascii="Avenir Next Condensed Regular" w:hAnsi="Avenir Next Condensed Regular"/>
          <w:sz w:val="22"/>
          <w:szCs w:val="22"/>
        </w:rPr>
        <w:fldChar w:fldCharType="separate"/>
      </w:r>
      <w:r w:rsidR="0039122F">
        <w:rPr>
          <w:rFonts w:ascii="Avenir Next Condensed Regular" w:hAnsi="Avenir Next Condensed Regular"/>
          <w:sz w:val="22"/>
          <w:szCs w:val="22"/>
        </w:rPr>
        <w:t>11.1.4</w:t>
      </w:r>
      <w:r w:rsidR="0039122F">
        <w:rPr>
          <w:rFonts w:ascii="Avenir Next Condensed Regular" w:hAnsi="Avenir Next Condensed Regular"/>
          <w:sz w:val="22"/>
          <w:szCs w:val="22"/>
        </w:rPr>
        <w:fldChar w:fldCharType="end"/>
      </w:r>
      <w:r w:rsidRPr="00E825C5">
        <w:rPr>
          <w:rFonts w:ascii="Avenir Next Condensed Regular" w:hAnsi="Avenir Next Condensed Regular"/>
          <w:sz w:val="22"/>
          <w:szCs w:val="22"/>
        </w:rPr>
        <w:t>;</w:t>
      </w:r>
    </w:p>
    <w:p w14:paraId="6ECD3A7B" w14:textId="77777777" w:rsidR="00BC4909" w:rsidRPr="00BC4909" w:rsidRDefault="00BC4909">
      <w:pPr>
        <w:ind w:left="1134" w:hanging="1134"/>
        <w:jc w:val="both"/>
        <w:rPr>
          <w:rFonts w:ascii="Avenir Next Condensed Regular" w:hAnsi="Avenir Next Condensed Regular"/>
          <w:sz w:val="22"/>
          <w:szCs w:val="22"/>
        </w:rPr>
        <w:pPrChange w:id="279" w:author="Tania Johny" w:date="2015-07-29T15:43:00Z">
          <w:pPr>
            <w:jc w:val="both"/>
          </w:pPr>
        </w:pPrChange>
      </w:pPr>
    </w:p>
    <w:p w14:paraId="31158AC0" w14:textId="77777777" w:rsidR="00BC4909" w:rsidRDefault="00BC4909">
      <w:pPr>
        <w:pStyle w:val="ListParagraph"/>
        <w:numPr>
          <w:ilvl w:val="2"/>
          <w:numId w:val="5"/>
        </w:numPr>
        <w:ind w:left="1134" w:hanging="1134"/>
        <w:jc w:val="both"/>
        <w:rPr>
          <w:rFonts w:ascii="Avenir Next Condensed Regular" w:hAnsi="Avenir Next Condensed Regular"/>
          <w:sz w:val="22"/>
          <w:szCs w:val="22"/>
        </w:rPr>
        <w:pPrChange w:id="280" w:author="Tania Johny" w:date="2015-07-29T15:43:00Z">
          <w:pPr>
            <w:pStyle w:val="ListParagraph"/>
            <w:numPr>
              <w:ilvl w:val="2"/>
              <w:numId w:val="5"/>
            </w:numPr>
            <w:ind w:left="1224" w:hanging="504"/>
            <w:jc w:val="both"/>
          </w:pPr>
        </w:pPrChange>
      </w:pPr>
      <w:r w:rsidRPr="00BC4909">
        <w:rPr>
          <w:rFonts w:ascii="Avenir Next Condensed Regular" w:hAnsi="Avenir Next Condensed Regular"/>
          <w:sz w:val="22"/>
          <w:szCs w:val="22"/>
        </w:rPr>
        <w:t>it will at all times act in good faith in all dealings with the other Shareholder and with the Company in relation to the matters contained in this Agreement</w:t>
      </w:r>
      <w:r>
        <w:rPr>
          <w:rFonts w:ascii="Avenir Next Condensed Regular" w:hAnsi="Avenir Next Condensed Regular"/>
          <w:sz w:val="22"/>
          <w:szCs w:val="22"/>
        </w:rPr>
        <w:t>;</w:t>
      </w:r>
    </w:p>
    <w:p w14:paraId="0BDE8418" w14:textId="0583A888" w:rsidR="00BC4909" w:rsidRPr="00BC4909" w:rsidDel="000250D0" w:rsidRDefault="00BC4909">
      <w:pPr>
        <w:ind w:left="1134" w:hanging="1134"/>
        <w:jc w:val="both"/>
        <w:rPr>
          <w:del w:id="281" w:author="Tania Johny" w:date="2015-07-29T15:38:00Z"/>
          <w:rFonts w:ascii="Avenir Next Condensed Regular" w:hAnsi="Avenir Next Condensed Regular"/>
          <w:sz w:val="22"/>
          <w:szCs w:val="22"/>
        </w:rPr>
        <w:pPrChange w:id="282" w:author="Tania Johny" w:date="2015-07-29T15:43:00Z">
          <w:pPr>
            <w:jc w:val="both"/>
          </w:pPr>
        </w:pPrChange>
      </w:pPr>
    </w:p>
    <w:p w14:paraId="27C294A5" w14:textId="78CBB6D4" w:rsidR="00BC4909" w:rsidDel="000250D0" w:rsidRDefault="002A42BB">
      <w:pPr>
        <w:pStyle w:val="ListParagraph"/>
        <w:numPr>
          <w:ilvl w:val="1"/>
          <w:numId w:val="5"/>
        </w:numPr>
        <w:ind w:left="1134" w:hanging="1134"/>
        <w:jc w:val="both"/>
        <w:rPr>
          <w:del w:id="283" w:author="Tania Johny" w:date="2015-07-29T15:37:00Z"/>
          <w:rFonts w:ascii="Avenir Next Condensed Regular" w:hAnsi="Avenir Next Condensed Regular"/>
          <w:sz w:val="22"/>
          <w:szCs w:val="22"/>
        </w:rPr>
        <w:pPrChange w:id="284" w:author="Tania Johny" w:date="2015-07-29T15:43:00Z">
          <w:pPr>
            <w:pStyle w:val="ListParagraph"/>
            <w:numPr>
              <w:ilvl w:val="1"/>
              <w:numId w:val="5"/>
            </w:numPr>
            <w:ind w:left="792" w:hanging="432"/>
            <w:jc w:val="both"/>
          </w:pPr>
        </w:pPrChange>
      </w:pPr>
      <w:del w:id="285" w:author="Tania Johny" w:date="2015-07-29T15:37:00Z">
        <w:r w:rsidRPr="002A42BB" w:rsidDel="000250D0">
          <w:rPr>
            <w:rFonts w:ascii="Avenir Next Condensed Regular" w:hAnsi="Avenir Next Condensed Regular"/>
            <w:sz w:val="22"/>
            <w:szCs w:val="22"/>
          </w:rPr>
          <w:delText xml:space="preserve">Existing Shareholder and the Company hereby jointly and severally undertake, warrant and represent to the </w:delText>
        </w:r>
        <w:r w:rsidR="00C57649" w:rsidDel="000250D0">
          <w:rPr>
            <w:rFonts w:ascii="Avenir Next Condensed Regular" w:hAnsi="Avenir Next Condensed Regular"/>
            <w:sz w:val="22"/>
            <w:szCs w:val="22"/>
          </w:rPr>
          <w:delText>New</w:delText>
        </w:r>
        <w:r w:rsidDel="000250D0">
          <w:rPr>
            <w:rFonts w:ascii="Avenir Next Condensed Regular" w:hAnsi="Avenir Next Condensed Regular"/>
            <w:sz w:val="22"/>
            <w:szCs w:val="22"/>
          </w:rPr>
          <w:delText xml:space="preserve"> Shareholder</w:delText>
        </w:r>
        <w:r w:rsidRPr="002A42BB" w:rsidDel="000250D0">
          <w:rPr>
            <w:rFonts w:ascii="Avenir Next Condensed Regular" w:hAnsi="Avenir Next Condensed Regular"/>
            <w:sz w:val="22"/>
            <w:szCs w:val="22"/>
          </w:rPr>
          <w:delText xml:space="preserve"> that the Company is the sole legal and beneficial owner of </w:delText>
        </w:r>
        <w:r w:rsidDel="000250D0">
          <w:rPr>
            <w:rFonts w:ascii="Avenir Next Condensed Regular" w:hAnsi="Avenir Next Condensed Regular"/>
            <w:sz w:val="22"/>
            <w:szCs w:val="22"/>
          </w:rPr>
          <w:delText xml:space="preserve">entire share capital of </w:delText>
        </w:r>
      </w:del>
      <w:del w:id="286" w:author="Tania Johny" w:date="2015-07-29T15:30:00Z">
        <w:r w:rsidDel="00B23DE4">
          <w:rPr>
            <w:rFonts w:ascii="Avenir Next Condensed Regular" w:hAnsi="Avenir Next Condensed Regular"/>
            <w:sz w:val="22"/>
            <w:szCs w:val="22"/>
          </w:rPr>
          <w:delText>eReady Couture</w:delText>
        </w:r>
      </w:del>
      <w:del w:id="287" w:author="Tania Johny" w:date="2015-07-29T15:37:00Z">
        <w:r w:rsidDel="000250D0">
          <w:rPr>
            <w:rFonts w:ascii="Avenir Next Condensed Regular" w:hAnsi="Avenir Next Condensed Regular"/>
            <w:sz w:val="22"/>
            <w:szCs w:val="22"/>
          </w:rPr>
          <w:delText xml:space="preserve"> and </w:delText>
        </w:r>
      </w:del>
      <w:del w:id="288" w:author="Tania Johny" w:date="2015-07-29T15:30:00Z">
        <w:r w:rsidDel="00B23DE4">
          <w:rPr>
            <w:rFonts w:ascii="Avenir Next Condensed Regular" w:hAnsi="Avenir Next Condensed Regular"/>
            <w:sz w:val="22"/>
            <w:szCs w:val="22"/>
          </w:rPr>
          <w:delText xml:space="preserve">eCollections </w:delText>
        </w:r>
      </w:del>
      <w:del w:id="289" w:author="Tania Johny" w:date="2015-07-29T15:37:00Z">
        <w:r w:rsidRPr="002A42BB" w:rsidDel="000250D0">
          <w:rPr>
            <w:rFonts w:ascii="Avenir Next Condensed Regular" w:hAnsi="Avenir Next Condensed Regular"/>
            <w:sz w:val="22"/>
            <w:szCs w:val="22"/>
          </w:rPr>
          <w:delText>fee from all Encumbrances</w:delText>
        </w:r>
        <w:r w:rsidR="00BC4909" w:rsidRPr="00BC4909" w:rsidDel="000250D0">
          <w:rPr>
            <w:rFonts w:ascii="Avenir Next Condensed Regular" w:hAnsi="Avenir Next Condensed Regular"/>
            <w:sz w:val="22"/>
            <w:szCs w:val="22"/>
          </w:rPr>
          <w:delText>.</w:delText>
        </w:r>
      </w:del>
    </w:p>
    <w:p w14:paraId="56E481B2" w14:textId="3A31D150" w:rsidR="00E34AF1" w:rsidRPr="00E34AF1" w:rsidDel="000250D0" w:rsidRDefault="00E34AF1">
      <w:pPr>
        <w:ind w:left="1134" w:hanging="1134"/>
        <w:jc w:val="both"/>
        <w:rPr>
          <w:del w:id="290" w:author="Tania Johny" w:date="2015-07-29T15:37:00Z"/>
          <w:rFonts w:ascii="Avenir Next Condensed Regular" w:hAnsi="Avenir Next Condensed Regular"/>
          <w:sz w:val="22"/>
          <w:szCs w:val="22"/>
        </w:rPr>
        <w:pPrChange w:id="291" w:author="Tania Johny" w:date="2015-07-29T15:43:00Z">
          <w:pPr>
            <w:jc w:val="both"/>
          </w:pPr>
        </w:pPrChange>
      </w:pPr>
    </w:p>
    <w:p w14:paraId="68726B3F" w14:textId="5B899E2E" w:rsidR="00E34AF1" w:rsidDel="000250D0" w:rsidRDefault="00C57649">
      <w:pPr>
        <w:pStyle w:val="ListParagraph"/>
        <w:numPr>
          <w:ilvl w:val="1"/>
          <w:numId w:val="5"/>
        </w:numPr>
        <w:ind w:left="1134" w:hanging="1134"/>
        <w:jc w:val="both"/>
        <w:rPr>
          <w:del w:id="292" w:author="Tania Johny" w:date="2015-07-29T15:38:00Z"/>
          <w:rFonts w:ascii="Avenir Next Condensed Regular" w:hAnsi="Avenir Next Condensed Regular"/>
          <w:sz w:val="22"/>
          <w:szCs w:val="22"/>
        </w:rPr>
        <w:pPrChange w:id="293" w:author="Tania Johny" w:date="2015-07-29T15:43:00Z">
          <w:pPr>
            <w:pStyle w:val="ListParagraph"/>
            <w:numPr>
              <w:ilvl w:val="1"/>
              <w:numId w:val="5"/>
            </w:numPr>
            <w:ind w:left="792" w:hanging="432"/>
            <w:jc w:val="both"/>
          </w:pPr>
        </w:pPrChange>
      </w:pPr>
      <w:del w:id="294" w:author="Tania Johny" w:date="2015-07-29T15:38:00Z">
        <w:r w:rsidRPr="00C57649" w:rsidDel="000250D0">
          <w:rPr>
            <w:rFonts w:ascii="Avenir Next Condensed Regular" w:hAnsi="Avenir Next Condensed Regular"/>
            <w:sz w:val="22"/>
            <w:szCs w:val="22"/>
          </w:rPr>
          <w:delText xml:space="preserve">Existing Shareholder and the Company hereby jointly and severally undertake, warrant and represent to the </w:delText>
        </w:r>
        <w:r w:rsidDel="000250D0">
          <w:rPr>
            <w:rFonts w:ascii="Avenir Next Condensed Regular" w:hAnsi="Avenir Next Condensed Regular"/>
            <w:sz w:val="22"/>
            <w:szCs w:val="22"/>
          </w:rPr>
          <w:delText xml:space="preserve">New Shareholder </w:delText>
        </w:r>
        <w:r w:rsidRPr="00C57649" w:rsidDel="000250D0">
          <w:rPr>
            <w:rFonts w:ascii="Avenir Next Condensed Regular" w:hAnsi="Avenir Next Condensed Regular"/>
            <w:sz w:val="22"/>
            <w:szCs w:val="22"/>
          </w:rPr>
          <w:delText xml:space="preserve">that the Company has no other assets other than the </w:delText>
        </w:r>
        <w:r w:rsidDel="000250D0">
          <w:rPr>
            <w:rFonts w:ascii="Avenir Next Condensed Regular" w:hAnsi="Avenir Next Condensed Regular"/>
            <w:sz w:val="22"/>
            <w:szCs w:val="22"/>
          </w:rPr>
          <w:delText>eReady Couture and eCollections shares</w:delText>
        </w:r>
        <w:r w:rsidRPr="00C57649" w:rsidDel="000250D0">
          <w:rPr>
            <w:rFonts w:ascii="Avenir Next Condensed Regular" w:hAnsi="Avenir Next Condensed Regular"/>
            <w:sz w:val="22"/>
            <w:szCs w:val="22"/>
          </w:rPr>
          <w:delText xml:space="preserve"> or liabilities other than those </w:delText>
        </w:r>
        <w:r w:rsidDel="000250D0">
          <w:rPr>
            <w:rFonts w:ascii="Avenir Next Condensed Regular" w:hAnsi="Avenir Next Condensed Regular"/>
            <w:sz w:val="22"/>
            <w:szCs w:val="22"/>
          </w:rPr>
          <w:delText xml:space="preserve">disclosed to the New Shareholder in writing as of the date of this </w:delText>
        </w:r>
        <w:r w:rsidR="00356771" w:rsidDel="000250D0">
          <w:rPr>
            <w:rFonts w:ascii="Avenir Next Condensed Regular" w:hAnsi="Avenir Next Condensed Regular"/>
            <w:sz w:val="22"/>
            <w:szCs w:val="22"/>
          </w:rPr>
          <w:delText>Agreement</w:delText>
        </w:r>
        <w:r w:rsidDel="000250D0">
          <w:rPr>
            <w:rFonts w:ascii="Avenir Next Condensed Regular" w:hAnsi="Avenir Next Condensed Regular"/>
            <w:sz w:val="22"/>
            <w:szCs w:val="22"/>
          </w:rPr>
          <w:delText>.</w:delText>
        </w:r>
      </w:del>
    </w:p>
    <w:p w14:paraId="0D534901" w14:textId="77777777" w:rsidR="00356771" w:rsidRPr="00356771" w:rsidRDefault="00356771">
      <w:pPr>
        <w:ind w:left="1134" w:hanging="1134"/>
        <w:jc w:val="both"/>
        <w:rPr>
          <w:rFonts w:ascii="Avenir Next Condensed Regular" w:hAnsi="Avenir Next Condensed Regular"/>
          <w:sz w:val="22"/>
          <w:szCs w:val="22"/>
        </w:rPr>
        <w:pPrChange w:id="295" w:author="Tania Johny" w:date="2015-07-29T15:43:00Z">
          <w:pPr>
            <w:jc w:val="both"/>
          </w:pPr>
        </w:pPrChange>
      </w:pPr>
    </w:p>
    <w:p w14:paraId="5BD82012" w14:textId="5758C8FD" w:rsidR="00356771" w:rsidRPr="00853250" w:rsidRDefault="00356771">
      <w:pPr>
        <w:pStyle w:val="ListParagraph"/>
        <w:numPr>
          <w:ilvl w:val="0"/>
          <w:numId w:val="5"/>
        </w:numPr>
        <w:ind w:left="1134" w:hanging="1134"/>
        <w:jc w:val="both"/>
        <w:rPr>
          <w:rFonts w:ascii="Avenir Next Condensed Regular" w:hAnsi="Avenir Next Condensed Regular"/>
          <w:b/>
          <w:sz w:val="22"/>
          <w:szCs w:val="22"/>
        </w:rPr>
        <w:pPrChange w:id="296" w:author="Tania Johny" w:date="2015-07-29T15:43:00Z">
          <w:pPr>
            <w:pStyle w:val="ListParagraph"/>
            <w:numPr>
              <w:numId w:val="5"/>
            </w:numPr>
            <w:ind w:left="360" w:hanging="360"/>
            <w:jc w:val="both"/>
          </w:pPr>
        </w:pPrChange>
      </w:pPr>
      <w:r w:rsidRPr="00853250">
        <w:rPr>
          <w:rFonts w:ascii="Avenir Next Condensed Regular" w:hAnsi="Avenir Next Condensed Regular"/>
          <w:b/>
          <w:sz w:val="22"/>
          <w:szCs w:val="22"/>
        </w:rPr>
        <w:t>Business of the Company</w:t>
      </w:r>
    </w:p>
    <w:p w14:paraId="105CE8B9" w14:textId="415E92D0" w:rsidR="00356771" w:rsidRPr="00356771" w:rsidRDefault="00356771">
      <w:pPr>
        <w:ind w:left="1134" w:hanging="1134"/>
        <w:jc w:val="both"/>
        <w:rPr>
          <w:rFonts w:ascii="Avenir Next Condensed Regular" w:hAnsi="Avenir Next Condensed Regular"/>
          <w:sz w:val="22"/>
          <w:szCs w:val="22"/>
        </w:rPr>
        <w:pPrChange w:id="297" w:author="Tania Johny" w:date="2015-07-29T15:43:00Z">
          <w:pPr>
            <w:jc w:val="both"/>
          </w:pPr>
        </w:pPrChange>
      </w:pPr>
    </w:p>
    <w:p w14:paraId="04236C34" w14:textId="26013BF5" w:rsidR="00356771" w:rsidRDefault="00C96487">
      <w:pPr>
        <w:pStyle w:val="ListParagraph"/>
        <w:numPr>
          <w:ilvl w:val="1"/>
          <w:numId w:val="5"/>
        </w:numPr>
        <w:ind w:left="1134" w:hanging="1134"/>
        <w:jc w:val="both"/>
        <w:rPr>
          <w:rFonts w:ascii="Avenir Next Condensed Regular" w:hAnsi="Avenir Next Condensed Regular"/>
          <w:sz w:val="22"/>
          <w:szCs w:val="22"/>
        </w:rPr>
        <w:pPrChange w:id="298" w:author="Tania Johny" w:date="2015-07-29T15:43:00Z">
          <w:pPr>
            <w:pStyle w:val="ListParagraph"/>
            <w:numPr>
              <w:ilvl w:val="1"/>
              <w:numId w:val="5"/>
            </w:numPr>
            <w:ind w:left="792" w:hanging="432"/>
            <w:jc w:val="both"/>
          </w:pPr>
        </w:pPrChange>
      </w:pPr>
      <w:bookmarkStart w:id="299" w:name="_Ref321428746"/>
      <w:r w:rsidRPr="00C96487">
        <w:rPr>
          <w:rFonts w:ascii="Avenir Next Condensed Regular" w:hAnsi="Avenir Next Condensed Regular"/>
          <w:sz w:val="22"/>
          <w:szCs w:val="22"/>
        </w:rPr>
        <w:t>The Shareholders shall procure that the only business of the Company shall, unless otherwise agreed by the Shareholders in writing, be the Business.</w:t>
      </w:r>
      <w:bookmarkEnd w:id="299"/>
    </w:p>
    <w:p w14:paraId="18859C24" w14:textId="102E9361" w:rsidR="00C96487" w:rsidRPr="00C96487" w:rsidRDefault="00C96487">
      <w:pPr>
        <w:ind w:left="1134" w:hanging="1134"/>
        <w:jc w:val="both"/>
        <w:rPr>
          <w:rFonts w:ascii="Avenir Next Condensed Regular" w:hAnsi="Avenir Next Condensed Regular"/>
          <w:sz w:val="22"/>
          <w:szCs w:val="22"/>
        </w:rPr>
        <w:pPrChange w:id="300" w:author="Tania Johny" w:date="2015-07-29T15:43:00Z">
          <w:pPr>
            <w:jc w:val="both"/>
          </w:pPr>
        </w:pPrChange>
      </w:pPr>
    </w:p>
    <w:p w14:paraId="58C3C620" w14:textId="29B3DFD1" w:rsidR="00C96487" w:rsidRDefault="001B67D5">
      <w:pPr>
        <w:pStyle w:val="ListParagraph"/>
        <w:numPr>
          <w:ilvl w:val="1"/>
          <w:numId w:val="5"/>
        </w:numPr>
        <w:ind w:left="1134" w:hanging="1134"/>
        <w:jc w:val="both"/>
        <w:rPr>
          <w:rFonts w:ascii="Avenir Next Condensed Regular" w:hAnsi="Avenir Next Condensed Regular"/>
          <w:sz w:val="22"/>
          <w:szCs w:val="22"/>
        </w:rPr>
        <w:pPrChange w:id="301" w:author="Tania Johny" w:date="2015-07-29T15:43:00Z">
          <w:pPr>
            <w:pStyle w:val="ListParagraph"/>
            <w:numPr>
              <w:ilvl w:val="1"/>
              <w:numId w:val="5"/>
            </w:numPr>
            <w:ind w:left="792" w:hanging="432"/>
            <w:jc w:val="both"/>
          </w:pPr>
        </w:pPrChange>
      </w:pPr>
      <w:r w:rsidRPr="001B67D5">
        <w:rPr>
          <w:rFonts w:ascii="Avenir Next Condensed Regular" w:hAnsi="Avenir Next Condensed Regular"/>
          <w:sz w:val="22"/>
          <w:szCs w:val="22"/>
        </w:rPr>
        <w:t>The Shareholders shall exercise their respective rights and powers to ensure, so far as they lawfully can, that the Company complies with its obligations under this Agreement and any other agreements to which the Company is a party.</w:t>
      </w:r>
    </w:p>
    <w:p w14:paraId="7294B0F6" w14:textId="77777777" w:rsidR="001B67D5" w:rsidRPr="001B67D5" w:rsidRDefault="001B67D5">
      <w:pPr>
        <w:ind w:left="1134" w:hanging="1134"/>
        <w:jc w:val="both"/>
        <w:rPr>
          <w:rFonts w:ascii="Avenir Next Condensed Regular" w:hAnsi="Avenir Next Condensed Regular"/>
          <w:sz w:val="22"/>
          <w:szCs w:val="22"/>
        </w:rPr>
        <w:pPrChange w:id="302" w:author="Tania Johny" w:date="2015-07-29T15:43:00Z">
          <w:pPr>
            <w:jc w:val="both"/>
          </w:pPr>
        </w:pPrChange>
      </w:pPr>
    </w:p>
    <w:p w14:paraId="749E28EB" w14:textId="16EFAF7D" w:rsidR="001B67D5" w:rsidRDefault="00A4194F">
      <w:pPr>
        <w:pStyle w:val="ListParagraph"/>
        <w:numPr>
          <w:ilvl w:val="1"/>
          <w:numId w:val="5"/>
        </w:numPr>
        <w:ind w:left="1134" w:hanging="1134"/>
        <w:jc w:val="both"/>
        <w:rPr>
          <w:rFonts w:ascii="Avenir Next Condensed Regular" w:hAnsi="Avenir Next Condensed Regular"/>
          <w:sz w:val="22"/>
          <w:szCs w:val="22"/>
        </w:rPr>
        <w:pPrChange w:id="303" w:author="Tania Johny" w:date="2015-07-29T15:43:00Z">
          <w:pPr>
            <w:pStyle w:val="ListParagraph"/>
            <w:numPr>
              <w:ilvl w:val="1"/>
              <w:numId w:val="5"/>
            </w:numPr>
            <w:ind w:left="792" w:hanging="432"/>
            <w:jc w:val="both"/>
          </w:pPr>
        </w:pPrChange>
      </w:pPr>
      <w:r w:rsidRPr="00A4194F">
        <w:rPr>
          <w:rFonts w:ascii="Avenir Next Condensed Regular" w:hAnsi="Avenir Next Condensed Regular"/>
          <w:sz w:val="22"/>
          <w:szCs w:val="22"/>
        </w:rPr>
        <w:lastRenderedPageBreak/>
        <w:t>Without prejudice to the foregoing provisions of this clause, the Shareholders agree that the Company will be run in accordance with the following general principles, as varied from time to time with the written agreement of the Shareholders:</w:t>
      </w:r>
    </w:p>
    <w:p w14:paraId="056483CB" w14:textId="77777777" w:rsidR="00A4194F" w:rsidRPr="00A4194F" w:rsidRDefault="00A4194F">
      <w:pPr>
        <w:ind w:left="1134" w:hanging="1134"/>
        <w:jc w:val="both"/>
        <w:rPr>
          <w:rFonts w:ascii="Avenir Next Condensed Regular" w:hAnsi="Avenir Next Condensed Regular"/>
          <w:sz w:val="22"/>
          <w:szCs w:val="22"/>
        </w:rPr>
        <w:pPrChange w:id="304" w:author="Tania Johny" w:date="2015-07-29T15:43:00Z">
          <w:pPr>
            <w:jc w:val="both"/>
          </w:pPr>
        </w:pPrChange>
      </w:pPr>
    </w:p>
    <w:p w14:paraId="3182E3A8" w14:textId="428F9EAC" w:rsidR="00A4194F" w:rsidRDefault="002B6A13">
      <w:pPr>
        <w:pStyle w:val="ListParagraph"/>
        <w:numPr>
          <w:ilvl w:val="2"/>
          <w:numId w:val="5"/>
        </w:numPr>
        <w:ind w:left="1134" w:hanging="1134"/>
        <w:jc w:val="both"/>
        <w:rPr>
          <w:rFonts w:ascii="Avenir Next Condensed Regular" w:hAnsi="Avenir Next Condensed Regular"/>
          <w:sz w:val="22"/>
          <w:szCs w:val="22"/>
        </w:rPr>
        <w:pPrChange w:id="305" w:author="Tania Johny" w:date="2015-07-29T15:43:00Z">
          <w:pPr>
            <w:pStyle w:val="ListParagraph"/>
            <w:numPr>
              <w:ilvl w:val="2"/>
              <w:numId w:val="5"/>
            </w:numPr>
            <w:ind w:left="1224" w:hanging="504"/>
            <w:jc w:val="both"/>
          </w:pPr>
        </w:pPrChange>
      </w:pPr>
      <w:r w:rsidRPr="002B6A13">
        <w:rPr>
          <w:rFonts w:ascii="Avenir Next Condensed Regular" w:hAnsi="Avenir Next Condensed Regular"/>
          <w:sz w:val="22"/>
          <w:szCs w:val="22"/>
        </w:rPr>
        <w:t xml:space="preserve">the Company shall use all reasonable endeavours to obtain and maintain in full force and effect all </w:t>
      </w:r>
      <w:r>
        <w:rPr>
          <w:rFonts w:ascii="Avenir Next Condensed Regular" w:hAnsi="Avenir Next Condensed Regular"/>
          <w:sz w:val="22"/>
          <w:szCs w:val="22"/>
        </w:rPr>
        <w:t>Authorisations and Licences</w:t>
      </w:r>
      <w:r w:rsidRPr="002B6A13">
        <w:rPr>
          <w:rFonts w:ascii="Avenir Next Condensed Regular" w:hAnsi="Avenir Next Condensed Regular"/>
          <w:sz w:val="22"/>
          <w:szCs w:val="22"/>
        </w:rPr>
        <w:t xml:space="preserve"> required for the carrying on of the Business; and</w:t>
      </w:r>
    </w:p>
    <w:p w14:paraId="1AC6F7DD" w14:textId="76E1BC16" w:rsidR="002B6A13" w:rsidRPr="002B6A13" w:rsidRDefault="002B6A13">
      <w:pPr>
        <w:ind w:left="1134" w:hanging="1134"/>
        <w:jc w:val="both"/>
        <w:rPr>
          <w:rFonts w:ascii="Avenir Next Condensed Regular" w:hAnsi="Avenir Next Condensed Regular"/>
          <w:sz w:val="22"/>
          <w:szCs w:val="22"/>
        </w:rPr>
        <w:pPrChange w:id="306" w:author="Tania Johny" w:date="2015-07-29T15:43:00Z">
          <w:pPr>
            <w:jc w:val="both"/>
          </w:pPr>
        </w:pPrChange>
      </w:pPr>
    </w:p>
    <w:p w14:paraId="5E1FA8C8" w14:textId="267893BA" w:rsidR="002B6A13" w:rsidRDefault="00655F50">
      <w:pPr>
        <w:pStyle w:val="ListParagraph"/>
        <w:numPr>
          <w:ilvl w:val="2"/>
          <w:numId w:val="5"/>
        </w:numPr>
        <w:ind w:left="1134" w:hanging="1134"/>
        <w:jc w:val="both"/>
        <w:rPr>
          <w:rFonts w:ascii="Avenir Next Condensed Regular" w:hAnsi="Avenir Next Condensed Regular"/>
          <w:sz w:val="22"/>
          <w:szCs w:val="22"/>
        </w:rPr>
        <w:pPrChange w:id="307" w:author="Tania Johny" w:date="2015-07-29T15:43:00Z">
          <w:pPr>
            <w:pStyle w:val="ListParagraph"/>
            <w:numPr>
              <w:ilvl w:val="2"/>
              <w:numId w:val="5"/>
            </w:numPr>
            <w:ind w:left="1224" w:hanging="504"/>
            <w:jc w:val="both"/>
          </w:pPr>
        </w:pPrChange>
      </w:pPr>
      <w:proofErr w:type="gramStart"/>
      <w:r w:rsidRPr="00655F50">
        <w:rPr>
          <w:rFonts w:ascii="Avenir Next Condensed Regular" w:hAnsi="Avenir Next Condensed Regular"/>
          <w:sz w:val="22"/>
          <w:szCs w:val="22"/>
        </w:rPr>
        <w:t>the</w:t>
      </w:r>
      <w:proofErr w:type="gramEnd"/>
      <w:r w:rsidRPr="00655F50">
        <w:rPr>
          <w:rFonts w:ascii="Avenir Next Condensed Regular" w:hAnsi="Avenir Next Condensed Regular"/>
          <w:sz w:val="22"/>
          <w:szCs w:val="22"/>
        </w:rPr>
        <w:t xml:space="preserve"> Company shall keep each of the Shareholders fully informed as to all its financial and business affairs</w:t>
      </w:r>
      <w:r>
        <w:rPr>
          <w:rFonts w:ascii="Avenir Next Condensed Regular" w:hAnsi="Avenir Next Condensed Regular"/>
          <w:sz w:val="22"/>
          <w:szCs w:val="22"/>
        </w:rPr>
        <w:t>.</w:t>
      </w:r>
    </w:p>
    <w:p w14:paraId="7F34C9D9" w14:textId="77777777" w:rsidR="00A4194F" w:rsidRPr="00A4194F" w:rsidRDefault="00A4194F">
      <w:pPr>
        <w:ind w:left="1134" w:hanging="1134"/>
        <w:jc w:val="both"/>
        <w:rPr>
          <w:rFonts w:ascii="Avenir Next Condensed Regular" w:hAnsi="Avenir Next Condensed Regular"/>
          <w:sz w:val="22"/>
          <w:szCs w:val="22"/>
        </w:rPr>
        <w:pPrChange w:id="308" w:author="Tania Johny" w:date="2015-07-29T15:43:00Z">
          <w:pPr>
            <w:jc w:val="both"/>
          </w:pPr>
        </w:pPrChange>
      </w:pPr>
    </w:p>
    <w:p w14:paraId="1E5CAEA0" w14:textId="6E126477" w:rsidR="00A4194F" w:rsidRDefault="00541767">
      <w:pPr>
        <w:pStyle w:val="ListParagraph"/>
        <w:numPr>
          <w:ilvl w:val="1"/>
          <w:numId w:val="5"/>
        </w:numPr>
        <w:ind w:left="1134" w:hanging="1134"/>
        <w:jc w:val="both"/>
        <w:rPr>
          <w:rFonts w:ascii="Avenir Next Condensed Regular" w:hAnsi="Avenir Next Condensed Regular"/>
          <w:sz w:val="22"/>
          <w:szCs w:val="22"/>
        </w:rPr>
        <w:pPrChange w:id="309" w:author="Tania Johny" w:date="2015-07-29T15:43:00Z">
          <w:pPr>
            <w:pStyle w:val="ListParagraph"/>
            <w:numPr>
              <w:ilvl w:val="1"/>
              <w:numId w:val="5"/>
            </w:numPr>
            <w:ind w:left="792" w:hanging="432"/>
            <w:jc w:val="both"/>
          </w:pPr>
        </w:pPrChange>
      </w:pPr>
      <w:r w:rsidRPr="00541767">
        <w:rPr>
          <w:rFonts w:ascii="Avenir Next Condensed Regular" w:hAnsi="Avenir Next Condensed Regular"/>
          <w:sz w:val="22"/>
          <w:szCs w:val="22"/>
        </w:rPr>
        <w:t>From the date of service of a Transfer Notice,</w:t>
      </w:r>
      <w:r w:rsidR="008C4EEA">
        <w:rPr>
          <w:rFonts w:ascii="Avenir Next Condensed Regular" w:hAnsi="Avenir Next Condensed Regular"/>
          <w:sz w:val="22"/>
          <w:szCs w:val="22"/>
        </w:rPr>
        <w:t xml:space="preserve"> or</w:t>
      </w:r>
      <w:r w:rsidRPr="00541767">
        <w:rPr>
          <w:rFonts w:ascii="Avenir Next Condensed Regular" w:hAnsi="Avenir Next Condensed Regular"/>
          <w:sz w:val="22"/>
          <w:szCs w:val="22"/>
        </w:rPr>
        <w:t xml:space="preserve"> a Compulsory Transfer Notice until the date on which the procedures and actions relating to such notice have been completed, each of the Shareholders shall do all things in its power to procure that the Company complies with its obligations under </w:t>
      </w:r>
      <w:r w:rsidRPr="001B67D5">
        <w:rPr>
          <w:rFonts w:ascii="Avenir Next Condensed Regular" w:hAnsi="Avenir Next Condensed Regular"/>
          <w:sz w:val="22"/>
          <w:szCs w:val="22"/>
        </w:rPr>
        <w:t>this Agreement and any other agreements to which the Company is a party.</w:t>
      </w:r>
    </w:p>
    <w:p w14:paraId="08207994" w14:textId="45F1C79A" w:rsidR="00E10DE7" w:rsidRPr="00E10DE7" w:rsidRDefault="00E10DE7">
      <w:pPr>
        <w:ind w:left="1134" w:hanging="1134"/>
        <w:jc w:val="both"/>
        <w:rPr>
          <w:rFonts w:ascii="Avenir Next Condensed Regular" w:hAnsi="Avenir Next Condensed Regular"/>
          <w:sz w:val="22"/>
          <w:szCs w:val="22"/>
        </w:rPr>
        <w:pPrChange w:id="310" w:author="Tania Johny" w:date="2015-07-29T15:43:00Z">
          <w:pPr>
            <w:jc w:val="both"/>
          </w:pPr>
        </w:pPrChange>
      </w:pPr>
    </w:p>
    <w:p w14:paraId="60E4D2A5" w14:textId="70A14515" w:rsidR="00E10DE7" w:rsidRPr="00E10DE7" w:rsidRDefault="00E10DE7">
      <w:pPr>
        <w:pStyle w:val="ListParagraph"/>
        <w:numPr>
          <w:ilvl w:val="0"/>
          <w:numId w:val="5"/>
        </w:numPr>
        <w:ind w:left="1134" w:hanging="1134"/>
        <w:jc w:val="both"/>
        <w:rPr>
          <w:rFonts w:ascii="Avenir Next Condensed Regular" w:hAnsi="Avenir Next Condensed Regular"/>
          <w:b/>
          <w:sz w:val="22"/>
          <w:szCs w:val="22"/>
        </w:rPr>
        <w:pPrChange w:id="311" w:author="Tania Johny" w:date="2015-07-29T15:43:00Z">
          <w:pPr>
            <w:pStyle w:val="ListParagraph"/>
            <w:numPr>
              <w:numId w:val="5"/>
            </w:numPr>
            <w:ind w:left="360" w:hanging="360"/>
            <w:jc w:val="both"/>
          </w:pPr>
        </w:pPrChange>
      </w:pPr>
      <w:r w:rsidRPr="00E10DE7">
        <w:rPr>
          <w:rFonts w:ascii="Avenir Next Condensed Regular" w:hAnsi="Avenir Next Condensed Regular"/>
          <w:b/>
          <w:sz w:val="22"/>
          <w:szCs w:val="22"/>
        </w:rPr>
        <w:t>The Board</w:t>
      </w:r>
    </w:p>
    <w:p w14:paraId="7F0B53F8" w14:textId="008628B6" w:rsidR="00E10DE7" w:rsidRPr="00E10DE7" w:rsidRDefault="00E10DE7">
      <w:pPr>
        <w:ind w:left="1134" w:hanging="1134"/>
        <w:jc w:val="both"/>
        <w:rPr>
          <w:rFonts w:ascii="Avenir Next Condensed Regular" w:hAnsi="Avenir Next Condensed Regular"/>
          <w:sz w:val="22"/>
          <w:szCs w:val="22"/>
        </w:rPr>
        <w:pPrChange w:id="312" w:author="Tania Johny" w:date="2015-07-29T15:43:00Z">
          <w:pPr>
            <w:jc w:val="both"/>
          </w:pPr>
        </w:pPrChange>
      </w:pPr>
    </w:p>
    <w:p w14:paraId="75E4175C" w14:textId="2676889C" w:rsidR="00E10DE7" w:rsidRDefault="00F20DC4">
      <w:pPr>
        <w:pStyle w:val="ListParagraph"/>
        <w:numPr>
          <w:ilvl w:val="1"/>
          <w:numId w:val="5"/>
        </w:numPr>
        <w:ind w:left="1134" w:hanging="1134"/>
        <w:jc w:val="both"/>
        <w:rPr>
          <w:rFonts w:ascii="Avenir Next Condensed Regular" w:hAnsi="Avenir Next Condensed Regular"/>
          <w:sz w:val="22"/>
          <w:szCs w:val="22"/>
        </w:rPr>
        <w:pPrChange w:id="313" w:author="Tania Johny" w:date="2015-07-29T15:43:00Z">
          <w:pPr>
            <w:pStyle w:val="ListParagraph"/>
            <w:numPr>
              <w:ilvl w:val="1"/>
              <w:numId w:val="5"/>
            </w:numPr>
            <w:ind w:left="792" w:hanging="432"/>
            <w:jc w:val="both"/>
          </w:pPr>
        </w:pPrChange>
      </w:pPr>
      <w:r w:rsidRPr="00F20DC4">
        <w:rPr>
          <w:rFonts w:ascii="Avenir Next Condensed Regular" w:hAnsi="Avenir Next Condensed Regular"/>
          <w:sz w:val="22"/>
          <w:szCs w:val="22"/>
        </w:rPr>
        <w:t>The Board shall at all times consist of</w:t>
      </w:r>
      <w:r w:rsidR="000A1AC4">
        <w:rPr>
          <w:rFonts w:ascii="Avenir Next Condensed Regular" w:hAnsi="Avenir Next Condensed Regular"/>
          <w:sz w:val="22"/>
          <w:szCs w:val="22"/>
        </w:rPr>
        <w:t xml:space="preserve"> the number of</w:t>
      </w:r>
      <w:r w:rsidRPr="00F20DC4">
        <w:rPr>
          <w:rFonts w:ascii="Avenir Next Condensed Regular" w:hAnsi="Avenir Next Condensed Regular"/>
          <w:sz w:val="22"/>
          <w:szCs w:val="22"/>
        </w:rPr>
        <w:t xml:space="preserve"> Directors</w:t>
      </w:r>
      <w:r w:rsidR="000A1AC4">
        <w:rPr>
          <w:rFonts w:ascii="Avenir Next Condensed Regular" w:hAnsi="Avenir Next Condensed Regular"/>
          <w:sz w:val="22"/>
          <w:szCs w:val="22"/>
        </w:rPr>
        <w:t xml:space="preserve"> </w:t>
      </w:r>
      <w:ins w:id="314" w:author="Tania Johny" w:date="2015-07-29T17:00:00Z">
        <w:r w:rsidR="00D5143D">
          <w:rPr>
            <w:rFonts w:ascii="Avenir Next Condensed Regular" w:hAnsi="Avenir Next Condensed Regular"/>
            <w:sz w:val="22"/>
            <w:szCs w:val="22"/>
          </w:rPr>
          <w:t xml:space="preserve">appointed as per clause 5.2 and </w:t>
        </w:r>
      </w:ins>
      <w:r w:rsidR="000A1AC4">
        <w:rPr>
          <w:rFonts w:ascii="Avenir Next Condensed Regular" w:hAnsi="Avenir Next Condensed Regular"/>
          <w:sz w:val="22"/>
          <w:szCs w:val="22"/>
        </w:rPr>
        <w:t xml:space="preserve">set out and specified in Schedule </w:t>
      </w:r>
      <w:del w:id="315" w:author="Tania Johny" w:date="2015-07-29T16:45:00Z">
        <w:r w:rsidR="000A1AC4" w:rsidDel="00010509">
          <w:rPr>
            <w:rFonts w:ascii="Avenir Next Condensed Regular" w:hAnsi="Avenir Next Condensed Regular"/>
            <w:sz w:val="22"/>
            <w:szCs w:val="22"/>
          </w:rPr>
          <w:delText>*</w:delText>
        </w:r>
      </w:del>
      <w:ins w:id="316" w:author="Tania Johny" w:date="2015-07-29T16:45:00Z">
        <w:r w:rsidR="00010509">
          <w:rPr>
            <w:rFonts w:ascii="Avenir Next Condensed Regular" w:hAnsi="Avenir Next Condensed Regular"/>
            <w:sz w:val="22"/>
            <w:szCs w:val="22"/>
          </w:rPr>
          <w:t>3</w:t>
        </w:r>
      </w:ins>
      <w:r w:rsidR="000A1AC4">
        <w:rPr>
          <w:rFonts w:ascii="Avenir Next Condensed Regular" w:hAnsi="Avenir Next Condensed Regular"/>
          <w:sz w:val="22"/>
          <w:szCs w:val="22"/>
        </w:rPr>
        <w:t>,</w:t>
      </w:r>
      <w:r w:rsidRPr="00F20DC4">
        <w:rPr>
          <w:rFonts w:ascii="Avenir Next Condensed Regular" w:hAnsi="Avenir Next Condensed Regular"/>
          <w:sz w:val="22"/>
          <w:szCs w:val="22"/>
        </w:rPr>
        <w:t xml:space="preserve"> unless otherwi</w:t>
      </w:r>
      <w:r>
        <w:rPr>
          <w:rFonts w:ascii="Avenir Next Condensed Regular" w:hAnsi="Avenir Next Condensed Regular"/>
          <w:sz w:val="22"/>
          <w:szCs w:val="22"/>
        </w:rPr>
        <w:t xml:space="preserve">se agreed in writing by </w:t>
      </w:r>
      <w:r w:rsidRPr="00F20DC4">
        <w:rPr>
          <w:rFonts w:ascii="Avenir Next Condensed Regular" w:hAnsi="Avenir Next Condensed Regular"/>
          <w:sz w:val="22"/>
          <w:szCs w:val="22"/>
        </w:rPr>
        <w:t>the Shareholders.</w:t>
      </w:r>
    </w:p>
    <w:p w14:paraId="2320F761" w14:textId="46354981" w:rsidR="00F20DC4" w:rsidRPr="00F20DC4" w:rsidRDefault="00F20DC4">
      <w:pPr>
        <w:ind w:left="1134" w:hanging="1134"/>
        <w:jc w:val="both"/>
        <w:rPr>
          <w:rFonts w:ascii="Avenir Next Condensed Regular" w:hAnsi="Avenir Next Condensed Regular"/>
          <w:sz w:val="22"/>
          <w:szCs w:val="22"/>
        </w:rPr>
        <w:pPrChange w:id="317" w:author="Tania Johny" w:date="2015-07-29T15:43:00Z">
          <w:pPr>
            <w:jc w:val="both"/>
          </w:pPr>
        </w:pPrChange>
      </w:pPr>
    </w:p>
    <w:p w14:paraId="42BF0A12" w14:textId="6C6CEC15" w:rsidR="00F20DC4" w:rsidRDefault="000A1AC4">
      <w:pPr>
        <w:pStyle w:val="ListParagraph"/>
        <w:numPr>
          <w:ilvl w:val="1"/>
          <w:numId w:val="5"/>
        </w:numPr>
        <w:ind w:left="1134" w:hanging="1134"/>
        <w:jc w:val="both"/>
        <w:rPr>
          <w:rFonts w:ascii="Avenir Next Condensed Regular" w:hAnsi="Avenir Next Condensed Regular"/>
          <w:sz w:val="22"/>
          <w:szCs w:val="22"/>
        </w:rPr>
        <w:pPrChange w:id="318" w:author="Tania Johny" w:date="2015-07-29T15:43:00Z">
          <w:pPr>
            <w:pStyle w:val="ListParagraph"/>
            <w:numPr>
              <w:ilvl w:val="1"/>
              <w:numId w:val="5"/>
            </w:numPr>
            <w:ind w:left="792" w:hanging="432"/>
            <w:jc w:val="both"/>
          </w:pPr>
        </w:pPrChange>
      </w:pPr>
      <w:bookmarkStart w:id="319" w:name="_Ref142295753"/>
      <w:r>
        <w:rPr>
          <w:rFonts w:ascii="Avenir Next Condensed Regular" w:hAnsi="Avenir Next Condensed Regular"/>
          <w:sz w:val="22"/>
          <w:szCs w:val="22"/>
        </w:rPr>
        <w:t xml:space="preserve">A Shareholder shall have the right to appoint </w:t>
      </w:r>
      <w:ins w:id="320" w:author="Tania Johny" w:date="2015-07-29T15:39:00Z">
        <w:r w:rsidR="008968F2">
          <w:rPr>
            <w:rFonts w:ascii="Avenir Next Condensed Regular" w:hAnsi="Avenir Next Condensed Regular"/>
            <w:sz w:val="22"/>
            <w:szCs w:val="22"/>
          </w:rPr>
          <w:t>[*</w:t>
        </w:r>
      </w:ins>
      <w:r>
        <w:rPr>
          <w:rFonts w:ascii="Avenir Next Condensed Regular" w:hAnsi="Avenir Next Condensed Regular"/>
          <w:sz w:val="22"/>
          <w:szCs w:val="22"/>
        </w:rPr>
        <w:t>one (1)</w:t>
      </w:r>
      <w:ins w:id="321" w:author="Tania Johny" w:date="2015-07-29T15:39:00Z">
        <w:r w:rsidR="008968F2">
          <w:rPr>
            <w:rFonts w:ascii="Avenir Next Condensed Regular" w:hAnsi="Avenir Next Condensed Regular"/>
            <w:sz w:val="22"/>
            <w:szCs w:val="22"/>
          </w:rPr>
          <w:t>]</w:t>
        </w:r>
      </w:ins>
      <w:r>
        <w:rPr>
          <w:rFonts w:ascii="Avenir Next Condensed Regular" w:hAnsi="Avenir Next Condensed Regular"/>
          <w:sz w:val="22"/>
          <w:szCs w:val="22"/>
        </w:rPr>
        <w:t xml:space="preserve"> director for every </w:t>
      </w:r>
      <w:del w:id="322" w:author="Tania Johny" w:date="2015-07-29T17:01:00Z">
        <w:r w:rsidR="009B0D59" w:rsidDel="00D5143D">
          <w:rPr>
            <w:rFonts w:ascii="Avenir Next Condensed Regular" w:hAnsi="Avenir Next Condensed Regular"/>
            <w:sz w:val="22"/>
            <w:szCs w:val="22"/>
          </w:rPr>
          <w:delText>number</w:delText>
        </w:r>
      </w:del>
      <w:ins w:id="323" w:author="Tania Johny" w:date="2015-07-29T17:01:00Z">
        <w:r w:rsidR="00D5143D">
          <w:rPr>
            <w:rFonts w:ascii="Avenir Next Condensed Regular" w:hAnsi="Avenir Next Condensed Regular"/>
            <w:sz w:val="22"/>
            <w:szCs w:val="22"/>
          </w:rPr>
          <w:t>______</w:t>
        </w:r>
      </w:ins>
      <w:r w:rsidR="009B0D59">
        <w:rPr>
          <w:rFonts w:ascii="Avenir Next Condensed Regular" w:hAnsi="Avenir Next Condensed Regular"/>
          <w:sz w:val="22"/>
          <w:szCs w:val="22"/>
        </w:rPr>
        <w:t xml:space="preserve"> percentage (as set out and specified in Schedule </w:t>
      </w:r>
      <w:del w:id="324" w:author="Tania Johny" w:date="2015-07-29T16:45:00Z">
        <w:r w:rsidR="009B0D59" w:rsidDel="00010509">
          <w:rPr>
            <w:rFonts w:ascii="Avenir Next Condensed Regular" w:hAnsi="Avenir Next Condensed Regular"/>
            <w:sz w:val="22"/>
            <w:szCs w:val="22"/>
          </w:rPr>
          <w:delText>*</w:delText>
        </w:r>
      </w:del>
      <w:ins w:id="325" w:author="Tania Johny" w:date="2015-07-29T16:45:00Z">
        <w:r w:rsidR="00010509">
          <w:rPr>
            <w:rFonts w:ascii="Avenir Next Condensed Regular" w:hAnsi="Avenir Next Condensed Regular"/>
            <w:sz w:val="22"/>
            <w:szCs w:val="22"/>
          </w:rPr>
          <w:t>3</w:t>
        </w:r>
      </w:ins>
      <w:r w:rsidR="009B0D59">
        <w:rPr>
          <w:rFonts w:ascii="Avenir Next Condensed Regular" w:hAnsi="Avenir Next Condensed Regular"/>
          <w:sz w:val="22"/>
          <w:szCs w:val="22"/>
        </w:rPr>
        <w:t xml:space="preserve">) of </w:t>
      </w:r>
      <w:r>
        <w:rPr>
          <w:rFonts w:ascii="Avenir Next Condensed Regular" w:hAnsi="Avenir Next Condensed Regular"/>
          <w:sz w:val="22"/>
          <w:szCs w:val="22"/>
        </w:rPr>
        <w:t>shareh</w:t>
      </w:r>
      <w:r w:rsidR="00485F1A">
        <w:rPr>
          <w:rFonts w:ascii="Avenir Next Condensed Regular" w:hAnsi="Avenir Next Condensed Regular"/>
          <w:sz w:val="22"/>
          <w:szCs w:val="22"/>
        </w:rPr>
        <w:t>olding of the total issued Shares of the Company the Shareholder may have.</w:t>
      </w:r>
      <w:bookmarkEnd w:id="319"/>
    </w:p>
    <w:p w14:paraId="6E141122" w14:textId="77777777" w:rsidR="00582853" w:rsidRPr="00582853" w:rsidRDefault="00582853">
      <w:pPr>
        <w:ind w:left="1134" w:hanging="1134"/>
        <w:jc w:val="both"/>
        <w:rPr>
          <w:rFonts w:ascii="Avenir Next Condensed Regular" w:hAnsi="Avenir Next Condensed Regular"/>
          <w:sz w:val="22"/>
          <w:szCs w:val="22"/>
        </w:rPr>
        <w:pPrChange w:id="326" w:author="Tania Johny" w:date="2015-07-29T15:43:00Z">
          <w:pPr>
            <w:jc w:val="both"/>
          </w:pPr>
        </w:pPrChange>
      </w:pPr>
    </w:p>
    <w:p w14:paraId="3791C3DF" w14:textId="5A4CCB31" w:rsidR="00582853" w:rsidRDefault="00485F1A">
      <w:pPr>
        <w:pStyle w:val="ListParagraph"/>
        <w:numPr>
          <w:ilvl w:val="1"/>
          <w:numId w:val="5"/>
        </w:numPr>
        <w:ind w:left="1134" w:hanging="1134"/>
        <w:jc w:val="both"/>
        <w:rPr>
          <w:rFonts w:ascii="Avenir Next Condensed Regular" w:hAnsi="Avenir Next Condensed Regular"/>
          <w:sz w:val="22"/>
          <w:szCs w:val="22"/>
        </w:rPr>
        <w:pPrChange w:id="327" w:author="Tania Johny" w:date="2015-07-29T15:43:00Z">
          <w:pPr>
            <w:pStyle w:val="ListParagraph"/>
            <w:numPr>
              <w:ilvl w:val="1"/>
              <w:numId w:val="5"/>
            </w:numPr>
            <w:ind w:left="792" w:hanging="432"/>
            <w:jc w:val="both"/>
          </w:pPr>
        </w:pPrChange>
      </w:pPr>
      <w:bookmarkStart w:id="328" w:name="_Ref299211854"/>
      <w:r>
        <w:rPr>
          <w:rFonts w:ascii="Avenir Next Condensed Regular" w:hAnsi="Avenir Next Condensed Regular"/>
          <w:sz w:val="22"/>
          <w:szCs w:val="22"/>
        </w:rPr>
        <w:t xml:space="preserve">The named Directors pursuant to 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_Ref142295753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5.2</w:t>
      </w:r>
      <w:r>
        <w:rPr>
          <w:rFonts w:ascii="Avenir Next Condensed Regular" w:hAnsi="Avenir Next Condensed Regular"/>
          <w:sz w:val="22"/>
          <w:szCs w:val="22"/>
        </w:rPr>
        <w:fldChar w:fldCharType="end"/>
      </w:r>
      <w:r>
        <w:rPr>
          <w:rFonts w:ascii="Avenir Next Condensed Regular" w:hAnsi="Avenir Next Condensed Regular"/>
          <w:sz w:val="22"/>
          <w:szCs w:val="22"/>
        </w:rPr>
        <w:t xml:space="preserve"> are as set out in Schedule</w:t>
      </w:r>
      <w:ins w:id="329" w:author="Tania Johny" w:date="2015-07-29T15:42:00Z">
        <w:r w:rsidR="008968F2">
          <w:rPr>
            <w:rFonts w:ascii="Avenir Next Condensed Regular" w:hAnsi="Avenir Next Condensed Regular"/>
            <w:sz w:val="22"/>
            <w:szCs w:val="22"/>
          </w:rPr>
          <w:t xml:space="preserve"> </w:t>
        </w:r>
      </w:ins>
      <w:del w:id="330" w:author="Tania Johny" w:date="2015-07-29T16:46:00Z">
        <w:r w:rsidDel="00010509">
          <w:rPr>
            <w:rFonts w:ascii="Avenir Next Condensed Regular" w:hAnsi="Avenir Next Condensed Regular"/>
            <w:sz w:val="22"/>
            <w:szCs w:val="22"/>
          </w:rPr>
          <w:delText xml:space="preserve"> *</w:delText>
        </w:r>
      </w:del>
      <w:ins w:id="331" w:author="Tania Johny" w:date="2015-07-29T16:46:00Z">
        <w:r w:rsidR="00010509">
          <w:rPr>
            <w:rFonts w:ascii="Avenir Next Condensed Regular" w:hAnsi="Avenir Next Condensed Regular"/>
            <w:sz w:val="22"/>
            <w:szCs w:val="22"/>
          </w:rPr>
          <w:t>3</w:t>
        </w:r>
      </w:ins>
      <w:r>
        <w:rPr>
          <w:rFonts w:ascii="Avenir Next Condensed Regular" w:hAnsi="Avenir Next Condensed Regular"/>
          <w:sz w:val="22"/>
          <w:szCs w:val="22"/>
        </w:rPr>
        <w:t>.</w:t>
      </w:r>
      <w:bookmarkEnd w:id="328"/>
    </w:p>
    <w:p w14:paraId="250A7072" w14:textId="77777777" w:rsidR="00BA1E5E" w:rsidRPr="00BA1E5E" w:rsidRDefault="00BA1E5E">
      <w:pPr>
        <w:ind w:left="1134" w:hanging="1134"/>
        <w:jc w:val="both"/>
        <w:rPr>
          <w:rFonts w:ascii="Avenir Next Condensed Regular" w:hAnsi="Avenir Next Condensed Regular"/>
          <w:sz w:val="22"/>
          <w:szCs w:val="22"/>
        </w:rPr>
        <w:pPrChange w:id="332" w:author="Tania Johny" w:date="2015-07-29T15:43:00Z">
          <w:pPr>
            <w:jc w:val="both"/>
          </w:pPr>
        </w:pPrChange>
      </w:pPr>
    </w:p>
    <w:p w14:paraId="43120303" w14:textId="1DE2F9CD" w:rsidR="00BA1E5E" w:rsidRDefault="00BA1E5E">
      <w:pPr>
        <w:pStyle w:val="ListParagraph"/>
        <w:numPr>
          <w:ilvl w:val="1"/>
          <w:numId w:val="5"/>
        </w:numPr>
        <w:ind w:left="1134" w:hanging="1134"/>
        <w:jc w:val="both"/>
        <w:rPr>
          <w:rFonts w:ascii="Avenir Next Condensed Regular" w:hAnsi="Avenir Next Condensed Regular"/>
          <w:sz w:val="22"/>
          <w:szCs w:val="22"/>
        </w:rPr>
        <w:pPrChange w:id="333" w:author="Tania Johny" w:date="2015-07-29T15:46:00Z">
          <w:pPr>
            <w:pStyle w:val="ListParagraph"/>
            <w:numPr>
              <w:ilvl w:val="1"/>
              <w:numId w:val="5"/>
            </w:numPr>
            <w:ind w:left="792" w:hanging="432"/>
            <w:jc w:val="both"/>
          </w:pPr>
        </w:pPrChange>
      </w:pPr>
      <w:r w:rsidRPr="00BA1E5E">
        <w:rPr>
          <w:rFonts w:ascii="Avenir Next Condensed Regular" w:hAnsi="Avenir Next Condensed Regular"/>
          <w:sz w:val="22"/>
          <w:szCs w:val="22"/>
        </w:rPr>
        <w:t xml:space="preserve">Save with the prior written consent of each of the Shareholders, no director of the Company shall be appointed otherwise than pursuant to clause </w:t>
      </w:r>
      <w:r w:rsidRPr="00BA1E5E">
        <w:rPr>
          <w:rFonts w:ascii="Avenir Next Condensed Regular" w:hAnsi="Avenir Next Condensed Regular"/>
          <w:sz w:val="22"/>
          <w:szCs w:val="22"/>
        </w:rPr>
        <w:fldChar w:fldCharType="begin"/>
      </w:r>
      <w:r w:rsidRPr="00BA1E5E">
        <w:rPr>
          <w:rFonts w:ascii="Avenir Next Condensed Regular" w:hAnsi="Avenir Next Condensed Regular"/>
          <w:sz w:val="22"/>
          <w:szCs w:val="22"/>
        </w:rPr>
        <w:instrText xml:space="preserve"> REF _Ref142295753 \w \h </w:instrText>
      </w:r>
      <w:r w:rsidRPr="00BA1E5E">
        <w:rPr>
          <w:rFonts w:ascii="Avenir Next Condensed Regular" w:hAnsi="Avenir Next Condensed Regular"/>
          <w:sz w:val="22"/>
          <w:szCs w:val="22"/>
        </w:rPr>
      </w:r>
      <w:r w:rsidRPr="00BA1E5E">
        <w:rPr>
          <w:rFonts w:ascii="Avenir Next Condensed Regular" w:hAnsi="Avenir Next Condensed Regular"/>
          <w:sz w:val="22"/>
          <w:szCs w:val="22"/>
        </w:rPr>
        <w:fldChar w:fldCharType="separate"/>
      </w:r>
      <w:r w:rsidR="00F6585E">
        <w:rPr>
          <w:rFonts w:ascii="Avenir Next Condensed Regular" w:hAnsi="Avenir Next Condensed Regular"/>
          <w:sz w:val="22"/>
          <w:szCs w:val="22"/>
        </w:rPr>
        <w:t>5.2</w:t>
      </w:r>
      <w:r w:rsidRPr="00BA1E5E">
        <w:rPr>
          <w:rFonts w:ascii="Avenir Next Condensed Regular" w:hAnsi="Avenir Next Condensed Regular"/>
          <w:sz w:val="22"/>
          <w:szCs w:val="22"/>
        </w:rPr>
        <w:fldChar w:fldCharType="end"/>
      </w:r>
      <w:r w:rsidRPr="00BA1E5E">
        <w:rPr>
          <w:rFonts w:ascii="Avenir Next Condensed Regular" w:hAnsi="Avenir Next Condensed Regular"/>
          <w:sz w:val="22"/>
          <w:szCs w:val="22"/>
        </w:rPr>
        <w:t xml:space="preserve">. A Shareholder may request </w:t>
      </w:r>
      <w:r w:rsidR="00B6476C">
        <w:rPr>
          <w:rFonts w:ascii="Avenir Next Condensed Regular" w:hAnsi="Avenir Next Condensed Regular"/>
          <w:sz w:val="22"/>
          <w:szCs w:val="22"/>
        </w:rPr>
        <w:t>that any Director appointed by another</w:t>
      </w:r>
      <w:r w:rsidRPr="00BA1E5E">
        <w:rPr>
          <w:rFonts w:ascii="Avenir Next Condensed Regular" w:hAnsi="Avenir Next Condensed Regular"/>
          <w:sz w:val="22"/>
          <w:szCs w:val="22"/>
        </w:rPr>
        <w:t xml:space="preserve"> Shareholder be replaced for qualified reasons acceptable </w:t>
      </w:r>
      <w:r w:rsidR="00B6476C">
        <w:rPr>
          <w:rFonts w:ascii="Avenir Next Condensed Regular" w:hAnsi="Avenir Next Condensed Regular"/>
          <w:sz w:val="22"/>
          <w:szCs w:val="22"/>
        </w:rPr>
        <w:t>to the</w:t>
      </w:r>
      <w:r w:rsidRPr="00BA1E5E">
        <w:rPr>
          <w:rFonts w:ascii="Avenir Next Condensed Regular" w:hAnsi="Avenir Next Condensed Regular"/>
          <w:sz w:val="22"/>
          <w:szCs w:val="22"/>
        </w:rPr>
        <w:t xml:space="preserve"> </w:t>
      </w:r>
      <w:r w:rsidR="00B6476C">
        <w:rPr>
          <w:rFonts w:ascii="Avenir Next Condensed Regular" w:hAnsi="Avenir Next Condensed Regular"/>
          <w:sz w:val="22"/>
          <w:szCs w:val="22"/>
        </w:rPr>
        <w:t xml:space="preserve">appointing </w:t>
      </w:r>
      <w:r w:rsidRPr="00BA1E5E">
        <w:rPr>
          <w:rFonts w:ascii="Avenir Next Condensed Regular" w:hAnsi="Avenir Next Condensed Regular"/>
          <w:sz w:val="22"/>
          <w:szCs w:val="22"/>
        </w:rPr>
        <w:t>Shareholder</w:t>
      </w:r>
      <w:r w:rsidR="00B6476C">
        <w:rPr>
          <w:rFonts w:ascii="Avenir Next Condensed Regular" w:hAnsi="Avenir Next Condensed Regular"/>
          <w:sz w:val="22"/>
          <w:szCs w:val="22"/>
        </w:rPr>
        <w:t xml:space="preserve"> in which event the appointing</w:t>
      </w:r>
      <w:r w:rsidRPr="00BA1E5E">
        <w:rPr>
          <w:rFonts w:ascii="Avenir Next Condensed Regular" w:hAnsi="Avenir Next Condensed Regular"/>
          <w:sz w:val="22"/>
          <w:szCs w:val="22"/>
        </w:rPr>
        <w:t xml:space="preserve"> Shareholder is to cooperate and effect the change</w:t>
      </w:r>
      <w:r>
        <w:rPr>
          <w:rFonts w:ascii="Avenir Next Condensed Regular" w:hAnsi="Avenir Next Condensed Regular"/>
          <w:sz w:val="22"/>
          <w:szCs w:val="22"/>
        </w:rPr>
        <w:t>.</w:t>
      </w:r>
    </w:p>
    <w:p w14:paraId="0E8EC142" w14:textId="77777777" w:rsidR="00BA1E5E" w:rsidRPr="00BA1E5E" w:rsidRDefault="00BA1E5E">
      <w:pPr>
        <w:ind w:left="1134" w:hanging="1134"/>
        <w:jc w:val="both"/>
        <w:rPr>
          <w:rFonts w:ascii="Avenir Next Condensed Regular" w:hAnsi="Avenir Next Condensed Regular"/>
          <w:sz w:val="22"/>
          <w:szCs w:val="22"/>
        </w:rPr>
        <w:pPrChange w:id="334" w:author="Tania Johny" w:date="2015-07-29T15:46:00Z">
          <w:pPr>
            <w:jc w:val="both"/>
          </w:pPr>
        </w:pPrChange>
      </w:pPr>
    </w:p>
    <w:p w14:paraId="64C18EA7" w14:textId="7E4446FF" w:rsidR="00BA1E5E" w:rsidRDefault="00B6476C">
      <w:pPr>
        <w:pStyle w:val="ListParagraph"/>
        <w:numPr>
          <w:ilvl w:val="1"/>
          <w:numId w:val="5"/>
        </w:numPr>
        <w:ind w:left="1134" w:hanging="1134"/>
        <w:jc w:val="both"/>
        <w:rPr>
          <w:rFonts w:ascii="Avenir Next Condensed Regular" w:hAnsi="Avenir Next Condensed Regular"/>
          <w:sz w:val="22"/>
          <w:szCs w:val="22"/>
        </w:rPr>
        <w:pPrChange w:id="335" w:author="Tania Johny" w:date="2015-07-29T15:46:00Z">
          <w:pPr>
            <w:pStyle w:val="ListParagraph"/>
            <w:numPr>
              <w:ilvl w:val="1"/>
              <w:numId w:val="5"/>
            </w:numPr>
            <w:ind w:left="792" w:hanging="432"/>
            <w:jc w:val="both"/>
          </w:pPr>
        </w:pPrChange>
      </w:pPr>
      <w:r>
        <w:rPr>
          <w:rFonts w:ascii="Avenir Next Condensed Regular" w:hAnsi="Avenir Next Condensed Regular"/>
          <w:sz w:val="22"/>
          <w:szCs w:val="22"/>
        </w:rPr>
        <w:t xml:space="preserve">Each </w:t>
      </w:r>
      <w:r w:rsidR="005919E1" w:rsidRPr="005919E1">
        <w:rPr>
          <w:rFonts w:ascii="Avenir Next Condensed Regular" w:hAnsi="Avenir Next Condensed Regular"/>
          <w:sz w:val="22"/>
          <w:szCs w:val="22"/>
        </w:rPr>
        <w:t>Shareholder shall have the right to remove any Director appointed by it and appoint another Director in his place. Any such appointment or removal shall be effected by giving notice in writing (signed by a director or the secretary of the Shareholder lodging the notice) to the secretary of the Company at its registered office or at a Board Meeting, and shall take effect (subject to any contrary intention expressed in the notice) when the notice is so delivered.</w:t>
      </w:r>
    </w:p>
    <w:p w14:paraId="458C7B25" w14:textId="77777777" w:rsidR="005919E1" w:rsidRPr="005919E1" w:rsidRDefault="005919E1">
      <w:pPr>
        <w:ind w:left="1134" w:hanging="1134"/>
        <w:jc w:val="both"/>
        <w:rPr>
          <w:rFonts w:ascii="Avenir Next Condensed Regular" w:hAnsi="Avenir Next Condensed Regular"/>
          <w:sz w:val="22"/>
          <w:szCs w:val="22"/>
        </w:rPr>
        <w:pPrChange w:id="336" w:author="Tania Johny" w:date="2015-07-29T15:46:00Z">
          <w:pPr>
            <w:jc w:val="both"/>
          </w:pPr>
        </w:pPrChange>
      </w:pPr>
    </w:p>
    <w:p w14:paraId="3CC0A526" w14:textId="507A2E3D" w:rsidR="005919E1" w:rsidRDefault="00B6476C">
      <w:pPr>
        <w:pStyle w:val="ListParagraph"/>
        <w:numPr>
          <w:ilvl w:val="1"/>
          <w:numId w:val="5"/>
        </w:numPr>
        <w:ind w:left="1134" w:hanging="1134"/>
        <w:jc w:val="both"/>
        <w:rPr>
          <w:rFonts w:ascii="Avenir Next Condensed Regular" w:hAnsi="Avenir Next Condensed Regular"/>
          <w:sz w:val="22"/>
          <w:szCs w:val="22"/>
        </w:rPr>
        <w:pPrChange w:id="337" w:author="Tania Johny" w:date="2015-07-29T15:46:00Z">
          <w:pPr>
            <w:pStyle w:val="ListParagraph"/>
            <w:numPr>
              <w:ilvl w:val="1"/>
              <w:numId w:val="5"/>
            </w:numPr>
            <w:ind w:left="792" w:hanging="432"/>
            <w:jc w:val="both"/>
          </w:pPr>
        </w:pPrChange>
      </w:pPr>
      <w:bookmarkStart w:id="338" w:name="_Ref140672843"/>
      <w:r>
        <w:rPr>
          <w:rFonts w:ascii="Avenir Next Condensed Regular" w:hAnsi="Avenir Next Condensed Regular"/>
          <w:sz w:val="22"/>
          <w:szCs w:val="22"/>
        </w:rPr>
        <w:t>If a Shareholder removes a Director from his office, that</w:t>
      </w:r>
      <w:r w:rsidR="00A8539A" w:rsidRPr="00A8539A">
        <w:rPr>
          <w:rFonts w:ascii="Avenir Next Condensed Regular" w:hAnsi="Avenir Next Condensed Regular"/>
          <w:sz w:val="22"/>
          <w:szCs w:val="22"/>
        </w:rPr>
        <w:t xml:space="preserve"> Shareholder shall be responsib</w:t>
      </w:r>
      <w:r>
        <w:rPr>
          <w:rFonts w:ascii="Avenir Next Condensed Regular" w:hAnsi="Avenir Next Condensed Regular"/>
          <w:sz w:val="22"/>
          <w:szCs w:val="22"/>
        </w:rPr>
        <w:t>le for and shall indemnify the other</w:t>
      </w:r>
      <w:r w:rsidR="00A8539A" w:rsidRPr="00A8539A">
        <w:rPr>
          <w:rFonts w:ascii="Avenir Next Condensed Regular" w:hAnsi="Avenir Next Condensed Regular"/>
          <w:sz w:val="22"/>
          <w:szCs w:val="22"/>
        </w:rPr>
        <w:t xml:space="preserve"> Shareholder</w:t>
      </w:r>
      <w:r>
        <w:rPr>
          <w:rFonts w:ascii="Avenir Next Condensed Regular" w:hAnsi="Avenir Next Condensed Regular"/>
          <w:sz w:val="22"/>
          <w:szCs w:val="22"/>
        </w:rPr>
        <w:t>s</w:t>
      </w:r>
      <w:r w:rsidR="00A8539A" w:rsidRPr="00A8539A">
        <w:rPr>
          <w:rFonts w:ascii="Avenir Next Condensed Regular" w:hAnsi="Avenir Next Condensed Regular"/>
          <w:sz w:val="22"/>
          <w:szCs w:val="22"/>
        </w:rPr>
        <w:t xml:space="preserve"> and the Company against any claim by such Director arising out of such removal, whether for unfair or wrongful dismissal or otherwise.</w:t>
      </w:r>
      <w:bookmarkEnd w:id="338"/>
    </w:p>
    <w:p w14:paraId="5E817C8B" w14:textId="77777777" w:rsidR="00A8539A" w:rsidRPr="00A8539A" w:rsidRDefault="00A8539A">
      <w:pPr>
        <w:ind w:left="1134" w:hanging="1134"/>
        <w:jc w:val="both"/>
        <w:rPr>
          <w:rFonts w:ascii="Avenir Next Condensed Regular" w:hAnsi="Avenir Next Condensed Regular"/>
          <w:sz w:val="22"/>
          <w:szCs w:val="22"/>
        </w:rPr>
        <w:pPrChange w:id="339" w:author="Tania Johny" w:date="2015-07-29T15:46:00Z">
          <w:pPr>
            <w:jc w:val="both"/>
          </w:pPr>
        </w:pPrChange>
      </w:pPr>
    </w:p>
    <w:p w14:paraId="001270E4" w14:textId="375FE12A" w:rsidR="00A8539A" w:rsidRDefault="00A5648D">
      <w:pPr>
        <w:pStyle w:val="ListParagraph"/>
        <w:numPr>
          <w:ilvl w:val="1"/>
          <w:numId w:val="5"/>
        </w:numPr>
        <w:ind w:left="1134" w:hanging="1134"/>
        <w:jc w:val="both"/>
        <w:rPr>
          <w:rFonts w:ascii="Avenir Next Condensed Regular" w:hAnsi="Avenir Next Condensed Regular"/>
          <w:sz w:val="22"/>
          <w:szCs w:val="22"/>
        </w:rPr>
        <w:pPrChange w:id="340" w:author="Tania Johny" w:date="2015-07-29T15:46:00Z">
          <w:pPr>
            <w:pStyle w:val="ListParagraph"/>
            <w:numPr>
              <w:ilvl w:val="1"/>
              <w:numId w:val="5"/>
            </w:numPr>
            <w:ind w:left="792" w:hanging="432"/>
            <w:jc w:val="both"/>
          </w:pPr>
        </w:pPrChange>
      </w:pPr>
      <w:r w:rsidRPr="00A5648D">
        <w:rPr>
          <w:rFonts w:ascii="Avenir Next Condensed Regular" w:hAnsi="Avenir Next Condensed Regular"/>
          <w:sz w:val="22"/>
          <w:szCs w:val="22"/>
        </w:rPr>
        <w:t>The members of the Board shall not be entitled to any remuneration in their capacity as Directors.</w:t>
      </w:r>
    </w:p>
    <w:p w14:paraId="6CD695B3" w14:textId="77777777" w:rsidR="00A5648D" w:rsidRPr="00A5648D" w:rsidRDefault="00A5648D">
      <w:pPr>
        <w:ind w:left="1134" w:hanging="1134"/>
        <w:jc w:val="both"/>
        <w:rPr>
          <w:rFonts w:ascii="Avenir Next Condensed Regular" w:hAnsi="Avenir Next Condensed Regular"/>
          <w:sz w:val="22"/>
          <w:szCs w:val="22"/>
        </w:rPr>
        <w:pPrChange w:id="341" w:author="Tania Johny" w:date="2015-07-29T15:46:00Z">
          <w:pPr>
            <w:jc w:val="both"/>
          </w:pPr>
        </w:pPrChange>
      </w:pPr>
    </w:p>
    <w:p w14:paraId="66FF57C2" w14:textId="1051526C" w:rsidR="00A5648D" w:rsidRDefault="00A5648D">
      <w:pPr>
        <w:pStyle w:val="ListParagraph"/>
        <w:numPr>
          <w:ilvl w:val="1"/>
          <w:numId w:val="5"/>
        </w:numPr>
        <w:ind w:left="1134" w:hanging="1134"/>
        <w:jc w:val="both"/>
        <w:rPr>
          <w:rFonts w:ascii="Avenir Next Condensed Regular" w:hAnsi="Avenir Next Condensed Regular"/>
          <w:sz w:val="22"/>
          <w:szCs w:val="22"/>
        </w:rPr>
        <w:pPrChange w:id="342" w:author="Tania Johny" w:date="2015-07-29T15:46:00Z">
          <w:pPr>
            <w:pStyle w:val="ListParagraph"/>
            <w:numPr>
              <w:ilvl w:val="1"/>
              <w:numId w:val="5"/>
            </w:numPr>
            <w:ind w:left="792" w:hanging="432"/>
            <w:jc w:val="both"/>
          </w:pPr>
        </w:pPrChange>
      </w:pPr>
      <w:r w:rsidRPr="00A5648D">
        <w:rPr>
          <w:rFonts w:ascii="Avenir Next Condensed Regular" w:hAnsi="Avenir Next Condensed Regular"/>
          <w:sz w:val="22"/>
          <w:szCs w:val="22"/>
        </w:rPr>
        <w:t xml:space="preserve">Any Director may, by giving notice in writing to the </w:t>
      </w:r>
      <w:proofErr w:type="gramStart"/>
      <w:r w:rsidRPr="00A5648D">
        <w:rPr>
          <w:rFonts w:ascii="Avenir Next Condensed Regular" w:hAnsi="Avenir Next Condensed Regular"/>
          <w:sz w:val="22"/>
          <w:szCs w:val="22"/>
        </w:rPr>
        <w:t>Shareholder which</w:t>
      </w:r>
      <w:proofErr w:type="gramEnd"/>
      <w:r w:rsidRPr="00A5648D">
        <w:rPr>
          <w:rFonts w:ascii="Avenir Next Condensed Regular" w:hAnsi="Avenir Next Condensed Regular"/>
          <w:sz w:val="22"/>
          <w:szCs w:val="22"/>
        </w:rPr>
        <w:t xml:space="preserve"> did not appoint him, appoint an alternate (who may be another Director) and may, in the same way, remove an alternate so appointed by him. An alternate shall be entitled to receive notice of all Board Meetings and attend and vote as such at any meeting at which the Director appointing him is not personally present, and generally in the absence of his </w:t>
      </w:r>
      <w:proofErr w:type="spellStart"/>
      <w:r w:rsidRPr="00A5648D">
        <w:rPr>
          <w:rFonts w:ascii="Avenir Next Condensed Regular" w:hAnsi="Avenir Next Condensed Regular"/>
          <w:sz w:val="22"/>
          <w:szCs w:val="22"/>
        </w:rPr>
        <w:t>appointor</w:t>
      </w:r>
      <w:proofErr w:type="spellEnd"/>
      <w:r w:rsidRPr="00A5648D">
        <w:rPr>
          <w:rFonts w:ascii="Avenir Next Condensed Regular" w:hAnsi="Avenir Next Condensed Regular"/>
          <w:sz w:val="22"/>
          <w:szCs w:val="22"/>
        </w:rPr>
        <w:t xml:space="preserve"> to do all the things which his </w:t>
      </w:r>
      <w:proofErr w:type="spellStart"/>
      <w:r w:rsidRPr="00A5648D">
        <w:rPr>
          <w:rFonts w:ascii="Avenir Next Condensed Regular" w:hAnsi="Avenir Next Condensed Regular"/>
          <w:sz w:val="22"/>
          <w:szCs w:val="22"/>
        </w:rPr>
        <w:t>appointor</w:t>
      </w:r>
      <w:proofErr w:type="spellEnd"/>
      <w:r w:rsidRPr="00A5648D">
        <w:rPr>
          <w:rFonts w:ascii="Avenir Next Condensed Regular" w:hAnsi="Avenir Next Condensed Regular"/>
          <w:sz w:val="22"/>
          <w:szCs w:val="22"/>
        </w:rPr>
        <w:t xml:space="preserve"> is authorised or empowered to do. A Director who is also an alternate shall be entitled, in the absence of his </w:t>
      </w:r>
      <w:proofErr w:type="spellStart"/>
      <w:r w:rsidRPr="00A5648D">
        <w:rPr>
          <w:rFonts w:ascii="Avenir Next Condensed Regular" w:hAnsi="Avenir Next Condensed Regular"/>
          <w:sz w:val="22"/>
          <w:szCs w:val="22"/>
        </w:rPr>
        <w:t>appointor</w:t>
      </w:r>
      <w:proofErr w:type="spellEnd"/>
      <w:r w:rsidRPr="00A5648D">
        <w:rPr>
          <w:rFonts w:ascii="Avenir Next Condensed Regular" w:hAnsi="Avenir Next Condensed Regular"/>
          <w:sz w:val="22"/>
          <w:szCs w:val="22"/>
        </w:rPr>
        <w:t>:</w:t>
      </w:r>
    </w:p>
    <w:p w14:paraId="667E1850" w14:textId="77777777" w:rsidR="00A5648D" w:rsidRPr="00A5648D" w:rsidRDefault="00A5648D">
      <w:pPr>
        <w:ind w:left="1134" w:hanging="1134"/>
        <w:jc w:val="both"/>
        <w:rPr>
          <w:rFonts w:ascii="Avenir Next Condensed Regular" w:hAnsi="Avenir Next Condensed Regular"/>
          <w:sz w:val="22"/>
          <w:szCs w:val="22"/>
        </w:rPr>
        <w:pPrChange w:id="343" w:author="Tania Johny" w:date="2015-07-29T15:46:00Z">
          <w:pPr>
            <w:jc w:val="both"/>
          </w:pPr>
        </w:pPrChange>
      </w:pPr>
    </w:p>
    <w:p w14:paraId="49052C37" w14:textId="5593ABD7" w:rsidR="00A5648D" w:rsidRDefault="00D230BE">
      <w:pPr>
        <w:pStyle w:val="ListParagraph"/>
        <w:numPr>
          <w:ilvl w:val="2"/>
          <w:numId w:val="5"/>
        </w:numPr>
        <w:ind w:left="1134" w:hanging="1134"/>
        <w:jc w:val="both"/>
        <w:rPr>
          <w:rFonts w:ascii="Avenir Next Condensed Regular" w:hAnsi="Avenir Next Condensed Regular"/>
          <w:sz w:val="22"/>
          <w:szCs w:val="22"/>
        </w:rPr>
        <w:pPrChange w:id="344" w:author="Tania Johny" w:date="2015-07-29T15:46:00Z">
          <w:pPr>
            <w:pStyle w:val="ListParagraph"/>
            <w:numPr>
              <w:ilvl w:val="2"/>
              <w:numId w:val="5"/>
            </w:numPr>
            <w:ind w:left="1224" w:hanging="504"/>
            <w:jc w:val="both"/>
          </w:pPr>
        </w:pPrChange>
      </w:pPr>
      <w:r w:rsidRPr="00D230BE">
        <w:rPr>
          <w:rFonts w:ascii="Avenir Next Condensed Regular" w:hAnsi="Avenir Next Condensed Regular"/>
          <w:sz w:val="22"/>
          <w:szCs w:val="22"/>
        </w:rPr>
        <w:t xml:space="preserve">to a separate vote on behalf of his </w:t>
      </w:r>
      <w:proofErr w:type="spellStart"/>
      <w:r w:rsidRPr="00D230BE">
        <w:rPr>
          <w:rFonts w:ascii="Avenir Next Condensed Regular" w:hAnsi="Avenir Next Condensed Regular"/>
          <w:sz w:val="22"/>
          <w:szCs w:val="22"/>
        </w:rPr>
        <w:t>appointor</w:t>
      </w:r>
      <w:proofErr w:type="spellEnd"/>
      <w:r w:rsidRPr="00D230BE">
        <w:rPr>
          <w:rFonts w:ascii="Avenir Next Condensed Regular" w:hAnsi="Avenir Next Condensed Regular"/>
          <w:sz w:val="22"/>
          <w:szCs w:val="22"/>
        </w:rPr>
        <w:t xml:space="preserve"> in addition to his own vote; and</w:t>
      </w:r>
    </w:p>
    <w:p w14:paraId="79B33E23" w14:textId="2487F9A1" w:rsidR="00D230BE" w:rsidRPr="00D230BE" w:rsidRDefault="00D230BE">
      <w:pPr>
        <w:ind w:left="1134" w:hanging="1134"/>
        <w:jc w:val="both"/>
        <w:rPr>
          <w:rFonts w:ascii="Avenir Next Condensed Regular" w:hAnsi="Avenir Next Condensed Regular"/>
          <w:sz w:val="22"/>
          <w:szCs w:val="22"/>
        </w:rPr>
        <w:pPrChange w:id="345" w:author="Tania Johny" w:date="2015-07-29T15:46:00Z">
          <w:pPr>
            <w:jc w:val="both"/>
          </w:pPr>
        </w:pPrChange>
      </w:pPr>
    </w:p>
    <w:p w14:paraId="6C63CD88" w14:textId="589D8378" w:rsidR="00D230BE" w:rsidRDefault="00D230BE">
      <w:pPr>
        <w:pStyle w:val="ListParagraph"/>
        <w:numPr>
          <w:ilvl w:val="2"/>
          <w:numId w:val="5"/>
        </w:numPr>
        <w:ind w:left="1134" w:hanging="1134"/>
        <w:jc w:val="both"/>
        <w:rPr>
          <w:rFonts w:ascii="Avenir Next Condensed Regular" w:hAnsi="Avenir Next Condensed Regular"/>
          <w:sz w:val="22"/>
          <w:szCs w:val="22"/>
        </w:rPr>
        <w:pPrChange w:id="346" w:author="Tania Johny" w:date="2015-07-29T15:46:00Z">
          <w:pPr>
            <w:pStyle w:val="ListParagraph"/>
            <w:numPr>
              <w:ilvl w:val="2"/>
              <w:numId w:val="5"/>
            </w:numPr>
            <w:ind w:left="1224" w:hanging="504"/>
            <w:jc w:val="both"/>
          </w:pPr>
        </w:pPrChange>
      </w:pPr>
      <w:proofErr w:type="gramStart"/>
      <w:r w:rsidRPr="00D230BE">
        <w:rPr>
          <w:rFonts w:ascii="Avenir Next Condensed Regular" w:hAnsi="Avenir Next Condensed Regular"/>
          <w:sz w:val="22"/>
          <w:szCs w:val="22"/>
        </w:rPr>
        <w:t>to</w:t>
      </w:r>
      <w:proofErr w:type="gramEnd"/>
      <w:r w:rsidRPr="00D230BE">
        <w:rPr>
          <w:rFonts w:ascii="Avenir Next Condensed Regular" w:hAnsi="Avenir Next Condensed Regular"/>
          <w:sz w:val="22"/>
          <w:szCs w:val="22"/>
        </w:rPr>
        <w:t xml:space="preserve"> be counted as part of the quorum of the Board on his own account and in respect of the Director for whom he is the alternate.</w:t>
      </w:r>
    </w:p>
    <w:p w14:paraId="01E135D1" w14:textId="77777777" w:rsidR="00A5648D" w:rsidRPr="00A5648D" w:rsidRDefault="00A5648D">
      <w:pPr>
        <w:ind w:left="1134" w:hanging="1134"/>
        <w:jc w:val="both"/>
        <w:rPr>
          <w:rFonts w:ascii="Avenir Next Condensed Regular" w:hAnsi="Avenir Next Condensed Regular"/>
          <w:sz w:val="22"/>
          <w:szCs w:val="22"/>
        </w:rPr>
        <w:pPrChange w:id="347" w:author="Tania Johny" w:date="2015-07-29T15:46:00Z">
          <w:pPr>
            <w:jc w:val="both"/>
          </w:pPr>
        </w:pPrChange>
      </w:pPr>
    </w:p>
    <w:p w14:paraId="4D122305" w14:textId="1704BD51" w:rsidR="00A5648D" w:rsidRDefault="00D230BE">
      <w:pPr>
        <w:pStyle w:val="ListParagraph"/>
        <w:numPr>
          <w:ilvl w:val="1"/>
          <w:numId w:val="5"/>
        </w:numPr>
        <w:ind w:left="1134" w:hanging="1134"/>
        <w:jc w:val="both"/>
        <w:rPr>
          <w:rFonts w:ascii="Avenir Next Condensed Regular" w:hAnsi="Avenir Next Condensed Regular"/>
          <w:sz w:val="22"/>
          <w:szCs w:val="22"/>
        </w:rPr>
        <w:pPrChange w:id="348" w:author="Tania Johny" w:date="2015-07-29T15:46:00Z">
          <w:pPr>
            <w:pStyle w:val="ListParagraph"/>
            <w:numPr>
              <w:ilvl w:val="1"/>
              <w:numId w:val="5"/>
            </w:numPr>
            <w:ind w:left="792" w:hanging="432"/>
            <w:jc w:val="both"/>
          </w:pPr>
        </w:pPrChange>
      </w:pPr>
      <w:r w:rsidRPr="00D230BE">
        <w:rPr>
          <w:rFonts w:ascii="Avenir Next Condensed Regular" w:hAnsi="Avenir Next Condensed Regular"/>
          <w:sz w:val="22"/>
          <w:szCs w:val="22"/>
        </w:rPr>
        <w:t xml:space="preserve">Board Meetings shall be held at least once every three months or as circumstances require.  At least </w:t>
      </w:r>
      <w:r>
        <w:rPr>
          <w:rFonts w:ascii="Avenir Next Condensed Regular" w:hAnsi="Avenir Next Condensed Regular"/>
          <w:sz w:val="22"/>
          <w:szCs w:val="22"/>
        </w:rPr>
        <w:t>fifteen (</w:t>
      </w:r>
      <w:r w:rsidRPr="00D230BE">
        <w:rPr>
          <w:rFonts w:ascii="Avenir Next Condensed Regular" w:hAnsi="Avenir Next Condensed Regular"/>
          <w:sz w:val="22"/>
          <w:szCs w:val="22"/>
        </w:rPr>
        <w:t>15</w:t>
      </w:r>
      <w:r>
        <w:rPr>
          <w:rFonts w:ascii="Avenir Next Condensed Regular" w:hAnsi="Avenir Next Condensed Regular"/>
          <w:sz w:val="22"/>
          <w:szCs w:val="22"/>
        </w:rPr>
        <w:t>)</w:t>
      </w:r>
      <w:r w:rsidRPr="00D230BE">
        <w:rPr>
          <w:rFonts w:ascii="Avenir Next Condensed Regular" w:hAnsi="Avenir Next Condensed Regular"/>
          <w:sz w:val="22"/>
          <w:szCs w:val="22"/>
        </w:rPr>
        <w:t xml:space="preserve"> </w:t>
      </w:r>
      <w:r>
        <w:rPr>
          <w:rFonts w:ascii="Avenir Next Condensed Regular" w:hAnsi="Avenir Next Condensed Regular"/>
          <w:sz w:val="22"/>
          <w:szCs w:val="22"/>
        </w:rPr>
        <w:t>d</w:t>
      </w:r>
      <w:r w:rsidRPr="00D230BE">
        <w:rPr>
          <w:rFonts w:ascii="Avenir Next Condensed Regular" w:hAnsi="Avenir Next Condensed Regular"/>
          <w:sz w:val="22"/>
          <w:szCs w:val="22"/>
        </w:rPr>
        <w:t>ays’ written notice of a Board Meeting shall be given to each Dir</w:t>
      </w:r>
      <w:r>
        <w:rPr>
          <w:rFonts w:ascii="Avenir Next Condensed Regular" w:hAnsi="Avenir Next Condensed Regular"/>
          <w:sz w:val="22"/>
          <w:szCs w:val="22"/>
        </w:rPr>
        <w:t>ector and his alternate (if any).</w:t>
      </w:r>
      <w:r w:rsidRPr="00D230BE">
        <w:rPr>
          <w:rFonts w:ascii="Avenir Next Condensed Regular" w:hAnsi="Avenir Next Condensed Regular"/>
          <w:sz w:val="22"/>
          <w:szCs w:val="22"/>
        </w:rPr>
        <w:t xml:space="preserve"> An agenda identifying in reasonable detail the issues to be considered by the Directors at any such meeting (and copies of any relevant papers to be discussed at the meeting) shall be distributed to all Directors and their alternates at the same time as the notice of the relevant meeting is given.</w:t>
      </w:r>
    </w:p>
    <w:p w14:paraId="2FA504D2" w14:textId="237C5B3F" w:rsidR="004A2D47" w:rsidRPr="004A2D47" w:rsidRDefault="004A2D47">
      <w:pPr>
        <w:ind w:left="1134" w:hanging="1134"/>
        <w:jc w:val="both"/>
        <w:rPr>
          <w:rFonts w:ascii="Avenir Next Condensed Regular" w:hAnsi="Avenir Next Condensed Regular"/>
          <w:sz w:val="22"/>
          <w:szCs w:val="22"/>
        </w:rPr>
        <w:pPrChange w:id="349" w:author="Tania Johny" w:date="2015-07-29T15:46:00Z">
          <w:pPr>
            <w:jc w:val="both"/>
          </w:pPr>
        </w:pPrChange>
      </w:pPr>
    </w:p>
    <w:p w14:paraId="68B6A74B" w14:textId="44672E05" w:rsidR="004A2D47" w:rsidRDefault="004764ED">
      <w:pPr>
        <w:pStyle w:val="ListParagraph"/>
        <w:numPr>
          <w:ilvl w:val="1"/>
          <w:numId w:val="5"/>
        </w:numPr>
        <w:ind w:left="1134" w:hanging="1134"/>
        <w:jc w:val="both"/>
        <w:rPr>
          <w:rFonts w:ascii="Avenir Next Condensed Regular" w:hAnsi="Avenir Next Condensed Regular"/>
          <w:sz w:val="22"/>
          <w:szCs w:val="22"/>
        </w:rPr>
        <w:pPrChange w:id="350" w:author="Tania Johny" w:date="2015-07-29T15:46:00Z">
          <w:pPr>
            <w:pStyle w:val="ListParagraph"/>
            <w:numPr>
              <w:ilvl w:val="1"/>
              <w:numId w:val="5"/>
            </w:numPr>
            <w:ind w:left="792" w:hanging="432"/>
            <w:jc w:val="both"/>
          </w:pPr>
        </w:pPrChange>
      </w:pPr>
      <w:bookmarkStart w:id="351" w:name="_Ref142292363"/>
      <w:r w:rsidRPr="004764ED">
        <w:rPr>
          <w:rFonts w:ascii="Avenir Next Condensed Regular" w:hAnsi="Avenir Next Condensed Regular"/>
          <w:sz w:val="22"/>
          <w:szCs w:val="22"/>
        </w:rPr>
        <w:t xml:space="preserve">Subject to </w:t>
      </w:r>
      <w:r w:rsidR="00A352E5">
        <w:rPr>
          <w:rFonts w:ascii="Avenir Next Condensed Regular" w:hAnsi="Avenir Next Condensed Regular"/>
          <w:sz w:val="22"/>
          <w:szCs w:val="22"/>
        </w:rPr>
        <w:t>the provisions of this Agreement</w:t>
      </w:r>
      <w:r w:rsidRPr="004764ED">
        <w:rPr>
          <w:rFonts w:ascii="Avenir Next Condensed Regular" w:hAnsi="Avenir Next Condensed Regular"/>
          <w:sz w:val="22"/>
          <w:szCs w:val="22"/>
        </w:rPr>
        <w:t xml:space="preserve">, the quorum for the transaction of business at any Board Meeting shall be </w:t>
      </w:r>
      <w:r>
        <w:rPr>
          <w:rFonts w:ascii="Avenir Next Condensed Regular" w:hAnsi="Avenir Next Condensed Regular"/>
          <w:sz w:val="22"/>
          <w:szCs w:val="22"/>
        </w:rPr>
        <w:t xml:space="preserve">two (2) </w:t>
      </w:r>
      <w:r w:rsidRPr="004764ED">
        <w:rPr>
          <w:rFonts w:ascii="Avenir Next Condensed Regular" w:hAnsi="Avenir Next Condensed Regular"/>
          <w:sz w:val="22"/>
          <w:szCs w:val="22"/>
        </w:rPr>
        <w:t>Directors.</w:t>
      </w:r>
      <w:bookmarkEnd w:id="351"/>
    </w:p>
    <w:p w14:paraId="68A44B5D" w14:textId="77777777" w:rsidR="005B2098" w:rsidRPr="005B2098" w:rsidRDefault="005B2098">
      <w:pPr>
        <w:ind w:left="1134" w:hanging="1134"/>
        <w:jc w:val="both"/>
        <w:rPr>
          <w:rFonts w:ascii="Avenir Next Condensed Regular" w:hAnsi="Avenir Next Condensed Regular"/>
          <w:sz w:val="22"/>
          <w:szCs w:val="22"/>
        </w:rPr>
        <w:pPrChange w:id="352" w:author="Tania Johny" w:date="2015-07-29T15:46:00Z">
          <w:pPr>
            <w:jc w:val="both"/>
          </w:pPr>
        </w:pPrChange>
      </w:pPr>
    </w:p>
    <w:p w14:paraId="2BF4C7DE" w14:textId="2BA8FA2D" w:rsidR="005B2098" w:rsidRDefault="005B2098">
      <w:pPr>
        <w:pStyle w:val="ListParagraph"/>
        <w:numPr>
          <w:ilvl w:val="1"/>
          <w:numId w:val="5"/>
        </w:numPr>
        <w:ind w:left="1134" w:hanging="1134"/>
        <w:jc w:val="both"/>
        <w:rPr>
          <w:rFonts w:ascii="Avenir Next Condensed Regular" w:hAnsi="Avenir Next Condensed Regular"/>
          <w:sz w:val="22"/>
          <w:szCs w:val="22"/>
        </w:rPr>
        <w:pPrChange w:id="353" w:author="Tania Johny" w:date="2015-07-29T15:46:00Z">
          <w:pPr>
            <w:pStyle w:val="ListParagraph"/>
            <w:numPr>
              <w:ilvl w:val="1"/>
              <w:numId w:val="5"/>
            </w:numPr>
            <w:ind w:left="792" w:hanging="432"/>
            <w:jc w:val="both"/>
          </w:pPr>
        </w:pPrChange>
      </w:pPr>
      <w:bookmarkStart w:id="354" w:name="_Ref142288227"/>
      <w:r w:rsidRPr="005B2098">
        <w:rPr>
          <w:rFonts w:ascii="Avenir Next Condensed Regular" w:hAnsi="Avenir Next Condensed Regular"/>
          <w:sz w:val="22"/>
          <w:szCs w:val="22"/>
        </w:rPr>
        <w:t>If within half an hour from the time appointed for a Board Meeting a quorum is not present, the meeting shall be adjourned to the same day of the next week at the same time and place.  If the business to have been conducted at such meeting:</w:t>
      </w:r>
      <w:bookmarkEnd w:id="354"/>
    </w:p>
    <w:p w14:paraId="04472748" w14:textId="77777777" w:rsidR="00E81705" w:rsidRPr="00E81705" w:rsidRDefault="00E81705">
      <w:pPr>
        <w:ind w:left="1134" w:hanging="1134"/>
        <w:jc w:val="both"/>
        <w:rPr>
          <w:rFonts w:ascii="Avenir Next Condensed Regular" w:hAnsi="Avenir Next Condensed Regular"/>
          <w:sz w:val="22"/>
          <w:szCs w:val="22"/>
        </w:rPr>
        <w:pPrChange w:id="355" w:author="Tania Johny" w:date="2015-07-29T15:46:00Z">
          <w:pPr>
            <w:jc w:val="both"/>
          </w:pPr>
        </w:pPrChange>
      </w:pPr>
    </w:p>
    <w:p w14:paraId="60ADBD61" w14:textId="59368912" w:rsidR="00E81705" w:rsidRDefault="00E81705">
      <w:pPr>
        <w:pStyle w:val="ListParagraph"/>
        <w:numPr>
          <w:ilvl w:val="2"/>
          <w:numId w:val="5"/>
        </w:numPr>
        <w:ind w:left="1134" w:hanging="1134"/>
        <w:jc w:val="both"/>
        <w:rPr>
          <w:rFonts w:ascii="Avenir Next Condensed Regular" w:hAnsi="Avenir Next Condensed Regular"/>
          <w:sz w:val="22"/>
          <w:szCs w:val="22"/>
        </w:rPr>
        <w:pPrChange w:id="356" w:author="Tania Johny" w:date="2015-07-29T15:46:00Z">
          <w:pPr>
            <w:pStyle w:val="ListParagraph"/>
            <w:numPr>
              <w:ilvl w:val="2"/>
              <w:numId w:val="5"/>
            </w:numPr>
            <w:ind w:left="1224" w:hanging="504"/>
            <w:jc w:val="both"/>
          </w:pPr>
        </w:pPrChange>
      </w:pPr>
      <w:proofErr w:type="gramStart"/>
      <w:r w:rsidRPr="00E81705">
        <w:rPr>
          <w:rFonts w:ascii="Avenir Next Condensed Regular" w:hAnsi="Avenir Next Condensed Regular"/>
          <w:sz w:val="22"/>
          <w:szCs w:val="22"/>
        </w:rPr>
        <w:t>includes</w:t>
      </w:r>
      <w:proofErr w:type="gramEnd"/>
      <w:r w:rsidRPr="00E81705">
        <w:rPr>
          <w:rFonts w:ascii="Avenir Next Condensed Regular" w:hAnsi="Avenir Next Condensed Regular"/>
          <w:sz w:val="22"/>
          <w:szCs w:val="22"/>
        </w:rPr>
        <w:t xml:space="preserve"> a Reserved Matter, then the provisions of clause</w:t>
      </w:r>
      <w:r>
        <w:rPr>
          <w:rFonts w:ascii="Avenir Next Condensed Regular" w:hAnsi="Avenir Next Condensed Regular"/>
          <w:sz w:val="22"/>
          <w:szCs w:val="22"/>
        </w:rPr>
        <w:t xml:space="preserve"> </w:t>
      </w:r>
      <w:r w:rsidR="005C24F1">
        <w:rPr>
          <w:rFonts w:ascii="Avenir Next Condensed Regular" w:hAnsi="Avenir Next Condensed Regular"/>
          <w:sz w:val="22"/>
          <w:szCs w:val="22"/>
        </w:rPr>
        <w:fldChar w:fldCharType="begin"/>
      </w:r>
      <w:r w:rsidR="005C24F1">
        <w:rPr>
          <w:rFonts w:ascii="Avenir Next Condensed Regular" w:hAnsi="Avenir Next Condensed Regular"/>
          <w:sz w:val="22"/>
          <w:szCs w:val="22"/>
        </w:rPr>
        <w:instrText xml:space="preserve"> REF _Ref142197324 \r \h </w:instrText>
      </w:r>
      <w:r w:rsidR="005C24F1">
        <w:rPr>
          <w:rFonts w:ascii="Avenir Next Condensed Regular" w:hAnsi="Avenir Next Condensed Regular"/>
          <w:sz w:val="22"/>
          <w:szCs w:val="22"/>
        </w:rPr>
      </w:r>
      <w:r w:rsidR="005C24F1">
        <w:rPr>
          <w:rFonts w:ascii="Avenir Next Condensed Regular" w:hAnsi="Avenir Next Condensed Regular"/>
          <w:sz w:val="22"/>
          <w:szCs w:val="22"/>
        </w:rPr>
        <w:fldChar w:fldCharType="separate"/>
      </w:r>
      <w:r w:rsidR="005C24F1">
        <w:rPr>
          <w:rFonts w:ascii="Avenir Next Condensed Regular" w:hAnsi="Avenir Next Condensed Regular"/>
          <w:sz w:val="22"/>
          <w:szCs w:val="22"/>
        </w:rPr>
        <w:t>7.3</w:t>
      </w:r>
      <w:r w:rsidR="005C24F1">
        <w:rPr>
          <w:rFonts w:ascii="Avenir Next Condensed Regular" w:hAnsi="Avenir Next Condensed Regular"/>
          <w:sz w:val="22"/>
          <w:szCs w:val="22"/>
        </w:rPr>
        <w:fldChar w:fldCharType="end"/>
      </w:r>
      <w:r w:rsidRPr="00E81705">
        <w:rPr>
          <w:rFonts w:ascii="Avenir Next Condensed Regular" w:hAnsi="Avenir Next Condensed Regular"/>
          <w:sz w:val="22"/>
          <w:szCs w:val="22"/>
        </w:rPr>
        <w:t xml:space="preserve"> shall apply in relation thereto (and, for the avoidance of doubt, the quorum at such reconvened meeting shall be </w:t>
      </w:r>
      <w:r w:rsidR="00BC4E69">
        <w:rPr>
          <w:rFonts w:ascii="Avenir Next Condensed Regular" w:hAnsi="Avenir Next Condensed Regular"/>
          <w:sz w:val="22"/>
          <w:szCs w:val="22"/>
        </w:rPr>
        <w:t>at least</w:t>
      </w:r>
      <w:r w:rsidR="000917D6">
        <w:rPr>
          <w:rFonts w:ascii="Avenir Next Condensed Regular" w:hAnsi="Avenir Next Condensed Regular"/>
          <w:sz w:val="22"/>
          <w:szCs w:val="22"/>
        </w:rPr>
        <w:t xml:space="preserve"> three</w:t>
      </w:r>
      <w:r w:rsidR="009B0D59">
        <w:rPr>
          <w:rFonts w:ascii="Avenir Next Condensed Regular" w:hAnsi="Avenir Next Condensed Regular"/>
          <w:sz w:val="22"/>
          <w:szCs w:val="22"/>
        </w:rPr>
        <w:t xml:space="preserve"> (2) Directors</w:t>
      </w:r>
      <w:r w:rsidRPr="00E81705">
        <w:rPr>
          <w:rFonts w:ascii="Avenir Next Condensed Regular" w:hAnsi="Avenir Next Condensed Regular"/>
          <w:sz w:val="22"/>
          <w:szCs w:val="22"/>
        </w:rPr>
        <w:t>)</w:t>
      </w:r>
      <w:r>
        <w:rPr>
          <w:rFonts w:ascii="Avenir Next Condensed Regular" w:hAnsi="Avenir Next Condensed Regular"/>
          <w:sz w:val="22"/>
          <w:szCs w:val="22"/>
        </w:rPr>
        <w:t>;</w:t>
      </w:r>
    </w:p>
    <w:p w14:paraId="50C118E7" w14:textId="56637242" w:rsidR="00E81705" w:rsidRPr="00E81705" w:rsidRDefault="00E81705">
      <w:pPr>
        <w:ind w:left="1134" w:hanging="1134"/>
        <w:jc w:val="both"/>
        <w:rPr>
          <w:rFonts w:ascii="Avenir Next Condensed Regular" w:hAnsi="Avenir Next Condensed Regular"/>
          <w:sz w:val="22"/>
          <w:szCs w:val="22"/>
        </w:rPr>
        <w:pPrChange w:id="357" w:author="Tania Johny" w:date="2015-07-29T15:46:00Z">
          <w:pPr>
            <w:jc w:val="both"/>
          </w:pPr>
        </w:pPrChange>
      </w:pPr>
    </w:p>
    <w:p w14:paraId="640FE689" w14:textId="4ABE0164" w:rsidR="00E81705" w:rsidRDefault="00BC4E69">
      <w:pPr>
        <w:pStyle w:val="ListParagraph"/>
        <w:numPr>
          <w:ilvl w:val="2"/>
          <w:numId w:val="5"/>
        </w:numPr>
        <w:ind w:left="1134" w:hanging="1134"/>
        <w:jc w:val="both"/>
        <w:rPr>
          <w:rFonts w:ascii="Avenir Next Condensed Regular" w:hAnsi="Avenir Next Condensed Regular"/>
          <w:sz w:val="22"/>
          <w:szCs w:val="22"/>
        </w:rPr>
        <w:pPrChange w:id="358" w:author="Tania Johny" w:date="2015-07-29T15:46:00Z">
          <w:pPr>
            <w:pStyle w:val="ListParagraph"/>
            <w:numPr>
              <w:ilvl w:val="2"/>
              <w:numId w:val="5"/>
            </w:numPr>
            <w:ind w:left="1224" w:hanging="504"/>
            <w:jc w:val="both"/>
          </w:pPr>
        </w:pPrChange>
      </w:pPr>
      <w:proofErr w:type="gramStart"/>
      <w:r w:rsidRPr="00BC4E69">
        <w:rPr>
          <w:rFonts w:ascii="Avenir Next Condensed Regular" w:hAnsi="Avenir Next Condensed Regular"/>
          <w:sz w:val="22"/>
          <w:szCs w:val="22"/>
        </w:rPr>
        <w:t>does</w:t>
      </w:r>
      <w:proofErr w:type="gramEnd"/>
      <w:r w:rsidRPr="00BC4E69">
        <w:rPr>
          <w:rFonts w:ascii="Avenir Next Condensed Regular" w:hAnsi="Avenir Next Condensed Regular"/>
          <w:sz w:val="22"/>
          <w:szCs w:val="22"/>
        </w:rPr>
        <w:t xml:space="preserve"> not include a Reserved Matter, then at such adjourned meeting those Directors present shall constitute a quorum.</w:t>
      </w:r>
    </w:p>
    <w:p w14:paraId="45CA7EFF" w14:textId="77777777" w:rsidR="00F86235" w:rsidRPr="00F86235" w:rsidRDefault="00F86235">
      <w:pPr>
        <w:ind w:left="1134" w:hanging="1134"/>
        <w:jc w:val="both"/>
        <w:rPr>
          <w:rFonts w:ascii="Avenir Next Condensed Regular" w:hAnsi="Avenir Next Condensed Regular"/>
          <w:sz w:val="22"/>
          <w:szCs w:val="22"/>
        </w:rPr>
        <w:pPrChange w:id="359" w:author="Tania Johny" w:date="2015-07-29T15:46:00Z">
          <w:pPr>
            <w:jc w:val="both"/>
          </w:pPr>
        </w:pPrChange>
      </w:pPr>
    </w:p>
    <w:p w14:paraId="66BB9831" w14:textId="44602955" w:rsidR="00F86235" w:rsidRDefault="00617410">
      <w:pPr>
        <w:pStyle w:val="ListParagraph"/>
        <w:numPr>
          <w:ilvl w:val="1"/>
          <w:numId w:val="5"/>
        </w:numPr>
        <w:ind w:left="1134" w:hanging="1134"/>
        <w:jc w:val="both"/>
        <w:rPr>
          <w:rFonts w:ascii="Avenir Next Condensed Regular" w:hAnsi="Avenir Next Condensed Regular"/>
          <w:sz w:val="22"/>
          <w:szCs w:val="22"/>
        </w:rPr>
        <w:pPrChange w:id="360" w:author="Tania Johny" w:date="2015-07-29T15:46:00Z">
          <w:pPr>
            <w:pStyle w:val="ListParagraph"/>
            <w:numPr>
              <w:ilvl w:val="1"/>
              <w:numId w:val="5"/>
            </w:numPr>
            <w:ind w:left="792" w:hanging="432"/>
            <w:jc w:val="both"/>
          </w:pPr>
        </w:pPrChange>
      </w:pPr>
      <w:bookmarkStart w:id="361" w:name="_Ref140671979"/>
      <w:r>
        <w:rPr>
          <w:rFonts w:ascii="Avenir Next Condensed Regular" w:hAnsi="Avenir Next Condensed Regular"/>
          <w:sz w:val="22"/>
          <w:szCs w:val="22"/>
        </w:rPr>
        <w:t>Subject to the provisions of this Agreement, n</w:t>
      </w:r>
      <w:r w:rsidR="00F86235" w:rsidRPr="00F86235">
        <w:rPr>
          <w:rFonts w:ascii="Avenir Next Condensed Regular" w:hAnsi="Avenir Next Condensed Regular"/>
          <w:sz w:val="22"/>
          <w:szCs w:val="22"/>
        </w:rPr>
        <w:t xml:space="preserve">o resolution of the Directors proposed at any Board Meeting shall be effective unless it is voted in favour of by a majority of the Directors present at such Board Meeting, </w:t>
      </w:r>
      <w:bookmarkStart w:id="362" w:name="_DV_M284"/>
      <w:bookmarkEnd w:id="361"/>
      <w:bookmarkEnd w:id="362"/>
      <w:r w:rsidR="00F86235" w:rsidRPr="00F86235">
        <w:rPr>
          <w:rFonts w:ascii="Avenir Next Condensed Regular" w:hAnsi="Avenir Next Condensed Regular"/>
          <w:sz w:val="22"/>
          <w:szCs w:val="22"/>
        </w:rPr>
        <w:t xml:space="preserve">and except as may be agreed in writing by all of the Directors in any particular case, no resolution or business shall be passed or transacted at any Board meeting except as was fairly disclosed in the agenda for such meeting.  Furthermore, no resolution of the Directors proposed at any Board meeting in relation to a Reserved Matter shall be effective unless it is voted in favour of by </w:t>
      </w:r>
      <w:r w:rsidR="009D794B">
        <w:rPr>
          <w:rFonts w:ascii="Avenir Next Condensed Regular" w:hAnsi="Avenir Next Condensed Regular"/>
          <w:sz w:val="22"/>
          <w:szCs w:val="22"/>
        </w:rPr>
        <w:t>at least</w:t>
      </w:r>
      <w:r w:rsidR="0082740B">
        <w:rPr>
          <w:rFonts w:ascii="Avenir Next Condensed Regular" w:hAnsi="Avenir Next Condensed Regular"/>
          <w:sz w:val="22"/>
          <w:szCs w:val="22"/>
        </w:rPr>
        <w:t xml:space="preserve"> two (2) </w:t>
      </w:r>
      <w:r w:rsidR="000917D6">
        <w:rPr>
          <w:rFonts w:ascii="Avenir Next Condensed Regular" w:hAnsi="Avenir Next Condensed Regular"/>
          <w:sz w:val="22"/>
          <w:szCs w:val="22"/>
        </w:rPr>
        <w:t xml:space="preserve">votes of </w:t>
      </w:r>
      <w:r w:rsidR="0082740B">
        <w:rPr>
          <w:rFonts w:ascii="Avenir Next Condensed Regular" w:hAnsi="Avenir Next Condensed Regular"/>
          <w:sz w:val="22"/>
          <w:szCs w:val="22"/>
        </w:rPr>
        <w:t>Directors appointed by the Existing Shareholder</w:t>
      </w:r>
      <w:r w:rsidR="000917D6">
        <w:rPr>
          <w:rFonts w:ascii="Avenir Next Condensed Regular" w:hAnsi="Avenir Next Condensed Regular"/>
          <w:sz w:val="22"/>
          <w:szCs w:val="22"/>
        </w:rPr>
        <w:t xml:space="preserve"> which may include the casting vote of the Chairman of the Board</w:t>
      </w:r>
      <w:r w:rsidR="0082740B">
        <w:rPr>
          <w:rFonts w:ascii="Avenir Next Condensed Regular" w:hAnsi="Avenir Next Condensed Regular"/>
          <w:sz w:val="22"/>
          <w:szCs w:val="22"/>
        </w:rPr>
        <w:t>.</w:t>
      </w:r>
    </w:p>
    <w:p w14:paraId="52A17E9C" w14:textId="2A6D91EC" w:rsidR="00F86235" w:rsidRPr="00F86235" w:rsidRDefault="00F86235" w:rsidP="00F86235">
      <w:pPr>
        <w:jc w:val="both"/>
        <w:rPr>
          <w:rFonts w:ascii="Avenir Next Condensed Regular" w:hAnsi="Avenir Next Condensed Regular"/>
          <w:sz w:val="22"/>
          <w:szCs w:val="22"/>
        </w:rPr>
      </w:pPr>
    </w:p>
    <w:p w14:paraId="57E266C8" w14:textId="005463F7" w:rsidR="00987EFC" w:rsidRPr="00987EFC" w:rsidRDefault="00F86235">
      <w:pPr>
        <w:pStyle w:val="ListParagraph"/>
        <w:numPr>
          <w:ilvl w:val="1"/>
          <w:numId w:val="5"/>
        </w:numPr>
        <w:ind w:left="1134" w:hanging="1134"/>
        <w:jc w:val="both"/>
        <w:rPr>
          <w:rFonts w:ascii="Avenir Next Condensed Regular" w:hAnsi="Avenir Next Condensed Regular"/>
          <w:sz w:val="22"/>
          <w:szCs w:val="22"/>
        </w:rPr>
        <w:pPrChange w:id="363" w:author="Tania Johny" w:date="2015-07-29T15:48:00Z">
          <w:pPr>
            <w:pStyle w:val="ListParagraph"/>
            <w:numPr>
              <w:ilvl w:val="1"/>
              <w:numId w:val="5"/>
            </w:numPr>
            <w:ind w:left="792" w:hanging="432"/>
            <w:jc w:val="both"/>
          </w:pPr>
        </w:pPrChange>
      </w:pPr>
      <w:r w:rsidRPr="00F86235">
        <w:rPr>
          <w:rFonts w:ascii="Avenir Next Condensed Regular" w:hAnsi="Avenir Next Condensed Regular"/>
          <w:sz w:val="22"/>
          <w:szCs w:val="22"/>
        </w:rPr>
        <w:t xml:space="preserve">The right to appoint the Chairman of the Board shall </w:t>
      </w:r>
      <w:r w:rsidR="009D794B">
        <w:rPr>
          <w:rFonts w:ascii="Avenir Next Condensed Regular" w:hAnsi="Avenir Next Condensed Regular"/>
          <w:sz w:val="22"/>
          <w:szCs w:val="22"/>
        </w:rPr>
        <w:t>be for the</w:t>
      </w:r>
      <w:r w:rsidR="00F565D8">
        <w:rPr>
          <w:rFonts w:ascii="Avenir Next Condensed Regular" w:hAnsi="Avenir Next Condensed Regular"/>
          <w:sz w:val="22"/>
          <w:szCs w:val="22"/>
        </w:rPr>
        <w:t xml:space="preserve"> Director appointed by the </w:t>
      </w:r>
      <w:ins w:id="364" w:author="Tania Johny" w:date="2015-07-29T15:46:00Z">
        <w:r w:rsidR="001C24E1">
          <w:rPr>
            <w:rFonts w:ascii="Avenir Next Condensed Regular" w:hAnsi="Avenir Next Condensed Regular"/>
            <w:sz w:val="22"/>
            <w:szCs w:val="22"/>
          </w:rPr>
          <w:t>[*</w:t>
        </w:r>
      </w:ins>
      <w:r w:rsidR="0082740B">
        <w:rPr>
          <w:rFonts w:ascii="Avenir Next Condensed Regular" w:hAnsi="Avenir Next Condensed Regular"/>
          <w:sz w:val="22"/>
          <w:szCs w:val="22"/>
        </w:rPr>
        <w:t xml:space="preserve">Existing </w:t>
      </w:r>
      <w:r w:rsidR="00F565D8">
        <w:rPr>
          <w:rFonts w:ascii="Avenir Next Condensed Regular" w:hAnsi="Avenir Next Condensed Regular"/>
          <w:sz w:val="22"/>
          <w:szCs w:val="22"/>
        </w:rPr>
        <w:t>Shareholder</w:t>
      </w:r>
      <w:ins w:id="365" w:author="Tania Johny" w:date="2015-07-29T15:46:00Z">
        <w:r w:rsidR="001C24E1">
          <w:rPr>
            <w:rFonts w:ascii="Avenir Next Condensed Regular" w:hAnsi="Avenir Next Condensed Regular"/>
            <w:sz w:val="22"/>
            <w:szCs w:val="22"/>
          </w:rPr>
          <w:t>]</w:t>
        </w:r>
      </w:ins>
      <w:r w:rsidRPr="00F86235">
        <w:rPr>
          <w:rFonts w:ascii="Avenir Next Condensed Regular" w:hAnsi="Avenir Next Condensed Regular"/>
          <w:sz w:val="22"/>
          <w:szCs w:val="22"/>
        </w:rPr>
        <w:t xml:space="preserve">. The Chairman of the Board </w:t>
      </w:r>
      <w:r w:rsidR="009D794B">
        <w:rPr>
          <w:rFonts w:ascii="Avenir Next Condensed Regular" w:hAnsi="Avenir Next Condensed Regular"/>
          <w:sz w:val="22"/>
          <w:szCs w:val="22"/>
        </w:rPr>
        <w:t>shall</w:t>
      </w:r>
      <w:r w:rsidRPr="00F86235">
        <w:rPr>
          <w:rFonts w:ascii="Avenir Next Condensed Regular" w:hAnsi="Avenir Next Condensed Regular"/>
          <w:sz w:val="22"/>
          <w:szCs w:val="22"/>
        </w:rPr>
        <w:t xml:space="preserve"> have a second or casting vote.</w:t>
      </w:r>
    </w:p>
    <w:p w14:paraId="75AD7FA9" w14:textId="77777777" w:rsidR="00F86235" w:rsidRPr="00F86235" w:rsidRDefault="00F86235">
      <w:pPr>
        <w:ind w:left="1134" w:hanging="1134"/>
        <w:jc w:val="both"/>
        <w:rPr>
          <w:rFonts w:ascii="Avenir Next Condensed Regular" w:hAnsi="Avenir Next Condensed Regular"/>
          <w:sz w:val="22"/>
          <w:szCs w:val="22"/>
        </w:rPr>
        <w:pPrChange w:id="366" w:author="Tania Johny" w:date="2015-07-29T15:48:00Z">
          <w:pPr>
            <w:jc w:val="both"/>
          </w:pPr>
        </w:pPrChange>
      </w:pPr>
    </w:p>
    <w:p w14:paraId="4BD6025A" w14:textId="12ABD7D7" w:rsidR="00F86235" w:rsidRPr="00987EFC" w:rsidRDefault="00F86235">
      <w:pPr>
        <w:pStyle w:val="ListParagraph"/>
        <w:numPr>
          <w:ilvl w:val="1"/>
          <w:numId w:val="5"/>
        </w:numPr>
        <w:ind w:left="1134" w:hanging="1134"/>
        <w:jc w:val="both"/>
        <w:rPr>
          <w:rFonts w:ascii="Avenir Next Condensed Regular" w:hAnsi="Avenir Next Condensed Regular"/>
          <w:sz w:val="22"/>
          <w:szCs w:val="22"/>
        </w:rPr>
        <w:pPrChange w:id="367" w:author="Tania Johny" w:date="2015-07-29T15:48:00Z">
          <w:pPr>
            <w:pStyle w:val="ListParagraph"/>
            <w:numPr>
              <w:ilvl w:val="1"/>
              <w:numId w:val="5"/>
            </w:numPr>
            <w:ind w:left="792" w:hanging="432"/>
            <w:jc w:val="both"/>
          </w:pPr>
        </w:pPrChange>
      </w:pPr>
      <w:r w:rsidRPr="00F86235">
        <w:rPr>
          <w:rFonts w:ascii="Avenir Next Condensed Regular" w:hAnsi="Avenir Next Condensed Regular"/>
          <w:sz w:val="22"/>
          <w:szCs w:val="22"/>
        </w:rPr>
        <w:t>The Shareholders shall</w:t>
      </w:r>
      <w:r w:rsidR="00987EFC">
        <w:rPr>
          <w:rFonts w:ascii="Avenir Next Condensed Regular" w:hAnsi="Avenir Next Condensed Regular"/>
          <w:sz w:val="22"/>
          <w:szCs w:val="22"/>
        </w:rPr>
        <w:t xml:space="preserve"> </w:t>
      </w:r>
      <w:r w:rsidRPr="00987EFC">
        <w:rPr>
          <w:rFonts w:ascii="Avenir Next Condensed Regular" w:hAnsi="Avenir Next Condensed Regular"/>
          <w:sz w:val="22"/>
          <w:szCs w:val="22"/>
        </w:rPr>
        <w:t>use all reasonable endeavours to ensure that their respective appointees as Directors (or their alternates) shall attend each Board Meeting and to procure that a quorum (in accordance with the provisions of this Agreement and the Articles) is present throughout each such meeting; and</w:t>
      </w:r>
    </w:p>
    <w:p w14:paraId="07778DCA" w14:textId="77777777" w:rsidR="00F86235" w:rsidRPr="00F86235" w:rsidRDefault="00F86235">
      <w:pPr>
        <w:ind w:left="1134" w:hanging="1134"/>
        <w:jc w:val="both"/>
        <w:rPr>
          <w:rFonts w:ascii="Avenir Next Condensed Regular" w:hAnsi="Avenir Next Condensed Regular"/>
          <w:sz w:val="22"/>
          <w:szCs w:val="22"/>
        </w:rPr>
        <w:pPrChange w:id="368" w:author="Tania Johny" w:date="2015-07-29T15:48:00Z">
          <w:pPr>
            <w:jc w:val="both"/>
          </w:pPr>
        </w:pPrChange>
      </w:pPr>
    </w:p>
    <w:p w14:paraId="6850C46F" w14:textId="1389D218" w:rsidR="00F86235" w:rsidRDefault="00F86235">
      <w:pPr>
        <w:pStyle w:val="ListParagraph"/>
        <w:numPr>
          <w:ilvl w:val="1"/>
          <w:numId w:val="5"/>
        </w:numPr>
        <w:ind w:left="1134" w:hanging="1134"/>
        <w:jc w:val="both"/>
        <w:rPr>
          <w:rFonts w:ascii="Avenir Next Condensed Regular" w:hAnsi="Avenir Next Condensed Regular"/>
          <w:sz w:val="22"/>
          <w:szCs w:val="22"/>
        </w:rPr>
        <w:pPrChange w:id="369" w:author="Tania Johny" w:date="2015-07-29T15:48:00Z">
          <w:pPr>
            <w:pStyle w:val="ListParagraph"/>
            <w:numPr>
              <w:ilvl w:val="1"/>
              <w:numId w:val="5"/>
            </w:numPr>
            <w:ind w:left="792" w:hanging="432"/>
            <w:jc w:val="both"/>
          </w:pPr>
        </w:pPrChange>
      </w:pPr>
      <w:r w:rsidRPr="00F86235">
        <w:rPr>
          <w:rFonts w:ascii="Avenir Next Condensed Regular" w:hAnsi="Avenir Next Condensed Regular"/>
          <w:sz w:val="22"/>
          <w:szCs w:val="22"/>
        </w:rPr>
        <w:t>In the event that a Director is of the opinion that there is a conflict between his fiduciary duties to the Company and his role as an appointed Director of a Shareholder in voting on any particular matter being considered by the Board, he shall require to disclose the nature and full details of such conflict but he shall not be disqualified from voting.</w:t>
      </w:r>
    </w:p>
    <w:p w14:paraId="242B23F0" w14:textId="64AC852C" w:rsidR="00F86235" w:rsidRPr="00F86235" w:rsidRDefault="00F86235">
      <w:pPr>
        <w:ind w:left="1134" w:hanging="1134"/>
        <w:jc w:val="both"/>
        <w:rPr>
          <w:rFonts w:ascii="Avenir Next Condensed Regular" w:hAnsi="Avenir Next Condensed Regular"/>
          <w:sz w:val="22"/>
          <w:szCs w:val="22"/>
        </w:rPr>
        <w:pPrChange w:id="370" w:author="Tania Johny" w:date="2015-07-29T15:48:00Z">
          <w:pPr>
            <w:jc w:val="both"/>
          </w:pPr>
        </w:pPrChange>
      </w:pPr>
    </w:p>
    <w:p w14:paraId="260E68B5" w14:textId="30A87623" w:rsidR="00F86235" w:rsidRDefault="00E85409">
      <w:pPr>
        <w:pStyle w:val="ListParagraph"/>
        <w:numPr>
          <w:ilvl w:val="1"/>
          <w:numId w:val="5"/>
        </w:numPr>
        <w:ind w:left="1134" w:hanging="1134"/>
        <w:jc w:val="both"/>
        <w:rPr>
          <w:rFonts w:ascii="Avenir Next Condensed Regular" w:hAnsi="Avenir Next Condensed Regular"/>
          <w:sz w:val="22"/>
          <w:szCs w:val="22"/>
        </w:rPr>
        <w:pPrChange w:id="371" w:author="Tania Johny" w:date="2015-07-29T15:48:00Z">
          <w:pPr>
            <w:pStyle w:val="ListParagraph"/>
            <w:numPr>
              <w:ilvl w:val="1"/>
              <w:numId w:val="5"/>
            </w:numPr>
            <w:ind w:left="792" w:hanging="432"/>
            <w:jc w:val="both"/>
          </w:pPr>
        </w:pPrChange>
      </w:pPr>
      <w:r w:rsidRPr="00E85409">
        <w:rPr>
          <w:rFonts w:ascii="Avenir Next Condensed Regular" w:hAnsi="Avenir Next Condensed Regular"/>
          <w:sz w:val="22"/>
          <w:szCs w:val="22"/>
        </w:rPr>
        <w:t>Any Director or his alternate may validly participate in a Board Meeting by means of conference telephone or any other form of communications equipment, provided that all persons participating in the meeting are able to hear each other throughout such meeting.  A person so participating by being present or being in telephone communication with those in the meeting shall be deemed to be present in person at the meeting and shall accordingly be counted in a quorum and be entitled to vote.  Such a meeting shall be deemed to take place where the largest group of those participants is assembled, or, if there is no such group, where the chairman of the meeting is.</w:t>
      </w:r>
    </w:p>
    <w:p w14:paraId="478C0E8E" w14:textId="77777777" w:rsidR="00E85409" w:rsidRPr="00E85409" w:rsidRDefault="00E85409">
      <w:pPr>
        <w:ind w:left="1134" w:hanging="1134"/>
        <w:jc w:val="both"/>
        <w:rPr>
          <w:rFonts w:ascii="Avenir Next Condensed Regular" w:hAnsi="Avenir Next Condensed Regular"/>
          <w:sz w:val="22"/>
          <w:szCs w:val="22"/>
        </w:rPr>
        <w:pPrChange w:id="372" w:author="Tania Johny" w:date="2015-07-29T15:48:00Z">
          <w:pPr>
            <w:jc w:val="both"/>
          </w:pPr>
        </w:pPrChange>
      </w:pPr>
    </w:p>
    <w:p w14:paraId="39F00211" w14:textId="4A035521" w:rsidR="00E85409" w:rsidRPr="004C7171" w:rsidRDefault="00E85409">
      <w:pPr>
        <w:pStyle w:val="ListParagraph"/>
        <w:numPr>
          <w:ilvl w:val="1"/>
          <w:numId w:val="5"/>
        </w:numPr>
        <w:ind w:left="1134" w:hanging="1134"/>
        <w:jc w:val="both"/>
        <w:rPr>
          <w:rFonts w:ascii="Avenir Next Condensed Regular" w:hAnsi="Avenir Next Condensed Regular"/>
          <w:sz w:val="22"/>
          <w:szCs w:val="22"/>
        </w:rPr>
        <w:pPrChange w:id="373" w:author="Tania Johny" w:date="2015-07-29T15:48:00Z">
          <w:pPr>
            <w:pStyle w:val="ListParagraph"/>
            <w:numPr>
              <w:ilvl w:val="1"/>
              <w:numId w:val="5"/>
            </w:numPr>
            <w:ind w:left="792" w:hanging="432"/>
            <w:jc w:val="both"/>
          </w:pPr>
        </w:pPrChange>
      </w:pPr>
      <w:r w:rsidRPr="00E85409">
        <w:rPr>
          <w:rFonts w:ascii="Avenir Next Condensed Regular" w:hAnsi="Avenir Next Condensed Regular"/>
          <w:sz w:val="22"/>
          <w:szCs w:val="22"/>
        </w:rPr>
        <w:t>A resolution in writing signed by all the Directors entitled to receive notice of a Board Meeting shall be as valid and effectual as if it had been passed at a Board Meeting duly convened and held and may consist of several documents in the like form each signed by one or more Directors.</w:t>
      </w:r>
    </w:p>
    <w:p w14:paraId="6B728A9E" w14:textId="08C59577" w:rsidR="00595FF6" w:rsidRPr="00595FF6" w:rsidRDefault="00595FF6">
      <w:pPr>
        <w:ind w:left="1134" w:hanging="1134"/>
        <w:jc w:val="both"/>
        <w:rPr>
          <w:rFonts w:ascii="Avenir Next Condensed Regular" w:hAnsi="Avenir Next Condensed Regular"/>
          <w:sz w:val="22"/>
          <w:szCs w:val="22"/>
        </w:rPr>
        <w:pPrChange w:id="374" w:author="Tania Johny" w:date="2015-07-29T15:48:00Z">
          <w:pPr>
            <w:jc w:val="both"/>
          </w:pPr>
        </w:pPrChange>
      </w:pPr>
    </w:p>
    <w:p w14:paraId="3EC26A00" w14:textId="779FE21C" w:rsidR="00872CDC" w:rsidRDefault="00872CDC">
      <w:pPr>
        <w:pStyle w:val="ListParagraph"/>
        <w:numPr>
          <w:ilvl w:val="0"/>
          <w:numId w:val="5"/>
        </w:numPr>
        <w:ind w:left="1134" w:hanging="1134"/>
        <w:jc w:val="both"/>
        <w:rPr>
          <w:rFonts w:ascii="Avenir Next Condensed Regular" w:hAnsi="Avenir Next Condensed Regular"/>
          <w:b/>
          <w:sz w:val="22"/>
          <w:szCs w:val="22"/>
        </w:rPr>
        <w:pPrChange w:id="375" w:author="Tania Johny" w:date="2015-07-29T15:48:00Z">
          <w:pPr>
            <w:pStyle w:val="ListParagraph"/>
            <w:numPr>
              <w:numId w:val="5"/>
            </w:numPr>
            <w:ind w:left="360" w:hanging="360"/>
            <w:jc w:val="both"/>
          </w:pPr>
        </w:pPrChange>
      </w:pPr>
      <w:bookmarkStart w:id="376" w:name="_Ref248850237"/>
      <w:r>
        <w:rPr>
          <w:rFonts w:ascii="Avenir Next Condensed Regular" w:hAnsi="Avenir Next Condensed Regular"/>
          <w:b/>
          <w:sz w:val="22"/>
          <w:szCs w:val="22"/>
        </w:rPr>
        <w:t>Shareholders Meetings</w:t>
      </w:r>
    </w:p>
    <w:p w14:paraId="6A7DCFF5" w14:textId="2CE11A95" w:rsidR="00872CDC" w:rsidRPr="00872CDC" w:rsidRDefault="00872CDC">
      <w:pPr>
        <w:ind w:left="1134" w:hanging="1134"/>
        <w:jc w:val="both"/>
        <w:rPr>
          <w:rFonts w:ascii="Avenir Next Condensed Regular" w:hAnsi="Avenir Next Condensed Regular"/>
          <w:sz w:val="22"/>
          <w:szCs w:val="22"/>
        </w:rPr>
        <w:pPrChange w:id="377" w:author="Tania Johny" w:date="2015-07-29T15:48:00Z">
          <w:pPr>
            <w:jc w:val="both"/>
          </w:pPr>
        </w:pPrChange>
      </w:pPr>
    </w:p>
    <w:p w14:paraId="4BB252E4" w14:textId="25FDAA65" w:rsidR="00872CDC" w:rsidRDefault="00B70356">
      <w:pPr>
        <w:pStyle w:val="ListParagraph"/>
        <w:numPr>
          <w:ilvl w:val="1"/>
          <w:numId w:val="5"/>
        </w:numPr>
        <w:ind w:left="1134" w:hanging="1134"/>
        <w:jc w:val="both"/>
        <w:rPr>
          <w:rFonts w:ascii="Avenir Next Condensed Regular" w:hAnsi="Avenir Next Condensed Regular"/>
          <w:sz w:val="22"/>
          <w:szCs w:val="22"/>
        </w:rPr>
        <w:pPrChange w:id="378" w:author="Tania Johny" w:date="2015-07-29T15:48:00Z">
          <w:pPr>
            <w:pStyle w:val="ListParagraph"/>
            <w:numPr>
              <w:ilvl w:val="1"/>
              <w:numId w:val="5"/>
            </w:numPr>
            <w:ind w:left="792" w:hanging="432"/>
            <w:jc w:val="both"/>
          </w:pPr>
        </w:pPrChange>
      </w:pPr>
      <w:bookmarkStart w:id="379" w:name="_Ref321657550"/>
      <w:r w:rsidRPr="00B70356">
        <w:rPr>
          <w:rFonts w:ascii="Avenir Next Condensed Regular" w:hAnsi="Avenir Next Condensed Regular"/>
          <w:sz w:val="22"/>
          <w:szCs w:val="22"/>
        </w:rPr>
        <w:t>Meetings of Shareholders (</w:t>
      </w:r>
      <w:r>
        <w:rPr>
          <w:rFonts w:ascii="Avenir Next Condensed Regular" w:hAnsi="Avenir Next Condensed Regular"/>
          <w:sz w:val="22"/>
          <w:szCs w:val="22"/>
        </w:rPr>
        <w:t>“</w:t>
      </w:r>
      <w:r w:rsidRPr="00B70356">
        <w:rPr>
          <w:rFonts w:ascii="Avenir Next Condensed Regular" w:hAnsi="Avenir Next Condensed Regular"/>
          <w:sz w:val="22"/>
          <w:szCs w:val="22"/>
        </w:rPr>
        <w:t>Shareholders Meetings</w:t>
      </w:r>
      <w:r>
        <w:rPr>
          <w:rFonts w:ascii="Avenir Next Condensed Regular" w:hAnsi="Avenir Next Condensed Regular"/>
          <w:sz w:val="22"/>
          <w:szCs w:val="22"/>
        </w:rPr>
        <w:t>”</w:t>
      </w:r>
      <w:r w:rsidR="004F7703">
        <w:rPr>
          <w:rFonts w:ascii="Avenir Next Condensed Regular" w:hAnsi="Avenir Next Condensed Regular"/>
          <w:sz w:val="22"/>
          <w:szCs w:val="22"/>
        </w:rPr>
        <w:t>) may be convened by a</w:t>
      </w:r>
      <w:r w:rsidRPr="00B70356">
        <w:rPr>
          <w:rFonts w:ascii="Avenir Next Condensed Regular" w:hAnsi="Avenir Next Condensed Regular"/>
          <w:sz w:val="22"/>
          <w:szCs w:val="22"/>
        </w:rPr>
        <w:t xml:space="preserve"> Shareholder</w:t>
      </w:r>
      <w:r w:rsidR="004F7703">
        <w:rPr>
          <w:rFonts w:ascii="Avenir Next Condensed Regular" w:hAnsi="Avenir Next Condensed Regular"/>
          <w:sz w:val="22"/>
          <w:szCs w:val="22"/>
        </w:rPr>
        <w:t xml:space="preserve"> or Shareholders having individually or combined at least ten per cent (10%) of the Shares of the total issued Share Capital of the Company</w:t>
      </w:r>
      <w:r w:rsidRPr="00B70356">
        <w:rPr>
          <w:rFonts w:ascii="Avenir Next Condensed Regular" w:hAnsi="Avenir Next Condensed Regular"/>
          <w:sz w:val="22"/>
          <w:szCs w:val="22"/>
        </w:rPr>
        <w:t xml:space="preserve"> or by the Board.  At least </w:t>
      </w:r>
      <w:r>
        <w:rPr>
          <w:rFonts w:ascii="Avenir Next Condensed Regular" w:hAnsi="Avenir Next Condensed Regular"/>
          <w:sz w:val="22"/>
          <w:szCs w:val="22"/>
        </w:rPr>
        <w:t>fifteen (</w:t>
      </w:r>
      <w:r w:rsidRPr="00B70356">
        <w:rPr>
          <w:rFonts w:ascii="Avenir Next Condensed Regular" w:hAnsi="Avenir Next Condensed Regular"/>
          <w:sz w:val="22"/>
          <w:szCs w:val="22"/>
        </w:rPr>
        <w:t>15</w:t>
      </w:r>
      <w:r>
        <w:rPr>
          <w:rFonts w:ascii="Avenir Next Condensed Regular" w:hAnsi="Avenir Next Condensed Regular"/>
          <w:sz w:val="22"/>
          <w:szCs w:val="22"/>
        </w:rPr>
        <w:t>)</w:t>
      </w:r>
      <w:r w:rsidRPr="00B70356">
        <w:rPr>
          <w:rFonts w:ascii="Avenir Next Condensed Regular" w:hAnsi="Avenir Next Condensed Regular"/>
          <w:sz w:val="22"/>
          <w:szCs w:val="22"/>
        </w:rPr>
        <w:t xml:space="preserve"> </w:t>
      </w:r>
      <w:r>
        <w:rPr>
          <w:rFonts w:ascii="Avenir Next Condensed Regular" w:hAnsi="Avenir Next Condensed Regular"/>
          <w:sz w:val="22"/>
          <w:szCs w:val="22"/>
        </w:rPr>
        <w:t>d</w:t>
      </w:r>
      <w:r w:rsidRPr="00B70356">
        <w:rPr>
          <w:rFonts w:ascii="Avenir Next Condensed Regular" w:hAnsi="Avenir Next Condensed Regular"/>
          <w:sz w:val="22"/>
          <w:szCs w:val="22"/>
        </w:rPr>
        <w:t>ays’ written notice of a Shareholders Meeting shall be given to each Shareholder.  An agenda identifying in reasonable detail the issues to be considered by the Shareholders at any such meeting (and copies of any relevant papers to be discussed at the meeting) shall be distributed to all Shareholders and their alternates at the same time as the notice of the relevant meeting is given.</w:t>
      </w:r>
      <w:bookmarkEnd w:id="379"/>
    </w:p>
    <w:p w14:paraId="45291506" w14:textId="0B5D1C5A" w:rsidR="00B70356" w:rsidRPr="00B70356" w:rsidRDefault="00B70356">
      <w:pPr>
        <w:ind w:left="1134" w:hanging="1134"/>
        <w:jc w:val="both"/>
        <w:rPr>
          <w:rFonts w:ascii="Avenir Next Condensed Regular" w:hAnsi="Avenir Next Condensed Regular"/>
          <w:sz w:val="22"/>
          <w:szCs w:val="22"/>
        </w:rPr>
        <w:pPrChange w:id="380" w:author="Tania Johny" w:date="2015-07-29T15:48:00Z">
          <w:pPr>
            <w:jc w:val="both"/>
          </w:pPr>
        </w:pPrChange>
      </w:pPr>
    </w:p>
    <w:p w14:paraId="5418521B" w14:textId="07C1D051" w:rsidR="00B70356" w:rsidRDefault="00CB2A44">
      <w:pPr>
        <w:pStyle w:val="ListParagraph"/>
        <w:numPr>
          <w:ilvl w:val="1"/>
          <w:numId w:val="5"/>
        </w:numPr>
        <w:ind w:left="1134" w:hanging="1134"/>
        <w:jc w:val="both"/>
        <w:rPr>
          <w:rFonts w:ascii="Avenir Next Condensed Regular" w:hAnsi="Avenir Next Condensed Regular"/>
          <w:sz w:val="22"/>
          <w:szCs w:val="22"/>
        </w:rPr>
        <w:pPrChange w:id="381" w:author="Tania Johny" w:date="2015-07-29T15:48:00Z">
          <w:pPr>
            <w:pStyle w:val="ListParagraph"/>
            <w:numPr>
              <w:ilvl w:val="1"/>
              <w:numId w:val="5"/>
            </w:numPr>
            <w:ind w:left="792" w:hanging="432"/>
            <w:jc w:val="both"/>
          </w:pPr>
        </w:pPrChange>
      </w:pPr>
      <w:r w:rsidRPr="00CB2A44">
        <w:rPr>
          <w:rFonts w:ascii="Avenir Next Condensed Regular" w:hAnsi="Avenir Next Condensed Regular"/>
          <w:sz w:val="22"/>
          <w:szCs w:val="22"/>
        </w:rPr>
        <w:t xml:space="preserve">The Shareholders shall use all reasonable endeavours to procure that their respective representatives attend each Shareholders Meeting and that a quorum is present throughout each such meeting, a quorum being </w:t>
      </w:r>
      <w:r w:rsidR="00CF0524">
        <w:rPr>
          <w:rFonts w:ascii="Avenir Next Condensed Regular" w:hAnsi="Avenir Next Condensed Regular"/>
          <w:sz w:val="22"/>
          <w:szCs w:val="22"/>
        </w:rPr>
        <w:t>one</w:t>
      </w:r>
      <w:r w:rsidR="00513113">
        <w:rPr>
          <w:rFonts w:ascii="Avenir Next Condensed Regular" w:hAnsi="Avenir Next Condensed Regular"/>
          <w:sz w:val="22"/>
          <w:szCs w:val="22"/>
        </w:rPr>
        <w:t xml:space="preserve"> (1)</w:t>
      </w:r>
      <w:r w:rsidRPr="00CB2A44">
        <w:rPr>
          <w:rFonts w:ascii="Avenir Next Condensed Regular" w:hAnsi="Avenir Next Condensed Regular"/>
          <w:sz w:val="22"/>
          <w:szCs w:val="22"/>
        </w:rPr>
        <w:t xml:space="preserve"> </w:t>
      </w:r>
      <w:r w:rsidR="00CF0524">
        <w:rPr>
          <w:rFonts w:ascii="Avenir Next Condensed Regular" w:hAnsi="Avenir Next Condensed Regular"/>
          <w:sz w:val="22"/>
          <w:szCs w:val="22"/>
        </w:rPr>
        <w:t>person per Shareholder</w:t>
      </w:r>
      <w:r w:rsidRPr="00CB2A44">
        <w:rPr>
          <w:rFonts w:ascii="Avenir Next Condensed Regular" w:hAnsi="Avenir Next Condensed Regular"/>
          <w:sz w:val="22"/>
          <w:szCs w:val="22"/>
        </w:rPr>
        <w:t>.</w:t>
      </w:r>
    </w:p>
    <w:p w14:paraId="1ED6F7DB" w14:textId="77777777" w:rsidR="00BB5897" w:rsidRPr="00BB5897" w:rsidRDefault="00BB5897">
      <w:pPr>
        <w:ind w:left="1134" w:hanging="1134"/>
        <w:jc w:val="both"/>
        <w:rPr>
          <w:rFonts w:ascii="Avenir Next Condensed Regular" w:hAnsi="Avenir Next Condensed Regular"/>
          <w:sz w:val="22"/>
          <w:szCs w:val="22"/>
        </w:rPr>
        <w:pPrChange w:id="382" w:author="Tania Johny" w:date="2015-07-29T15:48:00Z">
          <w:pPr>
            <w:jc w:val="both"/>
          </w:pPr>
        </w:pPrChange>
      </w:pPr>
    </w:p>
    <w:p w14:paraId="6D7AE603" w14:textId="6670B5C5" w:rsidR="00BB5897" w:rsidRDefault="00426D32">
      <w:pPr>
        <w:pStyle w:val="ListParagraph"/>
        <w:numPr>
          <w:ilvl w:val="1"/>
          <w:numId w:val="5"/>
        </w:numPr>
        <w:ind w:left="1134" w:hanging="1134"/>
        <w:jc w:val="both"/>
        <w:rPr>
          <w:rFonts w:ascii="Avenir Next Condensed Regular" w:hAnsi="Avenir Next Condensed Regular"/>
          <w:sz w:val="22"/>
          <w:szCs w:val="22"/>
        </w:rPr>
        <w:pPrChange w:id="383" w:author="Tania Johny" w:date="2015-07-29T15:48:00Z">
          <w:pPr>
            <w:pStyle w:val="ListParagraph"/>
            <w:numPr>
              <w:ilvl w:val="1"/>
              <w:numId w:val="5"/>
            </w:numPr>
            <w:ind w:left="792" w:hanging="432"/>
            <w:jc w:val="both"/>
          </w:pPr>
        </w:pPrChange>
      </w:pPr>
      <w:bookmarkStart w:id="384" w:name="_Ref299214397"/>
      <w:r w:rsidRPr="00426D32">
        <w:rPr>
          <w:rFonts w:ascii="Avenir Next Condensed Regular" w:hAnsi="Avenir Next Condensed Regular"/>
          <w:sz w:val="22"/>
          <w:szCs w:val="22"/>
        </w:rPr>
        <w:t>If within half an hour from the time appointed for a Shareholders Meeting a quorum is not present, the meeting shall be adjourned to the same day of the next week at the same time and place.</w:t>
      </w:r>
      <w:bookmarkEnd w:id="384"/>
    </w:p>
    <w:p w14:paraId="3DC1238B" w14:textId="77777777" w:rsidR="00426D32" w:rsidRPr="00426D32" w:rsidRDefault="00426D32">
      <w:pPr>
        <w:ind w:left="1134" w:hanging="1134"/>
        <w:jc w:val="both"/>
        <w:rPr>
          <w:rFonts w:ascii="Avenir Next Condensed Regular" w:hAnsi="Avenir Next Condensed Regular"/>
          <w:sz w:val="22"/>
          <w:szCs w:val="22"/>
        </w:rPr>
        <w:pPrChange w:id="385" w:author="Tania Johny" w:date="2015-07-29T15:48:00Z">
          <w:pPr>
            <w:jc w:val="both"/>
          </w:pPr>
        </w:pPrChange>
      </w:pPr>
    </w:p>
    <w:p w14:paraId="7651DE11" w14:textId="5D497C85" w:rsidR="00426D32" w:rsidRDefault="00426D32">
      <w:pPr>
        <w:pStyle w:val="ListParagraph"/>
        <w:numPr>
          <w:ilvl w:val="1"/>
          <w:numId w:val="5"/>
        </w:numPr>
        <w:ind w:left="1134" w:hanging="1134"/>
        <w:jc w:val="both"/>
        <w:rPr>
          <w:rFonts w:ascii="Avenir Next Condensed Regular" w:hAnsi="Avenir Next Condensed Regular"/>
          <w:sz w:val="22"/>
          <w:szCs w:val="22"/>
        </w:rPr>
        <w:pPrChange w:id="386" w:author="Tania Johny" w:date="2015-07-29T15:48:00Z">
          <w:pPr>
            <w:pStyle w:val="ListParagraph"/>
            <w:numPr>
              <w:ilvl w:val="1"/>
              <w:numId w:val="5"/>
            </w:numPr>
            <w:ind w:left="792" w:hanging="432"/>
            <w:jc w:val="both"/>
          </w:pPr>
        </w:pPrChange>
      </w:pPr>
      <w:bookmarkStart w:id="387" w:name="_Ref142135197"/>
      <w:r w:rsidRPr="00426D32">
        <w:rPr>
          <w:rFonts w:ascii="Avenir Next Condensed Regular" w:hAnsi="Avenir Next Condensed Regular"/>
          <w:sz w:val="22"/>
          <w:szCs w:val="22"/>
        </w:rPr>
        <w:lastRenderedPageBreak/>
        <w:t xml:space="preserve">No resolution of the members of the Company in relation to a Reserved Matter shall be effective unless it is voted in favour of by the </w:t>
      </w:r>
      <w:r w:rsidR="00513113">
        <w:rPr>
          <w:rFonts w:ascii="Avenir Next Condensed Regular" w:hAnsi="Avenir Next Condensed Regular"/>
          <w:sz w:val="22"/>
          <w:szCs w:val="22"/>
        </w:rPr>
        <w:t>Existing</w:t>
      </w:r>
      <w:r w:rsidRPr="00426D32">
        <w:rPr>
          <w:rFonts w:ascii="Avenir Next Condensed Regular" w:hAnsi="Avenir Next Condensed Regular"/>
          <w:sz w:val="22"/>
          <w:szCs w:val="22"/>
        </w:rPr>
        <w:t xml:space="preserve"> Shareholder (or its representative), and if there is no such vote in favour then the provisions of clause</w:t>
      </w:r>
      <w:r w:rsidR="00513113">
        <w:rPr>
          <w:rFonts w:ascii="Avenir Next Condensed Regular" w:hAnsi="Avenir Next Condensed Regular"/>
          <w:sz w:val="22"/>
          <w:szCs w:val="22"/>
        </w:rPr>
        <w:t xml:space="preserve"> </w:t>
      </w:r>
      <w:r w:rsidR="00513113">
        <w:rPr>
          <w:rFonts w:ascii="Avenir Next Condensed Regular" w:hAnsi="Avenir Next Condensed Regular"/>
          <w:sz w:val="22"/>
          <w:szCs w:val="22"/>
        </w:rPr>
        <w:fldChar w:fldCharType="begin"/>
      </w:r>
      <w:r w:rsidR="00513113">
        <w:rPr>
          <w:rFonts w:ascii="Avenir Next Condensed Regular" w:hAnsi="Avenir Next Condensed Regular"/>
          <w:sz w:val="22"/>
          <w:szCs w:val="22"/>
        </w:rPr>
        <w:instrText xml:space="preserve"> REF _Ref142288707 \r \h </w:instrText>
      </w:r>
      <w:r w:rsidR="00513113">
        <w:rPr>
          <w:rFonts w:ascii="Avenir Next Condensed Regular" w:hAnsi="Avenir Next Condensed Regular"/>
          <w:sz w:val="22"/>
          <w:szCs w:val="22"/>
        </w:rPr>
      </w:r>
      <w:r w:rsidR="00513113">
        <w:rPr>
          <w:rFonts w:ascii="Avenir Next Condensed Regular" w:hAnsi="Avenir Next Condensed Regular"/>
          <w:sz w:val="22"/>
          <w:szCs w:val="22"/>
        </w:rPr>
        <w:fldChar w:fldCharType="separate"/>
      </w:r>
      <w:r w:rsidR="00513113">
        <w:rPr>
          <w:rFonts w:ascii="Avenir Next Condensed Regular" w:hAnsi="Avenir Next Condensed Regular"/>
          <w:sz w:val="22"/>
          <w:szCs w:val="22"/>
        </w:rPr>
        <w:t>7.2</w:t>
      </w:r>
      <w:r w:rsidR="00513113">
        <w:rPr>
          <w:rFonts w:ascii="Avenir Next Condensed Regular" w:hAnsi="Avenir Next Condensed Regular"/>
          <w:sz w:val="22"/>
          <w:szCs w:val="22"/>
        </w:rPr>
        <w:fldChar w:fldCharType="end"/>
      </w:r>
      <w:r w:rsidRPr="00426D32">
        <w:rPr>
          <w:rFonts w:ascii="Avenir Next Condensed Regular" w:hAnsi="Avenir Next Condensed Regular"/>
          <w:sz w:val="22"/>
          <w:szCs w:val="22"/>
        </w:rPr>
        <w:t xml:space="preserve"> shall apply.</w:t>
      </w:r>
      <w:bookmarkEnd w:id="387"/>
    </w:p>
    <w:p w14:paraId="7C0CD449" w14:textId="77777777" w:rsidR="00426D32" w:rsidRPr="00426D32" w:rsidRDefault="00426D32" w:rsidP="00426D32">
      <w:pPr>
        <w:jc w:val="both"/>
        <w:rPr>
          <w:rFonts w:ascii="Avenir Next Condensed Regular" w:hAnsi="Avenir Next Condensed Regular"/>
          <w:sz w:val="22"/>
          <w:szCs w:val="22"/>
        </w:rPr>
      </w:pPr>
    </w:p>
    <w:p w14:paraId="16454FA3" w14:textId="0552ED70" w:rsidR="00426D32" w:rsidRPr="00426D32" w:rsidRDefault="00426D32">
      <w:pPr>
        <w:pStyle w:val="ListParagraph"/>
        <w:numPr>
          <w:ilvl w:val="0"/>
          <w:numId w:val="5"/>
        </w:numPr>
        <w:ind w:left="1134" w:hanging="1134"/>
        <w:jc w:val="both"/>
        <w:rPr>
          <w:rFonts w:ascii="Avenir Next Condensed Regular" w:hAnsi="Avenir Next Condensed Regular"/>
          <w:b/>
          <w:sz w:val="22"/>
          <w:szCs w:val="22"/>
        </w:rPr>
        <w:pPrChange w:id="388" w:author="Tania Johny" w:date="2015-07-29T15:53:00Z">
          <w:pPr>
            <w:pStyle w:val="ListParagraph"/>
            <w:numPr>
              <w:numId w:val="5"/>
            </w:numPr>
            <w:ind w:left="360" w:hanging="360"/>
            <w:jc w:val="both"/>
          </w:pPr>
        </w:pPrChange>
      </w:pPr>
      <w:r w:rsidRPr="00426D32">
        <w:rPr>
          <w:rFonts w:ascii="Avenir Next Condensed Regular" w:hAnsi="Avenir Next Condensed Regular"/>
          <w:b/>
          <w:sz w:val="22"/>
          <w:szCs w:val="22"/>
        </w:rPr>
        <w:t>Reserved Matters</w:t>
      </w:r>
    </w:p>
    <w:p w14:paraId="171B1720" w14:textId="71F66502" w:rsidR="00426D32" w:rsidRPr="00426D32" w:rsidRDefault="00426D32">
      <w:pPr>
        <w:ind w:left="1134" w:hanging="1134"/>
        <w:jc w:val="both"/>
        <w:rPr>
          <w:rFonts w:ascii="Avenir Next Condensed Regular" w:hAnsi="Avenir Next Condensed Regular"/>
          <w:sz w:val="22"/>
          <w:szCs w:val="22"/>
        </w:rPr>
        <w:pPrChange w:id="389" w:author="Tania Johny" w:date="2015-07-29T15:53:00Z">
          <w:pPr>
            <w:jc w:val="both"/>
          </w:pPr>
        </w:pPrChange>
      </w:pPr>
    </w:p>
    <w:p w14:paraId="596B87C0" w14:textId="23DB911D" w:rsidR="00426D32" w:rsidRDefault="00426D32">
      <w:pPr>
        <w:pStyle w:val="ListParagraph"/>
        <w:numPr>
          <w:ilvl w:val="1"/>
          <w:numId w:val="5"/>
        </w:numPr>
        <w:ind w:left="1134" w:hanging="1134"/>
        <w:jc w:val="both"/>
        <w:rPr>
          <w:rFonts w:ascii="Avenir Next Condensed Regular" w:hAnsi="Avenir Next Condensed Regular"/>
          <w:sz w:val="22"/>
          <w:szCs w:val="22"/>
        </w:rPr>
        <w:pPrChange w:id="390" w:author="Tania Johny" w:date="2015-07-29T15:53:00Z">
          <w:pPr>
            <w:pStyle w:val="ListParagraph"/>
            <w:numPr>
              <w:ilvl w:val="1"/>
              <w:numId w:val="5"/>
            </w:numPr>
            <w:ind w:left="792" w:hanging="432"/>
            <w:jc w:val="both"/>
          </w:pPr>
        </w:pPrChange>
      </w:pPr>
      <w:r w:rsidRPr="00426D32">
        <w:rPr>
          <w:rFonts w:ascii="Avenir Next Condensed Regular" w:hAnsi="Avenir Next Condensed Regular"/>
          <w:sz w:val="22"/>
          <w:szCs w:val="22"/>
        </w:rPr>
        <w:t>The Shareholders shall exercise their powers in the Company to procure that the Company shall not transact any business which is a Reserved Matter wit</w:t>
      </w:r>
      <w:r w:rsidR="00F00285">
        <w:rPr>
          <w:rFonts w:ascii="Avenir Next Condensed Regular" w:hAnsi="Avenir Next Condensed Regular"/>
          <w:sz w:val="22"/>
          <w:szCs w:val="22"/>
        </w:rPr>
        <w:t>hout the approval of either the Director(s) appointed by the Existing Shareholder</w:t>
      </w:r>
      <w:r w:rsidRPr="00426D32">
        <w:rPr>
          <w:rFonts w:ascii="Avenir Next Condensed Regular" w:hAnsi="Avenir Next Condensed Regular"/>
          <w:sz w:val="22"/>
          <w:szCs w:val="22"/>
        </w:rPr>
        <w:t xml:space="preserve"> or the </w:t>
      </w:r>
      <w:r w:rsidR="00F00285">
        <w:rPr>
          <w:rFonts w:ascii="Avenir Next Condensed Regular" w:hAnsi="Avenir Next Condensed Regular"/>
          <w:sz w:val="22"/>
          <w:szCs w:val="22"/>
        </w:rPr>
        <w:t>Existing</w:t>
      </w:r>
      <w:r w:rsidRPr="00426D32">
        <w:rPr>
          <w:rFonts w:ascii="Avenir Next Condensed Regular" w:hAnsi="Avenir Next Condensed Regular"/>
          <w:sz w:val="22"/>
          <w:szCs w:val="22"/>
        </w:rPr>
        <w:t xml:space="preserve"> Shareholder</w:t>
      </w:r>
      <w:r w:rsidR="00F00285">
        <w:rPr>
          <w:rFonts w:ascii="Avenir Next Condensed Regular" w:hAnsi="Avenir Next Condensed Regular"/>
          <w:sz w:val="22"/>
          <w:szCs w:val="22"/>
        </w:rPr>
        <w:t xml:space="preserve"> (as the case may be)</w:t>
      </w:r>
      <w:r w:rsidRPr="00426D32">
        <w:rPr>
          <w:rFonts w:ascii="Avenir Next Condensed Regular" w:hAnsi="Avenir Next Condensed Regular"/>
          <w:sz w:val="22"/>
          <w:szCs w:val="22"/>
        </w:rPr>
        <w:t xml:space="preserve">. For the avoidance of doubt, where the matter requires </w:t>
      </w:r>
      <w:r w:rsidR="00F00285">
        <w:rPr>
          <w:rFonts w:ascii="Avenir Next Condensed Regular" w:hAnsi="Avenir Next Condensed Regular"/>
          <w:sz w:val="22"/>
          <w:szCs w:val="22"/>
        </w:rPr>
        <w:t>either Directors’ or S</w:t>
      </w:r>
      <w:r w:rsidRPr="00426D32">
        <w:rPr>
          <w:rFonts w:ascii="Avenir Next Condensed Regular" w:hAnsi="Avenir Next Condensed Regular"/>
          <w:sz w:val="22"/>
          <w:szCs w:val="22"/>
        </w:rPr>
        <w:t>hareho</w:t>
      </w:r>
      <w:r w:rsidR="003708EF">
        <w:rPr>
          <w:rFonts w:ascii="Avenir Next Condensed Regular" w:hAnsi="Avenir Next Condensed Regular"/>
          <w:sz w:val="22"/>
          <w:szCs w:val="22"/>
        </w:rPr>
        <w:t>lder</w:t>
      </w:r>
      <w:r w:rsidR="00F00285">
        <w:rPr>
          <w:rFonts w:ascii="Avenir Next Condensed Regular" w:hAnsi="Avenir Next Condensed Regular"/>
          <w:sz w:val="22"/>
          <w:szCs w:val="22"/>
        </w:rPr>
        <w:t>s’</w:t>
      </w:r>
      <w:r w:rsidR="003708EF">
        <w:rPr>
          <w:rFonts w:ascii="Avenir Next Condensed Regular" w:hAnsi="Avenir Next Condensed Regular"/>
          <w:sz w:val="22"/>
          <w:szCs w:val="22"/>
        </w:rPr>
        <w:t xml:space="preserve"> approval under applicable L</w:t>
      </w:r>
      <w:r w:rsidRPr="00426D32">
        <w:rPr>
          <w:rFonts w:ascii="Avenir Next Condensed Regular" w:hAnsi="Avenir Next Condensed Regular"/>
          <w:sz w:val="22"/>
          <w:szCs w:val="22"/>
        </w:rPr>
        <w:t>aw the approval of the</w:t>
      </w:r>
      <w:r w:rsidR="00F00285">
        <w:rPr>
          <w:rFonts w:ascii="Avenir Next Condensed Regular" w:hAnsi="Avenir Next Condensed Regular"/>
          <w:sz w:val="22"/>
          <w:szCs w:val="22"/>
        </w:rPr>
        <w:t xml:space="preserve"> Director(s) appointed by the</w:t>
      </w:r>
      <w:r w:rsidRPr="00426D32">
        <w:rPr>
          <w:rFonts w:ascii="Avenir Next Condensed Regular" w:hAnsi="Avenir Next Condensed Regular"/>
          <w:sz w:val="22"/>
          <w:szCs w:val="22"/>
        </w:rPr>
        <w:t xml:space="preserve"> </w:t>
      </w:r>
      <w:r w:rsidR="00F00285">
        <w:rPr>
          <w:rFonts w:ascii="Avenir Next Condensed Regular" w:hAnsi="Avenir Next Condensed Regular"/>
          <w:sz w:val="22"/>
          <w:szCs w:val="22"/>
        </w:rPr>
        <w:t>Existing</w:t>
      </w:r>
      <w:r w:rsidRPr="00426D32">
        <w:rPr>
          <w:rFonts w:ascii="Avenir Next Condensed Regular" w:hAnsi="Avenir Next Condensed Regular"/>
          <w:sz w:val="22"/>
          <w:szCs w:val="22"/>
        </w:rPr>
        <w:t xml:space="preserve"> Shareholder</w:t>
      </w:r>
      <w:r w:rsidR="00F00285">
        <w:rPr>
          <w:rFonts w:ascii="Avenir Next Condensed Regular" w:hAnsi="Avenir Next Condensed Regular"/>
          <w:sz w:val="22"/>
          <w:szCs w:val="22"/>
        </w:rPr>
        <w:t xml:space="preserve"> or the Existing Shareholder</w:t>
      </w:r>
      <w:r w:rsidRPr="00426D32">
        <w:rPr>
          <w:rFonts w:ascii="Avenir Next Condensed Regular" w:hAnsi="Avenir Next Condensed Regular"/>
          <w:sz w:val="22"/>
          <w:szCs w:val="22"/>
        </w:rPr>
        <w:t xml:space="preserve"> is required, in all ot</w:t>
      </w:r>
      <w:r w:rsidR="003708EF">
        <w:rPr>
          <w:rFonts w:ascii="Avenir Next Condensed Regular" w:hAnsi="Avenir Next Condensed Regular"/>
          <w:sz w:val="22"/>
          <w:szCs w:val="22"/>
        </w:rPr>
        <w:t xml:space="preserve">her cases the approval of the </w:t>
      </w:r>
      <w:r w:rsidRPr="00426D32">
        <w:rPr>
          <w:rFonts w:ascii="Avenir Next Condensed Regular" w:hAnsi="Avenir Next Condensed Regular"/>
          <w:sz w:val="22"/>
          <w:szCs w:val="22"/>
        </w:rPr>
        <w:t>Directors</w:t>
      </w:r>
      <w:r w:rsidR="00F00285">
        <w:rPr>
          <w:rFonts w:ascii="Avenir Next Condensed Regular" w:hAnsi="Avenir Next Condensed Regular"/>
          <w:sz w:val="22"/>
          <w:szCs w:val="22"/>
        </w:rPr>
        <w:t xml:space="preserve"> or Shareholders</w:t>
      </w:r>
      <w:r w:rsidRPr="00426D32">
        <w:rPr>
          <w:rFonts w:ascii="Avenir Next Condensed Regular" w:hAnsi="Avenir Next Condensed Regular"/>
          <w:sz w:val="22"/>
          <w:szCs w:val="22"/>
        </w:rPr>
        <w:t xml:space="preserve"> is sufficient.</w:t>
      </w:r>
    </w:p>
    <w:p w14:paraId="0B304439" w14:textId="2080D368" w:rsidR="00CE1EAA" w:rsidRPr="00CE1EAA" w:rsidRDefault="00CE1EAA">
      <w:pPr>
        <w:ind w:left="1134" w:hanging="1134"/>
        <w:jc w:val="both"/>
        <w:rPr>
          <w:rFonts w:ascii="Avenir Next Condensed Regular" w:hAnsi="Avenir Next Condensed Regular"/>
          <w:sz w:val="22"/>
          <w:szCs w:val="22"/>
        </w:rPr>
        <w:pPrChange w:id="391" w:author="Tania Johny" w:date="2015-07-29T15:53:00Z">
          <w:pPr>
            <w:jc w:val="both"/>
          </w:pPr>
        </w:pPrChange>
      </w:pPr>
    </w:p>
    <w:p w14:paraId="55B5EDFC" w14:textId="7BB2E50B" w:rsidR="00CE1EAA" w:rsidRDefault="00FC1FAA">
      <w:pPr>
        <w:pStyle w:val="ListParagraph"/>
        <w:numPr>
          <w:ilvl w:val="1"/>
          <w:numId w:val="5"/>
        </w:numPr>
        <w:ind w:left="1134" w:hanging="1134"/>
        <w:jc w:val="both"/>
        <w:rPr>
          <w:rFonts w:ascii="Avenir Next Condensed Regular" w:hAnsi="Avenir Next Condensed Regular"/>
          <w:sz w:val="22"/>
          <w:szCs w:val="22"/>
        </w:rPr>
        <w:pPrChange w:id="392" w:author="Tania Johny" w:date="2015-07-29T15:53:00Z">
          <w:pPr>
            <w:pStyle w:val="ListParagraph"/>
            <w:numPr>
              <w:ilvl w:val="1"/>
              <w:numId w:val="5"/>
            </w:numPr>
            <w:ind w:left="792" w:hanging="432"/>
            <w:jc w:val="both"/>
          </w:pPr>
        </w:pPrChange>
      </w:pPr>
      <w:bookmarkStart w:id="393" w:name="_Ref142288707"/>
      <w:r w:rsidRPr="00FC1FAA">
        <w:rPr>
          <w:rFonts w:ascii="Avenir Next Condensed Regular" w:hAnsi="Avenir Next Condensed Regular"/>
          <w:sz w:val="22"/>
          <w:szCs w:val="22"/>
        </w:rPr>
        <w:t xml:space="preserve">If at any Board Meeting or any </w:t>
      </w:r>
      <w:r w:rsidR="00F04A53">
        <w:rPr>
          <w:rFonts w:ascii="Avenir Next Condensed Regular" w:hAnsi="Avenir Next Condensed Regular"/>
          <w:sz w:val="22"/>
          <w:szCs w:val="22"/>
        </w:rPr>
        <w:t>Shareholders M</w:t>
      </w:r>
      <w:r w:rsidRPr="00FC1FAA">
        <w:rPr>
          <w:rFonts w:ascii="Avenir Next Condensed Regular" w:hAnsi="Avenir Next Condensed Regular"/>
          <w:sz w:val="22"/>
          <w:szCs w:val="22"/>
        </w:rPr>
        <w:t>eeting a resolution in relation to a Reserved M</w:t>
      </w:r>
      <w:r w:rsidR="00F04A53">
        <w:rPr>
          <w:rFonts w:ascii="Avenir Next Condensed Regular" w:hAnsi="Avenir Next Condensed Regular"/>
          <w:sz w:val="22"/>
          <w:szCs w:val="22"/>
        </w:rPr>
        <w:t>atter is not passed because the</w:t>
      </w:r>
      <w:r w:rsidRPr="00FC1FAA">
        <w:rPr>
          <w:rFonts w:ascii="Avenir Next Condensed Regular" w:hAnsi="Avenir Next Condensed Regular"/>
          <w:sz w:val="22"/>
          <w:szCs w:val="22"/>
        </w:rPr>
        <w:t xml:space="preserve"> Director</w:t>
      </w:r>
      <w:r w:rsidR="00F04A53">
        <w:rPr>
          <w:rFonts w:ascii="Avenir Next Condensed Regular" w:hAnsi="Avenir Next Condensed Regular"/>
          <w:sz w:val="22"/>
          <w:szCs w:val="22"/>
        </w:rPr>
        <w:t>(</w:t>
      </w:r>
      <w:r w:rsidRPr="00FC1FAA">
        <w:rPr>
          <w:rFonts w:ascii="Avenir Next Condensed Regular" w:hAnsi="Avenir Next Condensed Regular"/>
          <w:sz w:val="22"/>
          <w:szCs w:val="22"/>
        </w:rPr>
        <w:t>s</w:t>
      </w:r>
      <w:r w:rsidR="00F04A53">
        <w:rPr>
          <w:rFonts w:ascii="Avenir Next Condensed Regular" w:hAnsi="Avenir Next Condensed Regular"/>
          <w:sz w:val="22"/>
          <w:szCs w:val="22"/>
        </w:rPr>
        <w:t>)</w:t>
      </w:r>
      <w:r w:rsidR="00F04A53" w:rsidRPr="00F04A53">
        <w:rPr>
          <w:rFonts w:ascii="Avenir Next Condensed Regular" w:hAnsi="Avenir Next Condensed Regular"/>
          <w:sz w:val="22"/>
          <w:szCs w:val="22"/>
        </w:rPr>
        <w:t xml:space="preserve"> </w:t>
      </w:r>
      <w:r w:rsidR="00F04A53">
        <w:rPr>
          <w:rFonts w:ascii="Avenir Next Condensed Regular" w:hAnsi="Avenir Next Condensed Regular"/>
          <w:sz w:val="22"/>
          <w:szCs w:val="22"/>
        </w:rPr>
        <w:t>appointed by the</w:t>
      </w:r>
      <w:r w:rsidR="00F04A53" w:rsidRPr="00426D32">
        <w:rPr>
          <w:rFonts w:ascii="Avenir Next Condensed Regular" w:hAnsi="Avenir Next Condensed Regular"/>
          <w:sz w:val="22"/>
          <w:szCs w:val="22"/>
        </w:rPr>
        <w:t xml:space="preserve"> </w:t>
      </w:r>
      <w:r w:rsidR="00F04A53">
        <w:rPr>
          <w:rFonts w:ascii="Avenir Next Condensed Regular" w:hAnsi="Avenir Next Condensed Regular"/>
          <w:sz w:val="22"/>
          <w:szCs w:val="22"/>
        </w:rPr>
        <w:t>Existing</w:t>
      </w:r>
      <w:r w:rsidR="00F04A53" w:rsidRPr="00426D32">
        <w:rPr>
          <w:rFonts w:ascii="Avenir Next Condensed Regular" w:hAnsi="Avenir Next Condensed Regular"/>
          <w:sz w:val="22"/>
          <w:szCs w:val="22"/>
        </w:rPr>
        <w:t xml:space="preserve"> Shareholder</w:t>
      </w:r>
      <w:r w:rsidR="00F04A53">
        <w:rPr>
          <w:rFonts w:ascii="Avenir Next Condensed Regular" w:hAnsi="Avenir Next Condensed Regular"/>
          <w:sz w:val="22"/>
          <w:szCs w:val="22"/>
        </w:rPr>
        <w:t xml:space="preserve"> or the Existing Shareholder</w:t>
      </w:r>
      <w:r w:rsidR="00F04A53" w:rsidRPr="00426D32">
        <w:rPr>
          <w:rFonts w:ascii="Avenir Next Condensed Regular" w:hAnsi="Avenir Next Condensed Regular"/>
          <w:sz w:val="22"/>
          <w:szCs w:val="22"/>
        </w:rPr>
        <w:t xml:space="preserve"> </w:t>
      </w:r>
      <w:r w:rsidR="00CE78F5">
        <w:rPr>
          <w:rFonts w:ascii="Avenir Next Condensed Regular" w:hAnsi="Avenir Next Condensed Regular"/>
          <w:sz w:val="22"/>
          <w:szCs w:val="22"/>
        </w:rPr>
        <w:t xml:space="preserve">in not present, </w:t>
      </w:r>
      <w:r w:rsidRPr="00FC1FAA">
        <w:rPr>
          <w:rFonts w:ascii="Avenir Next Condensed Regular" w:hAnsi="Avenir Next Condensed Regular"/>
          <w:sz w:val="22"/>
          <w:szCs w:val="22"/>
        </w:rPr>
        <w:t>abstains or votes against such resolution, then upon the termination of any other business a new meeting shall be convened for the same day of the next week at the same time and place, and clause</w:t>
      </w:r>
      <w:r w:rsidR="0028253C">
        <w:rPr>
          <w:rFonts w:ascii="Avenir Next Condensed Regular" w:hAnsi="Avenir Next Condensed Regular"/>
          <w:sz w:val="22"/>
          <w:szCs w:val="22"/>
        </w:rPr>
        <w:t xml:space="preserve"> </w:t>
      </w:r>
      <w:r w:rsidR="0028253C">
        <w:rPr>
          <w:rFonts w:ascii="Avenir Next Condensed Regular" w:hAnsi="Avenir Next Condensed Regular"/>
          <w:sz w:val="22"/>
          <w:szCs w:val="22"/>
        </w:rPr>
        <w:fldChar w:fldCharType="begin"/>
      </w:r>
      <w:r w:rsidR="0028253C">
        <w:rPr>
          <w:rFonts w:ascii="Avenir Next Condensed Regular" w:hAnsi="Avenir Next Condensed Regular"/>
          <w:sz w:val="22"/>
          <w:szCs w:val="22"/>
        </w:rPr>
        <w:instrText xml:space="preserve"> REF _Ref142197324 \r \h </w:instrText>
      </w:r>
      <w:r w:rsidR="0028253C">
        <w:rPr>
          <w:rFonts w:ascii="Avenir Next Condensed Regular" w:hAnsi="Avenir Next Condensed Regular"/>
          <w:sz w:val="22"/>
          <w:szCs w:val="22"/>
        </w:rPr>
      </w:r>
      <w:r w:rsidR="0028253C">
        <w:rPr>
          <w:rFonts w:ascii="Avenir Next Condensed Regular" w:hAnsi="Avenir Next Condensed Regular"/>
          <w:sz w:val="22"/>
          <w:szCs w:val="22"/>
        </w:rPr>
        <w:fldChar w:fldCharType="separate"/>
      </w:r>
      <w:r w:rsidR="0028253C">
        <w:rPr>
          <w:rFonts w:ascii="Avenir Next Condensed Regular" w:hAnsi="Avenir Next Condensed Regular"/>
          <w:sz w:val="22"/>
          <w:szCs w:val="22"/>
        </w:rPr>
        <w:t>7.3</w:t>
      </w:r>
      <w:r w:rsidR="0028253C">
        <w:rPr>
          <w:rFonts w:ascii="Avenir Next Condensed Regular" w:hAnsi="Avenir Next Condensed Regular"/>
          <w:sz w:val="22"/>
          <w:szCs w:val="22"/>
        </w:rPr>
        <w:fldChar w:fldCharType="end"/>
      </w:r>
      <w:r w:rsidRPr="00FC1FAA">
        <w:rPr>
          <w:rFonts w:ascii="Avenir Next Condensed Regular" w:hAnsi="Avenir Next Condensed Regular"/>
          <w:sz w:val="22"/>
          <w:szCs w:val="22"/>
        </w:rPr>
        <w:t xml:space="preserve"> shall apply.</w:t>
      </w:r>
      <w:bookmarkEnd w:id="393"/>
    </w:p>
    <w:p w14:paraId="1ACECA38" w14:textId="77777777" w:rsidR="00FC1FAA" w:rsidRPr="00FC1FAA" w:rsidRDefault="00FC1FAA">
      <w:pPr>
        <w:ind w:left="1134" w:hanging="1134"/>
        <w:jc w:val="both"/>
        <w:rPr>
          <w:rFonts w:ascii="Avenir Next Condensed Regular" w:hAnsi="Avenir Next Condensed Regular"/>
          <w:sz w:val="22"/>
          <w:szCs w:val="22"/>
        </w:rPr>
        <w:pPrChange w:id="394" w:author="Tania Johny" w:date="2015-07-29T15:53:00Z">
          <w:pPr>
            <w:jc w:val="both"/>
          </w:pPr>
        </w:pPrChange>
      </w:pPr>
    </w:p>
    <w:p w14:paraId="66D880B7" w14:textId="0ECD3EF3" w:rsidR="00FC1FAA" w:rsidRDefault="009718B8">
      <w:pPr>
        <w:pStyle w:val="ListParagraph"/>
        <w:numPr>
          <w:ilvl w:val="1"/>
          <w:numId w:val="5"/>
        </w:numPr>
        <w:ind w:left="1134" w:hanging="1134"/>
        <w:jc w:val="both"/>
        <w:rPr>
          <w:rFonts w:ascii="Avenir Next Condensed Regular" w:hAnsi="Avenir Next Condensed Regular"/>
          <w:sz w:val="22"/>
          <w:szCs w:val="22"/>
        </w:rPr>
        <w:pPrChange w:id="395" w:author="Tania Johny" w:date="2015-07-29T15:53:00Z">
          <w:pPr>
            <w:pStyle w:val="ListParagraph"/>
            <w:numPr>
              <w:ilvl w:val="1"/>
              <w:numId w:val="5"/>
            </w:numPr>
            <w:ind w:left="792" w:hanging="432"/>
            <w:jc w:val="both"/>
          </w:pPr>
        </w:pPrChange>
      </w:pPr>
      <w:bookmarkStart w:id="396" w:name="_Ref142197324"/>
      <w:r w:rsidRPr="009718B8">
        <w:rPr>
          <w:rFonts w:ascii="Avenir Next Condensed Regular" w:hAnsi="Avenir Next Condensed Regular"/>
          <w:sz w:val="22"/>
          <w:szCs w:val="22"/>
        </w:rPr>
        <w:t xml:space="preserve">Each Director or Shareholder not present at the relevant Board Meeting or </w:t>
      </w:r>
      <w:r w:rsidR="00F23221">
        <w:rPr>
          <w:rFonts w:ascii="Avenir Next Condensed Regular" w:hAnsi="Avenir Next Condensed Regular"/>
          <w:sz w:val="22"/>
          <w:szCs w:val="22"/>
        </w:rPr>
        <w:t>Shareholders M</w:t>
      </w:r>
      <w:r w:rsidRPr="009718B8">
        <w:rPr>
          <w:rFonts w:ascii="Avenir Next Condensed Regular" w:hAnsi="Avenir Next Condensed Regular"/>
          <w:sz w:val="22"/>
          <w:szCs w:val="22"/>
        </w:rPr>
        <w:t>eeting (as the case may be) shall be notified by each of the</w:t>
      </w:r>
      <w:r w:rsidR="002029B4">
        <w:rPr>
          <w:rFonts w:ascii="Avenir Next Condensed Regular" w:hAnsi="Avenir Next Condensed Regular"/>
          <w:sz w:val="22"/>
          <w:szCs w:val="22"/>
        </w:rPr>
        <w:t xml:space="preserve"> Directors or</w:t>
      </w:r>
      <w:r w:rsidRPr="009718B8">
        <w:rPr>
          <w:rFonts w:ascii="Avenir Next Condensed Regular" w:hAnsi="Avenir Next Condensed Regular"/>
          <w:sz w:val="22"/>
          <w:szCs w:val="22"/>
        </w:rPr>
        <w:t xml:space="preserve"> Shareholders in writing of</w:t>
      </w:r>
      <w:r w:rsidR="002029B4">
        <w:rPr>
          <w:rFonts w:ascii="Avenir Next Condensed Regular" w:hAnsi="Avenir Next Condensed Regular"/>
          <w:sz w:val="22"/>
          <w:szCs w:val="22"/>
        </w:rPr>
        <w:t xml:space="preserve"> the date, time and place of a new</w:t>
      </w:r>
      <w:r w:rsidRPr="009718B8">
        <w:rPr>
          <w:rFonts w:ascii="Avenir Next Condensed Regular" w:hAnsi="Avenir Next Condensed Regular"/>
          <w:sz w:val="22"/>
          <w:szCs w:val="22"/>
        </w:rPr>
        <w:t xml:space="preserve"> meeting to be convened pursuant to clause</w:t>
      </w:r>
      <w:r w:rsidR="00A74B16">
        <w:rPr>
          <w:rFonts w:ascii="Avenir Next Condensed Regular" w:hAnsi="Avenir Next Condensed Regular"/>
          <w:sz w:val="22"/>
          <w:szCs w:val="22"/>
        </w:rPr>
        <w:t xml:space="preserve"> </w:t>
      </w:r>
      <w:r w:rsidR="00A74B16">
        <w:rPr>
          <w:rFonts w:ascii="Avenir Next Condensed Regular" w:hAnsi="Avenir Next Condensed Regular"/>
          <w:sz w:val="22"/>
          <w:szCs w:val="22"/>
        </w:rPr>
        <w:fldChar w:fldCharType="begin"/>
      </w:r>
      <w:r w:rsidR="00A74B16">
        <w:rPr>
          <w:rFonts w:ascii="Avenir Next Condensed Regular" w:hAnsi="Avenir Next Condensed Regular"/>
          <w:sz w:val="22"/>
          <w:szCs w:val="22"/>
        </w:rPr>
        <w:instrText xml:space="preserve"> REF _Ref142288227 \r \h </w:instrText>
      </w:r>
      <w:r w:rsidR="00A74B16">
        <w:rPr>
          <w:rFonts w:ascii="Avenir Next Condensed Regular" w:hAnsi="Avenir Next Condensed Regular"/>
          <w:sz w:val="22"/>
          <w:szCs w:val="22"/>
        </w:rPr>
      </w:r>
      <w:r w:rsidR="00A74B16">
        <w:rPr>
          <w:rFonts w:ascii="Avenir Next Condensed Regular" w:hAnsi="Avenir Next Condensed Regular"/>
          <w:sz w:val="22"/>
          <w:szCs w:val="22"/>
        </w:rPr>
        <w:fldChar w:fldCharType="separate"/>
      </w:r>
      <w:r w:rsidR="00A74B16">
        <w:rPr>
          <w:rFonts w:ascii="Avenir Next Condensed Regular" w:hAnsi="Avenir Next Condensed Regular"/>
          <w:sz w:val="22"/>
          <w:szCs w:val="22"/>
        </w:rPr>
        <w:t>5.11</w:t>
      </w:r>
      <w:r w:rsidR="00A74B16">
        <w:rPr>
          <w:rFonts w:ascii="Avenir Next Condensed Regular" w:hAnsi="Avenir Next Condensed Regular"/>
          <w:sz w:val="22"/>
          <w:szCs w:val="22"/>
        </w:rPr>
        <w:fldChar w:fldCharType="end"/>
      </w:r>
      <w:r w:rsidRPr="009718B8">
        <w:rPr>
          <w:rFonts w:ascii="Avenir Next Condensed Regular" w:hAnsi="Avenir Next Condensed Regular"/>
          <w:sz w:val="22"/>
          <w:szCs w:val="22"/>
        </w:rPr>
        <w:t>,</w:t>
      </w:r>
      <w:r w:rsidR="00A74B16">
        <w:rPr>
          <w:rFonts w:ascii="Avenir Next Condensed Regular" w:hAnsi="Avenir Next Condensed Regular"/>
          <w:sz w:val="22"/>
          <w:szCs w:val="22"/>
        </w:rPr>
        <w:t xml:space="preserve"> </w:t>
      </w:r>
      <w:r w:rsidR="00A74B16">
        <w:rPr>
          <w:rFonts w:ascii="Avenir Next Condensed Regular" w:hAnsi="Avenir Next Condensed Regular"/>
          <w:sz w:val="22"/>
          <w:szCs w:val="22"/>
        </w:rPr>
        <w:fldChar w:fldCharType="begin"/>
      </w:r>
      <w:r w:rsidR="00A74B16">
        <w:rPr>
          <w:rFonts w:ascii="Avenir Next Condensed Regular" w:hAnsi="Avenir Next Condensed Regular"/>
          <w:sz w:val="22"/>
          <w:szCs w:val="22"/>
        </w:rPr>
        <w:instrText xml:space="preserve"> REF _Ref299214397 \r \h </w:instrText>
      </w:r>
      <w:r w:rsidR="00A74B16">
        <w:rPr>
          <w:rFonts w:ascii="Avenir Next Condensed Regular" w:hAnsi="Avenir Next Condensed Regular"/>
          <w:sz w:val="22"/>
          <w:szCs w:val="22"/>
        </w:rPr>
      </w:r>
      <w:r w:rsidR="00A74B16">
        <w:rPr>
          <w:rFonts w:ascii="Avenir Next Condensed Regular" w:hAnsi="Avenir Next Condensed Regular"/>
          <w:sz w:val="22"/>
          <w:szCs w:val="22"/>
        </w:rPr>
        <w:fldChar w:fldCharType="separate"/>
      </w:r>
      <w:r w:rsidR="00A74B16">
        <w:rPr>
          <w:rFonts w:ascii="Avenir Next Condensed Regular" w:hAnsi="Avenir Next Condensed Regular"/>
          <w:sz w:val="22"/>
          <w:szCs w:val="22"/>
        </w:rPr>
        <w:t>6.3</w:t>
      </w:r>
      <w:r w:rsidR="00A74B16">
        <w:rPr>
          <w:rFonts w:ascii="Avenir Next Condensed Regular" w:hAnsi="Avenir Next Condensed Regular"/>
          <w:sz w:val="22"/>
          <w:szCs w:val="22"/>
        </w:rPr>
        <w:fldChar w:fldCharType="end"/>
      </w:r>
      <w:r w:rsidRPr="009718B8">
        <w:rPr>
          <w:rFonts w:ascii="Avenir Next Condensed Regular" w:hAnsi="Avenir Next Condensed Regular"/>
          <w:sz w:val="22"/>
          <w:szCs w:val="22"/>
        </w:rPr>
        <w:t xml:space="preserve"> or </w:t>
      </w:r>
      <w:r w:rsidR="00A74B16">
        <w:rPr>
          <w:rFonts w:ascii="Avenir Next Condensed Regular" w:hAnsi="Avenir Next Condensed Regular"/>
          <w:sz w:val="22"/>
          <w:szCs w:val="22"/>
        </w:rPr>
        <w:fldChar w:fldCharType="begin"/>
      </w:r>
      <w:r w:rsidR="00A74B16">
        <w:rPr>
          <w:rFonts w:ascii="Avenir Next Condensed Regular" w:hAnsi="Avenir Next Condensed Regular"/>
          <w:sz w:val="22"/>
          <w:szCs w:val="22"/>
        </w:rPr>
        <w:instrText xml:space="preserve"> REF _Ref142288707 \r \h </w:instrText>
      </w:r>
      <w:r w:rsidR="00A74B16">
        <w:rPr>
          <w:rFonts w:ascii="Avenir Next Condensed Regular" w:hAnsi="Avenir Next Condensed Regular"/>
          <w:sz w:val="22"/>
          <w:szCs w:val="22"/>
        </w:rPr>
      </w:r>
      <w:r w:rsidR="00A74B16">
        <w:rPr>
          <w:rFonts w:ascii="Avenir Next Condensed Regular" w:hAnsi="Avenir Next Condensed Regular"/>
          <w:sz w:val="22"/>
          <w:szCs w:val="22"/>
        </w:rPr>
        <w:fldChar w:fldCharType="separate"/>
      </w:r>
      <w:r w:rsidR="00A74B16">
        <w:rPr>
          <w:rFonts w:ascii="Avenir Next Condensed Regular" w:hAnsi="Avenir Next Condensed Regular"/>
          <w:sz w:val="22"/>
          <w:szCs w:val="22"/>
        </w:rPr>
        <w:t>7.2</w:t>
      </w:r>
      <w:r w:rsidR="00A74B16">
        <w:rPr>
          <w:rFonts w:ascii="Avenir Next Condensed Regular" w:hAnsi="Avenir Next Condensed Regular"/>
          <w:sz w:val="22"/>
          <w:szCs w:val="22"/>
        </w:rPr>
        <w:fldChar w:fldCharType="end"/>
      </w:r>
      <w:r w:rsidRPr="009718B8">
        <w:rPr>
          <w:rFonts w:ascii="Avenir Next Condensed Regular" w:hAnsi="Avenir Next Condensed Regular"/>
          <w:sz w:val="22"/>
          <w:szCs w:val="22"/>
        </w:rPr>
        <w:t xml:space="preserve"> (as the case may be).  Such notice shall (unless the Shareholders otherwise agree) contain a statement that failure to achieve a quorum, or to pass the relevant resolution, may result in the exercise of the deadlock provisions set out in clause</w:t>
      </w:r>
      <w:r w:rsidR="00A74B16">
        <w:rPr>
          <w:rFonts w:ascii="Avenir Next Condensed Regular" w:hAnsi="Avenir Next Condensed Regular"/>
          <w:sz w:val="22"/>
          <w:szCs w:val="22"/>
        </w:rPr>
        <w:t xml:space="preserve"> </w:t>
      </w:r>
      <w:r w:rsidR="00A74B16">
        <w:rPr>
          <w:rFonts w:ascii="Avenir Next Condensed Regular" w:hAnsi="Avenir Next Condensed Regular"/>
          <w:sz w:val="22"/>
          <w:szCs w:val="22"/>
        </w:rPr>
        <w:fldChar w:fldCharType="begin"/>
      </w:r>
      <w:r w:rsidR="00A74B16">
        <w:rPr>
          <w:rFonts w:ascii="Avenir Next Condensed Regular" w:hAnsi="Avenir Next Condensed Regular"/>
          <w:sz w:val="22"/>
          <w:szCs w:val="22"/>
        </w:rPr>
        <w:instrText xml:space="preserve"> REF _Ref299214450 \r \h </w:instrText>
      </w:r>
      <w:r w:rsidR="00A74B16">
        <w:rPr>
          <w:rFonts w:ascii="Avenir Next Condensed Regular" w:hAnsi="Avenir Next Condensed Regular"/>
          <w:sz w:val="22"/>
          <w:szCs w:val="22"/>
        </w:rPr>
      </w:r>
      <w:r w:rsidR="00A74B16">
        <w:rPr>
          <w:rFonts w:ascii="Avenir Next Condensed Regular" w:hAnsi="Avenir Next Condensed Regular"/>
          <w:sz w:val="22"/>
          <w:szCs w:val="22"/>
        </w:rPr>
        <w:fldChar w:fldCharType="separate"/>
      </w:r>
      <w:r w:rsidR="00A74B16">
        <w:rPr>
          <w:rFonts w:ascii="Avenir Next Condensed Regular" w:hAnsi="Avenir Next Condensed Regular"/>
          <w:sz w:val="22"/>
          <w:szCs w:val="22"/>
        </w:rPr>
        <w:t>12</w:t>
      </w:r>
      <w:r w:rsidR="00A74B16">
        <w:rPr>
          <w:rFonts w:ascii="Avenir Next Condensed Regular" w:hAnsi="Avenir Next Condensed Regular"/>
          <w:sz w:val="22"/>
          <w:szCs w:val="22"/>
        </w:rPr>
        <w:fldChar w:fldCharType="end"/>
      </w:r>
      <w:r w:rsidRPr="009718B8">
        <w:rPr>
          <w:rFonts w:ascii="Avenir Next Condensed Regular" w:hAnsi="Avenir Next Condensed Regular"/>
          <w:sz w:val="22"/>
          <w:szCs w:val="22"/>
        </w:rPr>
        <w:t xml:space="preserve">.  If at such meeting a quorum is not present within half an hour from the time appointed for the meeting, or the relevant resolution is not passed, then the meeting shall be dissolved and </w:t>
      </w:r>
      <w:r w:rsidR="00A74B16" w:rsidRPr="009718B8">
        <w:rPr>
          <w:rFonts w:ascii="Avenir Next Condensed Regular" w:hAnsi="Avenir Next Condensed Regular"/>
          <w:sz w:val="22"/>
          <w:szCs w:val="22"/>
        </w:rPr>
        <w:t>the deadlock provisions set out in clause</w:t>
      </w:r>
      <w:r w:rsidR="00A74B16">
        <w:rPr>
          <w:rFonts w:ascii="Avenir Next Condensed Regular" w:hAnsi="Avenir Next Condensed Regular"/>
          <w:sz w:val="22"/>
          <w:szCs w:val="22"/>
        </w:rPr>
        <w:t xml:space="preserve"> </w:t>
      </w:r>
      <w:r w:rsidR="00A74B16">
        <w:rPr>
          <w:rFonts w:ascii="Avenir Next Condensed Regular" w:hAnsi="Avenir Next Condensed Regular"/>
          <w:sz w:val="22"/>
          <w:szCs w:val="22"/>
        </w:rPr>
        <w:fldChar w:fldCharType="begin"/>
      </w:r>
      <w:r w:rsidR="00A74B16">
        <w:rPr>
          <w:rFonts w:ascii="Avenir Next Condensed Regular" w:hAnsi="Avenir Next Condensed Regular"/>
          <w:sz w:val="22"/>
          <w:szCs w:val="22"/>
        </w:rPr>
        <w:instrText xml:space="preserve"> REF _Ref299214450 \r \h </w:instrText>
      </w:r>
      <w:r w:rsidR="00A74B16">
        <w:rPr>
          <w:rFonts w:ascii="Avenir Next Condensed Regular" w:hAnsi="Avenir Next Condensed Regular"/>
          <w:sz w:val="22"/>
          <w:szCs w:val="22"/>
        </w:rPr>
      </w:r>
      <w:r w:rsidR="00A74B16">
        <w:rPr>
          <w:rFonts w:ascii="Avenir Next Condensed Regular" w:hAnsi="Avenir Next Condensed Regular"/>
          <w:sz w:val="22"/>
          <w:szCs w:val="22"/>
        </w:rPr>
        <w:fldChar w:fldCharType="separate"/>
      </w:r>
      <w:r w:rsidR="00A74B16">
        <w:rPr>
          <w:rFonts w:ascii="Avenir Next Condensed Regular" w:hAnsi="Avenir Next Condensed Regular"/>
          <w:sz w:val="22"/>
          <w:szCs w:val="22"/>
        </w:rPr>
        <w:t>12</w:t>
      </w:r>
      <w:r w:rsidR="00A74B16">
        <w:rPr>
          <w:rFonts w:ascii="Avenir Next Condensed Regular" w:hAnsi="Avenir Next Condensed Regular"/>
          <w:sz w:val="22"/>
          <w:szCs w:val="22"/>
        </w:rPr>
        <w:fldChar w:fldCharType="end"/>
      </w:r>
      <w:r w:rsidRPr="009718B8">
        <w:rPr>
          <w:rFonts w:ascii="Avenir Next Condensed Regular" w:hAnsi="Avenir Next Condensed Regular"/>
          <w:sz w:val="22"/>
          <w:szCs w:val="22"/>
        </w:rPr>
        <w:t xml:space="preserve"> shall apply.</w:t>
      </w:r>
      <w:bookmarkEnd w:id="396"/>
    </w:p>
    <w:p w14:paraId="22A5A2E9" w14:textId="77777777" w:rsidR="00BC029D" w:rsidRPr="00BC029D" w:rsidRDefault="00BC029D">
      <w:pPr>
        <w:ind w:left="1134" w:hanging="1134"/>
        <w:jc w:val="both"/>
        <w:rPr>
          <w:rFonts w:ascii="Avenir Next Condensed Regular" w:hAnsi="Avenir Next Condensed Regular"/>
          <w:sz w:val="22"/>
          <w:szCs w:val="22"/>
        </w:rPr>
        <w:pPrChange w:id="397" w:author="Tania Johny" w:date="2015-07-29T15:53:00Z">
          <w:pPr>
            <w:jc w:val="both"/>
          </w:pPr>
        </w:pPrChange>
      </w:pPr>
    </w:p>
    <w:p w14:paraId="00ADB281" w14:textId="141B214F" w:rsidR="00BC029D" w:rsidRPr="00BC029D" w:rsidRDefault="009A569A">
      <w:pPr>
        <w:pStyle w:val="ListParagraph"/>
        <w:numPr>
          <w:ilvl w:val="0"/>
          <w:numId w:val="5"/>
        </w:numPr>
        <w:ind w:left="1134" w:hanging="1134"/>
        <w:jc w:val="both"/>
        <w:rPr>
          <w:rFonts w:ascii="Avenir Next Condensed Regular" w:hAnsi="Avenir Next Condensed Regular"/>
          <w:b/>
          <w:sz w:val="22"/>
          <w:szCs w:val="22"/>
        </w:rPr>
        <w:pPrChange w:id="398" w:author="Tania Johny" w:date="2015-07-29T15:53:00Z">
          <w:pPr>
            <w:pStyle w:val="ListParagraph"/>
            <w:numPr>
              <w:numId w:val="5"/>
            </w:numPr>
            <w:ind w:left="360" w:hanging="360"/>
            <w:jc w:val="both"/>
          </w:pPr>
        </w:pPrChange>
      </w:pPr>
      <w:ins w:id="399" w:author="Tania Johny" w:date="2015-07-29T15:53:00Z">
        <w:r>
          <w:rPr>
            <w:rFonts w:ascii="Avenir Next Condensed Regular" w:hAnsi="Avenir Next Condensed Regular"/>
            <w:b/>
            <w:sz w:val="22"/>
            <w:szCs w:val="22"/>
          </w:rPr>
          <w:t>[</w:t>
        </w:r>
      </w:ins>
      <w:r w:rsidR="00BC029D" w:rsidRPr="00BC029D">
        <w:rPr>
          <w:rFonts w:ascii="Avenir Next Condensed Regular" w:hAnsi="Avenir Next Condensed Regular"/>
          <w:b/>
          <w:sz w:val="22"/>
          <w:szCs w:val="22"/>
        </w:rPr>
        <w:t>Funding of the Company</w:t>
      </w:r>
      <w:ins w:id="400" w:author="Tania Johny" w:date="2015-07-29T15:53:00Z">
        <w:r>
          <w:rPr>
            <w:rFonts w:ascii="Avenir Next Condensed Regular" w:hAnsi="Avenir Next Condensed Regular"/>
            <w:b/>
            <w:sz w:val="22"/>
            <w:szCs w:val="22"/>
          </w:rPr>
          <w:t xml:space="preserve"> – </w:t>
        </w:r>
        <w:r w:rsidRPr="009A569A">
          <w:rPr>
            <w:rFonts w:ascii="Avenir Next Condensed Regular" w:hAnsi="Avenir Next Condensed Regular"/>
            <w:b/>
            <w:i/>
            <w:sz w:val="22"/>
            <w:szCs w:val="22"/>
            <w:rPrChange w:id="401" w:author="Tania Johny" w:date="2015-07-29T15:54:00Z">
              <w:rPr>
                <w:rFonts w:ascii="Avenir Next Condensed Regular" w:hAnsi="Avenir Next Condensed Regular"/>
                <w:b/>
                <w:sz w:val="22"/>
                <w:szCs w:val="22"/>
              </w:rPr>
            </w:rPrChange>
          </w:rPr>
          <w:t>OPTIONAL CLAUSE</w:t>
        </w:r>
        <w:r>
          <w:rPr>
            <w:rFonts w:ascii="Avenir Next Condensed Regular" w:hAnsi="Avenir Next Condensed Regular"/>
            <w:b/>
            <w:sz w:val="22"/>
            <w:szCs w:val="22"/>
          </w:rPr>
          <w:t>]</w:t>
        </w:r>
      </w:ins>
    </w:p>
    <w:p w14:paraId="547B3799" w14:textId="650905C7" w:rsidR="00BC029D" w:rsidRPr="00BC029D" w:rsidRDefault="00BC029D">
      <w:pPr>
        <w:ind w:left="1134" w:hanging="1134"/>
        <w:jc w:val="both"/>
        <w:rPr>
          <w:rFonts w:ascii="Avenir Next Condensed Regular" w:hAnsi="Avenir Next Condensed Regular"/>
          <w:sz w:val="22"/>
          <w:szCs w:val="22"/>
        </w:rPr>
        <w:pPrChange w:id="402" w:author="Tania Johny" w:date="2015-07-29T15:53:00Z">
          <w:pPr>
            <w:jc w:val="both"/>
          </w:pPr>
        </w:pPrChange>
      </w:pPr>
    </w:p>
    <w:p w14:paraId="1C80D517" w14:textId="58280B4B" w:rsidR="00BC029D" w:rsidRDefault="001C742D">
      <w:pPr>
        <w:pStyle w:val="ListParagraph"/>
        <w:numPr>
          <w:ilvl w:val="1"/>
          <w:numId w:val="5"/>
        </w:numPr>
        <w:ind w:left="1134" w:hanging="1134"/>
        <w:jc w:val="both"/>
        <w:rPr>
          <w:rFonts w:ascii="Avenir Next Condensed Regular" w:hAnsi="Avenir Next Condensed Regular"/>
          <w:sz w:val="22"/>
          <w:szCs w:val="22"/>
        </w:rPr>
        <w:pPrChange w:id="403" w:author="Tania Johny" w:date="2015-07-29T15:53:00Z">
          <w:pPr>
            <w:pStyle w:val="ListParagraph"/>
            <w:numPr>
              <w:ilvl w:val="1"/>
              <w:numId w:val="5"/>
            </w:numPr>
            <w:ind w:left="792" w:hanging="432"/>
            <w:jc w:val="both"/>
          </w:pPr>
        </w:pPrChange>
      </w:pPr>
      <w:r>
        <w:rPr>
          <w:rFonts w:ascii="Avenir Next Condensed Regular" w:hAnsi="Avenir Next Condensed Regular"/>
          <w:sz w:val="22"/>
          <w:szCs w:val="22"/>
        </w:rPr>
        <w:t>Unless the Shareholders agreed otherwise in writing</w:t>
      </w:r>
      <w:r w:rsidR="00F037B0">
        <w:rPr>
          <w:rFonts w:ascii="Avenir Next Condensed Regular" w:hAnsi="Avenir Next Condensed Regular"/>
          <w:sz w:val="22"/>
          <w:szCs w:val="22"/>
        </w:rPr>
        <w:t>, the Shareholders shall not be required to fund the Company in any way. Any further funding required by the Company shall be procured by the Company by way of third party loan, Shareholde</w:t>
      </w:r>
      <w:r>
        <w:rPr>
          <w:rFonts w:ascii="Avenir Next Condensed Regular" w:hAnsi="Avenir Next Condensed Regular"/>
          <w:sz w:val="22"/>
          <w:szCs w:val="22"/>
        </w:rPr>
        <w:t>rs loan or in last instance by Equity F</w:t>
      </w:r>
      <w:r w:rsidR="00F037B0">
        <w:rPr>
          <w:rFonts w:ascii="Avenir Next Condensed Regular" w:hAnsi="Avenir Next Condensed Regular"/>
          <w:sz w:val="22"/>
          <w:szCs w:val="22"/>
        </w:rPr>
        <w:t>unding.</w:t>
      </w:r>
    </w:p>
    <w:p w14:paraId="2796D633" w14:textId="1152E093" w:rsidR="00F037B0" w:rsidRPr="00F037B0" w:rsidRDefault="00F037B0">
      <w:pPr>
        <w:ind w:left="1134" w:hanging="1134"/>
        <w:jc w:val="both"/>
        <w:rPr>
          <w:rFonts w:ascii="Avenir Next Condensed Regular" w:hAnsi="Avenir Next Condensed Regular"/>
          <w:sz w:val="22"/>
          <w:szCs w:val="22"/>
        </w:rPr>
        <w:pPrChange w:id="404" w:author="Tania Johny" w:date="2015-07-29T15:53:00Z">
          <w:pPr>
            <w:jc w:val="both"/>
          </w:pPr>
        </w:pPrChange>
      </w:pPr>
    </w:p>
    <w:p w14:paraId="15B2CA96" w14:textId="31325335" w:rsidR="00F037B0" w:rsidRDefault="00F037B0">
      <w:pPr>
        <w:pStyle w:val="ListParagraph"/>
        <w:numPr>
          <w:ilvl w:val="1"/>
          <w:numId w:val="5"/>
        </w:numPr>
        <w:ind w:left="1134" w:hanging="1134"/>
        <w:jc w:val="both"/>
        <w:rPr>
          <w:rFonts w:ascii="Avenir Next Condensed Regular" w:hAnsi="Avenir Next Condensed Regular"/>
          <w:sz w:val="22"/>
          <w:szCs w:val="22"/>
        </w:rPr>
        <w:pPrChange w:id="405" w:author="Tania Johny" w:date="2015-07-29T15:53:00Z">
          <w:pPr>
            <w:pStyle w:val="ListParagraph"/>
            <w:numPr>
              <w:ilvl w:val="1"/>
              <w:numId w:val="5"/>
            </w:numPr>
            <w:ind w:left="792" w:hanging="432"/>
            <w:jc w:val="both"/>
          </w:pPr>
        </w:pPrChange>
      </w:pPr>
      <w:r>
        <w:rPr>
          <w:rFonts w:ascii="Avenir Next Condensed Regular" w:hAnsi="Avenir Next Condensed Regular"/>
          <w:sz w:val="22"/>
          <w:szCs w:val="22"/>
        </w:rPr>
        <w:t xml:space="preserve">In the event that a Shareholder agrees to grant the Company or its </w:t>
      </w:r>
      <w:r w:rsidR="00DE52B2">
        <w:rPr>
          <w:rFonts w:ascii="Avenir Next Condensed Regular" w:hAnsi="Avenir Next Condensed Regular"/>
          <w:sz w:val="22"/>
          <w:szCs w:val="22"/>
        </w:rPr>
        <w:t>Related Companies</w:t>
      </w:r>
      <w:r>
        <w:rPr>
          <w:rFonts w:ascii="Avenir Next Condensed Regular" w:hAnsi="Avenir Next Condensed Regular"/>
          <w:sz w:val="22"/>
          <w:szCs w:val="22"/>
        </w:rPr>
        <w:t xml:space="preserve"> a Shareholder loan, the terms of such loan</w:t>
      </w:r>
      <w:r w:rsidR="004E5A70">
        <w:rPr>
          <w:rFonts w:ascii="Avenir Next Condensed Regular" w:hAnsi="Avenir Next Condensed Regular"/>
          <w:sz w:val="22"/>
          <w:szCs w:val="22"/>
        </w:rPr>
        <w:t xml:space="preserve"> shall be an arm’s length basis; unsecured; incapable of assignment by the parties;</w:t>
      </w:r>
      <w:r>
        <w:rPr>
          <w:rFonts w:ascii="Avenir Next Condensed Regular" w:hAnsi="Avenir Next Condensed Regular"/>
          <w:sz w:val="22"/>
          <w:szCs w:val="22"/>
        </w:rPr>
        <w:t xml:space="preserve"> </w:t>
      </w:r>
      <w:r w:rsidR="004E5A70">
        <w:rPr>
          <w:rFonts w:ascii="Avenir Next Condensed Regular" w:hAnsi="Avenir Next Condensed Regular"/>
          <w:sz w:val="22"/>
          <w:szCs w:val="22"/>
        </w:rPr>
        <w:t xml:space="preserve">where </w:t>
      </w:r>
      <w:r w:rsidR="004E5A70" w:rsidRPr="004E5A70">
        <w:rPr>
          <w:rFonts w:ascii="Avenir Next Condensed Regular" w:hAnsi="Avenir Next Condensed Regular"/>
          <w:sz w:val="22"/>
          <w:szCs w:val="22"/>
        </w:rPr>
        <w:t xml:space="preserve">interest shall accrue on a daily basis from the date the Company </w:t>
      </w:r>
      <w:r w:rsidR="004E5A70">
        <w:rPr>
          <w:rFonts w:ascii="Avenir Next Condensed Regular" w:hAnsi="Avenir Next Condensed Regular"/>
          <w:sz w:val="22"/>
          <w:szCs w:val="22"/>
        </w:rPr>
        <w:t xml:space="preserve">or its </w:t>
      </w:r>
      <w:r w:rsidR="00DE52B2">
        <w:rPr>
          <w:rFonts w:ascii="Avenir Next Condensed Regular" w:hAnsi="Avenir Next Condensed Regular"/>
          <w:sz w:val="22"/>
          <w:szCs w:val="22"/>
        </w:rPr>
        <w:t>Related Company</w:t>
      </w:r>
      <w:r w:rsidR="004E5A70">
        <w:rPr>
          <w:rFonts w:ascii="Avenir Next Condensed Regular" w:hAnsi="Avenir Next Condensed Regular"/>
          <w:sz w:val="22"/>
          <w:szCs w:val="22"/>
        </w:rPr>
        <w:t xml:space="preserve"> </w:t>
      </w:r>
      <w:r w:rsidR="004E5A70" w:rsidRPr="004E5A70">
        <w:rPr>
          <w:rFonts w:ascii="Avenir Next Condensed Regular" w:hAnsi="Avenir Next Condensed Regular"/>
          <w:sz w:val="22"/>
          <w:szCs w:val="22"/>
        </w:rPr>
        <w:t>draws down on any such loan</w:t>
      </w:r>
      <w:r w:rsidR="00DE52B2">
        <w:rPr>
          <w:rFonts w:ascii="Avenir Next Condensed Regular" w:hAnsi="Avenir Next Condensed Regular"/>
          <w:sz w:val="22"/>
          <w:szCs w:val="22"/>
        </w:rPr>
        <w:t>;</w:t>
      </w:r>
      <w:r w:rsidR="004E5A70" w:rsidRPr="004E5A70">
        <w:rPr>
          <w:rFonts w:ascii="Avenir Next Condensed Regular" w:hAnsi="Avenir Next Condensed Regular"/>
          <w:sz w:val="22"/>
          <w:szCs w:val="22"/>
        </w:rPr>
        <w:t xml:space="preserve"> at a rate per annum which shall not exceed </w:t>
      </w:r>
      <w:r w:rsidR="004E5A70">
        <w:rPr>
          <w:rFonts w:ascii="Avenir Next Condensed Regular" w:hAnsi="Avenir Next Condensed Regular"/>
          <w:sz w:val="22"/>
          <w:szCs w:val="22"/>
        </w:rPr>
        <w:t xml:space="preserve">the </w:t>
      </w:r>
      <w:r w:rsidR="004E5A70" w:rsidRPr="004E5A70">
        <w:rPr>
          <w:rFonts w:ascii="Avenir Next Condensed Regular" w:hAnsi="Avenir Next Condensed Regular"/>
          <w:sz w:val="22"/>
          <w:szCs w:val="22"/>
        </w:rPr>
        <w:t>Shareholder’s cost of funds</w:t>
      </w:r>
      <w:r w:rsidR="004E5A70">
        <w:rPr>
          <w:rFonts w:ascii="Avenir Next Condensed Regular" w:hAnsi="Avenir Next Condensed Regular"/>
          <w:sz w:val="22"/>
          <w:szCs w:val="22"/>
        </w:rPr>
        <w:t xml:space="preserve"> plus one (1) percentage point; </w:t>
      </w:r>
      <w:r w:rsidR="002829C5">
        <w:rPr>
          <w:rFonts w:ascii="Avenir Next Condensed Regular" w:hAnsi="Avenir Next Condensed Regular"/>
          <w:sz w:val="22"/>
          <w:szCs w:val="22"/>
        </w:rPr>
        <w:t xml:space="preserve">where </w:t>
      </w:r>
      <w:r w:rsidR="004E5A70">
        <w:rPr>
          <w:rFonts w:ascii="Avenir Next Condensed Regular" w:hAnsi="Avenir Next Condensed Regular"/>
          <w:sz w:val="22"/>
          <w:szCs w:val="22"/>
        </w:rPr>
        <w:t xml:space="preserve">the term of repayment may not be longer than twenty four (24) months from the </w:t>
      </w:r>
      <w:r w:rsidR="004E5A70" w:rsidRPr="004E5A70">
        <w:rPr>
          <w:rFonts w:ascii="Avenir Next Condensed Regular" w:hAnsi="Avenir Next Condensed Regular"/>
          <w:sz w:val="22"/>
          <w:szCs w:val="22"/>
        </w:rPr>
        <w:t xml:space="preserve">date the Company </w:t>
      </w:r>
      <w:r w:rsidR="004E5A70">
        <w:rPr>
          <w:rFonts w:ascii="Avenir Next Condensed Regular" w:hAnsi="Avenir Next Condensed Regular"/>
          <w:sz w:val="22"/>
          <w:szCs w:val="22"/>
        </w:rPr>
        <w:t xml:space="preserve">or its </w:t>
      </w:r>
      <w:r w:rsidR="002829C5">
        <w:rPr>
          <w:rFonts w:ascii="Avenir Next Condensed Regular" w:hAnsi="Avenir Next Condensed Regular"/>
          <w:sz w:val="22"/>
          <w:szCs w:val="22"/>
        </w:rPr>
        <w:t>Related Company</w:t>
      </w:r>
      <w:r w:rsidR="004E5A70">
        <w:rPr>
          <w:rFonts w:ascii="Avenir Next Condensed Regular" w:hAnsi="Avenir Next Condensed Regular"/>
          <w:sz w:val="22"/>
          <w:szCs w:val="22"/>
        </w:rPr>
        <w:t xml:space="preserve"> </w:t>
      </w:r>
      <w:r w:rsidR="004E5A70" w:rsidRPr="004E5A70">
        <w:rPr>
          <w:rFonts w:ascii="Avenir Next Condensed Regular" w:hAnsi="Avenir Next Condensed Regular"/>
          <w:sz w:val="22"/>
          <w:szCs w:val="22"/>
        </w:rPr>
        <w:t>draws down on any such loan</w:t>
      </w:r>
      <w:r w:rsidR="004E5A70">
        <w:rPr>
          <w:rFonts w:ascii="Avenir Next Condensed Regular" w:hAnsi="Avenir Next Condensed Regular"/>
          <w:sz w:val="22"/>
          <w:szCs w:val="22"/>
        </w:rPr>
        <w:t>; and where the lender shall bear any currency risk should the loan be in any currency other than dollars.</w:t>
      </w:r>
    </w:p>
    <w:p w14:paraId="7482D919" w14:textId="77777777" w:rsidR="001F2E98" w:rsidRPr="001F2E98" w:rsidRDefault="001F2E98">
      <w:pPr>
        <w:ind w:left="1134" w:hanging="1134"/>
        <w:jc w:val="both"/>
        <w:rPr>
          <w:rFonts w:ascii="Avenir Next Condensed Regular" w:hAnsi="Avenir Next Condensed Regular"/>
          <w:sz w:val="22"/>
          <w:szCs w:val="22"/>
        </w:rPr>
        <w:pPrChange w:id="406" w:author="Tania Johny" w:date="2015-07-29T15:53:00Z">
          <w:pPr>
            <w:jc w:val="both"/>
          </w:pPr>
        </w:pPrChange>
      </w:pPr>
    </w:p>
    <w:p w14:paraId="464F8A8B" w14:textId="397C7791" w:rsidR="001F2E98" w:rsidRDefault="001F2E98">
      <w:pPr>
        <w:pStyle w:val="ListParagraph"/>
        <w:numPr>
          <w:ilvl w:val="1"/>
          <w:numId w:val="5"/>
        </w:numPr>
        <w:ind w:left="1134" w:hanging="1134"/>
        <w:jc w:val="both"/>
        <w:rPr>
          <w:rFonts w:ascii="Avenir Next Condensed Regular" w:hAnsi="Avenir Next Condensed Regular"/>
          <w:sz w:val="22"/>
          <w:szCs w:val="22"/>
        </w:rPr>
        <w:pPrChange w:id="407" w:author="Tania Johny" w:date="2015-07-29T15:53:00Z">
          <w:pPr>
            <w:pStyle w:val="ListParagraph"/>
            <w:numPr>
              <w:ilvl w:val="1"/>
              <w:numId w:val="5"/>
            </w:numPr>
            <w:ind w:left="792" w:hanging="432"/>
            <w:jc w:val="both"/>
          </w:pPr>
        </w:pPrChange>
      </w:pPr>
      <w:r>
        <w:rPr>
          <w:rFonts w:ascii="Avenir Next Condensed Regular" w:hAnsi="Avenir Next Condensed Regular"/>
          <w:sz w:val="22"/>
          <w:szCs w:val="22"/>
        </w:rPr>
        <w:lastRenderedPageBreak/>
        <w:t>In the eve</w:t>
      </w:r>
      <w:r w:rsidR="002829C5">
        <w:rPr>
          <w:rFonts w:ascii="Avenir Next Condensed Regular" w:hAnsi="Avenir Next Condensed Regular"/>
          <w:sz w:val="22"/>
          <w:szCs w:val="22"/>
        </w:rPr>
        <w:t>nt that the Company or its Related Companies</w:t>
      </w:r>
      <w:r>
        <w:rPr>
          <w:rFonts w:ascii="Avenir Next Condensed Regular" w:hAnsi="Avenir Next Condensed Regular"/>
          <w:sz w:val="22"/>
          <w:szCs w:val="22"/>
        </w:rPr>
        <w:t xml:space="preserve"> procures funding by way of a third party loan, the loan must be approved by resolution of the Shareholders Meeting as a Reserved Matter.</w:t>
      </w:r>
    </w:p>
    <w:p w14:paraId="13BF2861" w14:textId="77777777" w:rsidR="001F2E98" w:rsidRPr="001F2E98" w:rsidRDefault="001F2E98">
      <w:pPr>
        <w:ind w:left="1134" w:hanging="1134"/>
        <w:jc w:val="both"/>
        <w:rPr>
          <w:rFonts w:ascii="Avenir Next Condensed Regular" w:hAnsi="Avenir Next Condensed Regular"/>
          <w:sz w:val="22"/>
          <w:szCs w:val="22"/>
        </w:rPr>
        <w:pPrChange w:id="408" w:author="Tania Johny" w:date="2015-07-29T15:53:00Z">
          <w:pPr>
            <w:jc w:val="both"/>
          </w:pPr>
        </w:pPrChange>
      </w:pPr>
    </w:p>
    <w:p w14:paraId="6AB45D75" w14:textId="6FD985F9" w:rsidR="00A544DC" w:rsidRDefault="00A544DC">
      <w:pPr>
        <w:pStyle w:val="ListParagraph"/>
        <w:numPr>
          <w:ilvl w:val="1"/>
          <w:numId w:val="5"/>
        </w:numPr>
        <w:ind w:left="1134" w:hanging="1134"/>
        <w:jc w:val="both"/>
        <w:rPr>
          <w:rFonts w:ascii="Avenir Next Condensed Regular" w:hAnsi="Avenir Next Condensed Regular"/>
          <w:sz w:val="22"/>
          <w:szCs w:val="22"/>
        </w:rPr>
        <w:pPrChange w:id="409" w:author="Tania Johny" w:date="2015-07-29T15:53:00Z">
          <w:pPr>
            <w:pStyle w:val="ListParagraph"/>
            <w:numPr>
              <w:ilvl w:val="1"/>
              <w:numId w:val="5"/>
            </w:numPr>
            <w:ind w:left="792" w:hanging="432"/>
            <w:jc w:val="both"/>
          </w:pPr>
        </w:pPrChange>
      </w:pPr>
      <w:r>
        <w:rPr>
          <w:rFonts w:ascii="Avenir Next Condensed Regular" w:hAnsi="Avenir Next Condensed Regular"/>
          <w:sz w:val="22"/>
          <w:szCs w:val="22"/>
        </w:rPr>
        <w:t xml:space="preserve">In the event that the Company or its </w:t>
      </w:r>
      <w:r w:rsidR="002829C5">
        <w:rPr>
          <w:rFonts w:ascii="Avenir Next Condensed Regular" w:hAnsi="Avenir Next Condensed Regular"/>
          <w:sz w:val="22"/>
          <w:szCs w:val="22"/>
        </w:rPr>
        <w:t>Related Companies</w:t>
      </w:r>
      <w:r>
        <w:rPr>
          <w:rFonts w:ascii="Avenir Next Condensed Regular" w:hAnsi="Avenir Next Condensed Regular"/>
          <w:sz w:val="22"/>
          <w:szCs w:val="22"/>
        </w:rPr>
        <w:t xml:space="preserve"> procured f</w:t>
      </w:r>
      <w:bookmarkStart w:id="410" w:name="_Ref321569037"/>
      <w:r w:rsidR="002829C5">
        <w:rPr>
          <w:rFonts w:ascii="Avenir Next Condensed Regular" w:hAnsi="Avenir Next Condensed Regular"/>
          <w:sz w:val="22"/>
          <w:szCs w:val="22"/>
        </w:rPr>
        <w:t>unding by way of Equity F</w:t>
      </w:r>
      <w:r w:rsidR="0089346B">
        <w:rPr>
          <w:rFonts w:ascii="Avenir Next Condensed Regular" w:hAnsi="Avenir Next Condensed Regular"/>
          <w:sz w:val="22"/>
          <w:szCs w:val="22"/>
        </w:rPr>
        <w:t>unding</w:t>
      </w:r>
      <w:r w:rsidR="002829C5">
        <w:rPr>
          <w:rFonts w:ascii="Avenir Next Condensed Regular" w:hAnsi="Avenir Next Condensed Regular"/>
          <w:sz w:val="22"/>
          <w:szCs w:val="22"/>
        </w:rPr>
        <w:t>,</w:t>
      </w:r>
      <w:r w:rsidR="0089346B">
        <w:rPr>
          <w:rFonts w:ascii="Avenir Next Condensed Regular" w:hAnsi="Avenir Next Condensed Regular"/>
          <w:sz w:val="22"/>
          <w:szCs w:val="22"/>
        </w:rPr>
        <w:t xml:space="preserve"> t</w:t>
      </w:r>
      <w:r w:rsidRPr="0089346B">
        <w:rPr>
          <w:rFonts w:ascii="Avenir Next Condensed Regular" w:hAnsi="Avenir Next Condensed Regular"/>
          <w:sz w:val="22"/>
          <w:szCs w:val="22"/>
        </w:rPr>
        <w:t xml:space="preserve">he Shareholders acknowledge and agree that the Company or </w:t>
      </w:r>
      <w:r w:rsidR="002829C5">
        <w:rPr>
          <w:rFonts w:ascii="Avenir Next Condensed Regular" w:hAnsi="Avenir Next Condensed Regular"/>
          <w:sz w:val="22"/>
          <w:szCs w:val="22"/>
        </w:rPr>
        <w:t>its Related Subsidiaries shall not issue any</w:t>
      </w:r>
      <w:r w:rsidRPr="0089346B">
        <w:rPr>
          <w:rFonts w:ascii="Avenir Next Condensed Regular" w:hAnsi="Avenir Next Condensed Regular"/>
          <w:sz w:val="22"/>
          <w:szCs w:val="22"/>
        </w:rPr>
        <w:t xml:space="preserve"> </w:t>
      </w:r>
      <w:r w:rsidR="002829C5">
        <w:rPr>
          <w:rFonts w:ascii="Avenir Next Condensed Regular" w:hAnsi="Avenir Next Condensed Regular"/>
          <w:sz w:val="22"/>
          <w:szCs w:val="22"/>
        </w:rPr>
        <w:t xml:space="preserve">Shares, </w:t>
      </w:r>
      <w:r w:rsidRPr="0089346B">
        <w:rPr>
          <w:rFonts w:ascii="Avenir Next Condensed Regular" w:hAnsi="Avenir Next Condensed Regular"/>
          <w:sz w:val="22"/>
          <w:szCs w:val="22"/>
        </w:rPr>
        <w:t xml:space="preserve">shares of any different class to the Shares or any securities which are convertible into Shares (“Securities”) to any person (“Equity Funding”) without </w:t>
      </w:r>
      <w:r w:rsidR="002829C5">
        <w:rPr>
          <w:rFonts w:ascii="Avenir Next Condensed Regular" w:hAnsi="Avenir Next Condensed Regular"/>
          <w:sz w:val="22"/>
          <w:szCs w:val="22"/>
        </w:rPr>
        <w:t>being approved by resolution of the Shareholders Meeting as a Reserved Matter</w:t>
      </w:r>
      <w:r w:rsidRPr="0089346B">
        <w:rPr>
          <w:rFonts w:ascii="Avenir Next Condensed Regular" w:hAnsi="Avenir Next Condensed Regular"/>
          <w:sz w:val="22"/>
          <w:szCs w:val="22"/>
        </w:rPr>
        <w:t>.</w:t>
      </w:r>
      <w:bookmarkEnd w:id="410"/>
    </w:p>
    <w:p w14:paraId="4974CD60" w14:textId="77777777" w:rsidR="00273AB3" w:rsidRPr="00273AB3" w:rsidRDefault="00273AB3" w:rsidP="00273AB3">
      <w:pPr>
        <w:jc w:val="both"/>
        <w:rPr>
          <w:rFonts w:ascii="Avenir Next Condensed Regular" w:hAnsi="Avenir Next Condensed Regular"/>
          <w:sz w:val="22"/>
          <w:szCs w:val="22"/>
        </w:rPr>
      </w:pPr>
    </w:p>
    <w:p w14:paraId="1741916D" w14:textId="6E426FE0" w:rsidR="00273AB3" w:rsidRPr="00273AB3" w:rsidRDefault="00273AB3">
      <w:pPr>
        <w:pStyle w:val="ListParagraph"/>
        <w:numPr>
          <w:ilvl w:val="0"/>
          <w:numId w:val="5"/>
        </w:numPr>
        <w:ind w:left="1134" w:hanging="1134"/>
        <w:jc w:val="both"/>
        <w:rPr>
          <w:rFonts w:ascii="Avenir Next Condensed Regular" w:hAnsi="Avenir Next Condensed Regular"/>
          <w:b/>
          <w:sz w:val="22"/>
          <w:szCs w:val="22"/>
        </w:rPr>
        <w:pPrChange w:id="411" w:author="Tania Johny" w:date="2015-07-29T15:55:00Z">
          <w:pPr>
            <w:pStyle w:val="ListParagraph"/>
            <w:numPr>
              <w:numId w:val="5"/>
            </w:numPr>
            <w:ind w:left="360" w:hanging="360"/>
            <w:jc w:val="both"/>
          </w:pPr>
        </w:pPrChange>
      </w:pPr>
      <w:r w:rsidRPr="00273AB3">
        <w:rPr>
          <w:rFonts w:ascii="Avenir Next Condensed Regular" w:hAnsi="Avenir Next Condensed Regular"/>
          <w:b/>
          <w:sz w:val="22"/>
          <w:szCs w:val="22"/>
        </w:rPr>
        <w:t>Accounts and Accounting Information</w:t>
      </w:r>
    </w:p>
    <w:p w14:paraId="05CAE0D6" w14:textId="0D4E0812" w:rsidR="00273AB3" w:rsidRPr="00273AB3" w:rsidRDefault="00273AB3" w:rsidP="00273AB3">
      <w:pPr>
        <w:jc w:val="both"/>
        <w:rPr>
          <w:rFonts w:ascii="Avenir Next Condensed Regular" w:hAnsi="Avenir Next Condensed Regular"/>
          <w:sz w:val="22"/>
          <w:szCs w:val="22"/>
        </w:rPr>
      </w:pPr>
    </w:p>
    <w:p w14:paraId="532019FA" w14:textId="4F2B60C6" w:rsidR="00273AB3" w:rsidRDefault="00FC23CB">
      <w:pPr>
        <w:pStyle w:val="ListParagraph"/>
        <w:numPr>
          <w:ilvl w:val="1"/>
          <w:numId w:val="5"/>
        </w:numPr>
        <w:ind w:left="1134" w:hanging="1134"/>
        <w:jc w:val="both"/>
        <w:rPr>
          <w:rFonts w:ascii="Avenir Next Condensed Regular" w:hAnsi="Avenir Next Condensed Regular"/>
          <w:sz w:val="22"/>
          <w:szCs w:val="22"/>
        </w:rPr>
        <w:pPrChange w:id="412" w:author="Tania Johny" w:date="2015-07-29T15:55:00Z">
          <w:pPr>
            <w:pStyle w:val="ListParagraph"/>
            <w:numPr>
              <w:ilvl w:val="1"/>
              <w:numId w:val="5"/>
            </w:numPr>
            <w:ind w:left="792" w:hanging="432"/>
            <w:jc w:val="both"/>
          </w:pPr>
        </w:pPrChange>
      </w:pPr>
      <w:bookmarkStart w:id="413" w:name="_Ref142197591"/>
      <w:r w:rsidRPr="00FC23CB">
        <w:rPr>
          <w:rFonts w:ascii="Avenir Next Condensed Regular" w:hAnsi="Avenir Next Condensed Regular"/>
          <w:sz w:val="22"/>
          <w:szCs w:val="22"/>
        </w:rPr>
        <w:t>The Shareholders shall procure that the Company</w:t>
      </w:r>
      <w:r w:rsidR="006C5775">
        <w:rPr>
          <w:rFonts w:ascii="Avenir Next Condensed Regular" w:hAnsi="Avenir Next Condensed Regular"/>
          <w:sz w:val="22"/>
          <w:szCs w:val="22"/>
        </w:rPr>
        <w:t xml:space="preserve"> and its Group</w:t>
      </w:r>
      <w:r w:rsidRPr="00FC23CB">
        <w:rPr>
          <w:rFonts w:ascii="Avenir Next Condensed Regular" w:hAnsi="Avenir Next Condensed Regular"/>
          <w:sz w:val="22"/>
          <w:szCs w:val="22"/>
        </w:rPr>
        <w:t xml:space="preserve"> shall at all times maintain accurate and complete accounting and other financial records in accordance with the requirement</w:t>
      </w:r>
      <w:r w:rsidR="006C5775">
        <w:rPr>
          <w:rFonts w:ascii="Avenir Next Condensed Regular" w:hAnsi="Avenir Next Condensed Regular"/>
          <w:sz w:val="22"/>
          <w:szCs w:val="22"/>
        </w:rPr>
        <w:t>s of all applicable L</w:t>
      </w:r>
      <w:r w:rsidRPr="00FC23CB">
        <w:rPr>
          <w:rFonts w:ascii="Avenir Next Condensed Regular" w:hAnsi="Avenir Next Condensed Regular"/>
          <w:sz w:val="22"/>
          <w:szCs w:val="22"/>
        </w:rPr>
        <w:t>aw</w:t>
      </w:r>
      <w:bookmarkEnd w:id="413"/>
      <w:r w:rsidRPr="00FC23CB">
        <w:rPr>
          <w:rFonts w:ascii="Avenir Next Condensed Regular" w:hAnsi="Avenir Next Condensed Regular"/>
          <w:sz w:val="22"/>
          <w:szCs w:val="22"/>
        </w:rPr>
        <w:t xml:space="preserve"> and IFRS.</w:t>
      </w:r>
    </w:p>
    <w:p w14:paraId="28060A2E" w14:textId="56ACFCB9" w:rsidR="00FC23CB" w:rsidRPr="00FC23CB" w:rsidRDefault="00FC23CB">
      <w:pPr>
        <w:ind w:left="1134" w:hanging="1134"/>
        <w:jc w:val="both"/>
        <w:rPr>
          <w:rFonts w:ascii="Avenir Next Condensed Regular" w:hAnsi="Avenir Next Condensed Regular"/>
          <w:sz w:val="22"/>
          <w:szCs w:val="22"/>
        </w:rPr>
        <w:pPrChange w:id="414" w:author="Tania Johny" w:date="2015-07-29T15:55:00Z">
          <w:pPr>
            <w:jc w:val="both"/>
          </w:pPr>
        </w:pPrChange>
      </w:pPr>
    </w:p>
    <w:p w14:paraId="0AC1552A" w14:textId="00DF5627" w:rsidR="00FC23CB" w:rsidRDefault="00FC23CB">
      <w:pPr>
        <w:pStyle w:val="ListParagraph"/>
        <w:numPr>
          <w:ilvl w:val="1"/>
          <w:numId w:val="5"/>
        </w:numPr>
        <w:ind w:left="1134" w:hanging="1134"/>
        <w:jc w:val="both"/>
        <w:rPr>
          <w:rFonts w:ascii="Avenir Next Condensed Regular" w:hAnsi="Avenir Next Condensed Regular"/>
          <w:sz w:val="22"/>
          <w:szCs w:val="22"/>
        </w:rPr>
        <w:pPrChange w:id="415" w:author="Tania Johny" w:date="2015-07-29T15:55:00Z">
          <w:pPr>
            <w:pStyle w:val="ListParagraph"/>
            <w:numPr>
              <w:ilvl w:val="1"/>
              <w:numId w:val="5"/>
            </w:numPr>
            <w:ind w:left="792" w:hanging="432"/>
            <w:jc w:val="both"/>
          </w:pPr>
        </w:pPrChange>
      </w:pPr>
      <w:bookmarkStart w:id="416" w:name="_Ref140671376"/>
      <w:r w:rsidRPr="00FC23CB">
        <w:rPr>
          <w:rFonts w:ascii="Avenir Next Condensed Regular" w:hAnsi="Avenir Next Condensed Regular"/>
          <w:sz w:val="22"/>
          <w:szCs w:val="22"/>
        </w:rPr>
        <w:t>The Company shall (and the Shareholders shall use all reasonable endeavours to ensure that the Company shall) provide to each of the Shareholders:</w:t>
      </w:r>
      <w:bookmarkEnd w:id="416"/>
    </w:p>
    <w:p w14:paraId="7620EA8A" w14:textId="77777777" w:rsidR="00FC23CB" w:rsidRPr="00FC23CB" w:rsidRDefault="00FC23CB">
      <w:pPr>
        <w:ind w:left="1134" w:hanging="1134"/>
        <w:jc w:val="both"/>
        <w:rPr>
          <w:rFonts w:ascii="Avenir Next Condensed Regular" w:hAnsi="Avenir Next Condensed Regular"/>
          <w:sz w:val="22"/>
          <w:szCs w:val="22"/>
        </w:rPr>
        <w:pPrChange w:id="417" w:author="Tania Johny" w:date="2015-07-29T15:55:00Z">
          <w:pPr>
            <w:jc w:val="both"/>
          </w:pPr>
        </w:pPrChange>
      </w:pPr>
    </w:p>
    <w:p w14:paraId="6A37B4D3" w14:textId="63712F9B" w:rsidR="00FC23CB" w:rsidRDefault="00FC23CB">
      <w:pPr>
        <w:pStyle w:val="ListParagraph"/>
        <w:numPr>
          <w:ilvl w:val="2"/>
          <w:numId w:val="5"/>
        </w:numPr>
        <w:ind w:left="1134" w:hanging="1134"/>
        <w:jc w:val="both"/>
        <w:rPr>
          <w:rFonts w:ascii="Avenir Next Condensed Regular" w:hAnsi="Avenir Next Condensed Regular"/>
          <w:sz w:val="22"/>
          <w:szCs w:val="22"/>
        </w:rPr>
        <w:pPrChange w:id="418" w:author="Tania Johny" w:date="2015-07-29T15:55:00Z">
          <w:pPr>
            <w:pStyle w:val="ListParagraph"/>
            <w:numPr>
              <w:ilvl w:val="2"/>
              <w:numId w:val="5"/>
            </w:numPr>
            <w:ind w:left="1224" w:hanging="504"/>
            <w:jc w:val="both"/>
          </w:pPr>
        </w:pPrChange>
      </w:pPr>
      <w:r w:rsidRPr="00FC23CB">
        <w:rPr>
          <w:rFonts w:ascii="Avenir Next Condensed Regular" w:hAnsi="Avenir Next Condensed Regular"/>
          <w:sz w:val="22"/>
          <w:szCs w:val="22"/>
        </w:rPr>
        <w:t>by not later than the</w:t>
      </w:r>
      <w:r w:rsidR="006C5775">
        <w:rPr>
          <w:rFonts w:ascii="Avenir Next Condensed Regular" w:hAnsi="Avenir Next Condensed Regular"/>
          <w:sz w:val="22"/>
          <w:szCs w:val="22"/>
        </w:rPr>
        <w:t xml:space="preserve"> fifteen (</w:t>
      </w:r>
      <w:r w:rsidRPr="00FC23CB">
        <w:rPr>
          <w:rFonts w:ascii="Avenir Next Condensed Regular" w:hAnsi="Avenir Next Condensed Regular"/>
          <w:sz w:val="22"/>
          <w:szCs w:val="22"/>
        </w:rPr>
        <w:t>15</w:t>
      </w:r>
      <w:r w:rsidR="006C5775">
        <w:rPr>
          <w:rFonts w:ascii="Avenir Next Condensed Regular" w:hAnsi="Avenir Next Condensed Regular"/>
          <w:sz w:val="22"/>
          <w:szCs w:val="22"/>
        </w:rPr>
        <w:t>)</w:t>
      </w:r>
      <w:r w:rsidRPr="00FC23CB">
        <w:rPr>
          <w:rFonts w:ascii="Avenir Next Condensed Regular" w:hAnsi="Avenir Next Condensed Regular"/>
          <w:sz w:val="22"/>
          <w:szCs w:val="22"/>
        </w:rPr>
        <w:t xml:space="preserve"> </w:t>
      </w:r>
      <w:r w:rsidR="006C5775">
        <w:rPr>
          <w:rFonts w:ascii="Avenir Next Condensed Regular" w:hAnsi="Avenir Next Condensed Regular"/>
          <w:sz w:val="22"/>
          <w:szCs w:val="22"/>
        </w:rPr>
        <w:t>d</w:t>
      </w:r>
      <w:r w:rsidRPr="00FC23CB">
        <w:rPr>
          <w:rFonts w:ascii="Avenir Next Condensed Regular" w:hAnsi="Avenir Next Condensed Regular"/>
          <w:sz w:val="22"/>
          <w:szCs w:val="22"/>
        </w:rPr>
        <w:t>ay following the end of the quarter to which they relate, quarterly management accounts for the Group containing such information as the Shareholders shall agree from time to time;</w:t>
      </w:r>
    </w:p>
    <w:p w14:paraId="083C3E61" w14:textId="08AACE34" w:rsidR="006C5775" w:rsidRPr="006C5775" w:rsidRDefault="006C5775">
      <w:pPr>
        <w:ind w:left="1134" w:hanging="1134"/>
        <w:jc w:val="both"/>
        <w:rPr>
          <w:rFonts w:ascii="Avenir Next Condensed Regular" w:hAnsi="Avenir Next Condensed Regular"/>
          <w:sz w:val="22"/>
          <w:szCs w:val="22"/>
        </w:rPr>
        <w:pPrChange w:id="419" w:author="Tania Johny" w:date="2015-07-29T15:55:00Z">
          <w:pPr>
            <w:jc w:val="both"/>
          </w:pPr>
        </w:pPrChange>
      </w:pPr>
    </w:p>
    <w:p w14:paraId="0A31C664" w14:textId="4E1CFD14" w:rsidR="006C5775" w:rsidRDefault="005B219A">
      <w:pPr>
        <w:pStyle w:val="ListParagraph"/>
        <w:numPr>
          <w:ilvl w:val="2"/>
          <w:numId w:val="5"/>
        </w:numPr>
        <w:ind w:left="1134" w:hanging="1134"/>
        <w:jc w:val="both"/>
        <w:rPr>
          <w:rFonts w:ascii="Avenir Next Condensed Regular" w:hAnsi="Avenir Next Condensed Regular"/>
          <w:sz w:val="22"/>
          <w:szCs w:val="22"/>
        </w:rPr>
        <w:pPrChange w:id="420" w:author="Tania Johny" w:date="2015-07-29T15:55:00Z">
          <w:pPr>
            <w:pStyle w:val="ListParagraph"/>
            <w:numPr>
              <w:ilvl w:val="2"/>
              <w:numId w:val="5"/>
            </w:numPr>
            <w:ind w:left="1224" w:hanging="504"/>
            <w:jc w:val="both"/>
          </w:pPr>
        </w:pPrChange>
      </w:pPr>
      <w:r w:rsidRPr="005B219A">
        <w:rPr>
          <w:rFonts w:ascii="Avenir Next Condensed Regular" w:hAnsi="Avenir Next Condensed Regular"/>
          <w:sz w:val="22"/>
          <w:szCs w:val="22"/>
        </w:rPr>
        <w:t xml:space="preserve">by not later than the </w:t>
      </w:r>
      <w:r>
        <w:rPr>
          <w:rFonts w:ascii="Avenir Next Condensed Regular" w:hAnsi="Avenir Next Condensed Regular"/>
          <w:sz w:val="22"/>
          <w:szCs w:val="22"/>
        </w:rPr>
        <w:t>fifteen (</w:t>
      </w:r>
      <w:r w:rsidRPr="005B219A">
        <w:rPr>
          <w:rFonts w:ascii="Avenir Next Condensed Regular" w:hAnsi="Avenir Next Condensed Regular"/>
          <w:sz w:val="22"/>
          <w:szCs w:val="22"/>
        </w:rPr>
        <w:t>15</w:t>
      </w:r>
      <w:r>
        <w:rPr>
          <w:rFonts w:ascii="Avenir Next Condensed Regular" w:hAnsi="Avenir Next Condensed Regular"/>
          <w:sz w:val="22"/>
          <w:szCs w:val="22"/>
        </w:rPr>
        <w:t>)</w:t>
      </w:r>
      <w:r w:rsidRPr="005B219A">
        <w:rPr>
          <w:rFonts w:ascii="Avenir Next Condensed Regular" w:hAnsi="Avenir Next Condensed Regular"/>
          <w:sz w:val="22"/>
          <w:szCs w:val="22"/>
        </w:rPr>
        <w:t xml:space="preserve"> </w:t>
      </w:r>
      <w:r>
        <w:rPr>
          <w:rFonts w:ascii="Avenir Next Condensed Regular" w:hAnsi="Avenir Next Condensed Regular"/>
          <w:sz w:val="22"/>
          <w:szCs w:val="22"/>
        </w:rPr>
        <w:t>d</w:t>
      </w:r>
      <w:r w:rsidRPr="005B219A">
        <w:rPr>
          <w:rFonts w:ascii="Avenir Next Condensed Regular" w:hAnsi="Avenir Next Condensed Regular"/>
          <w:sz w:val="22"/>
          <w:szCs w:val="22"/>
        </w:rPr>
        <w:t>ay of each month, a detailed cash-flow forecast for the Group in respect of the period of</w:t>
      </w:r>
      <w:r>
        <w:rPr>
          <w:rFonts w:ascii="Avenir Next Condensed Regular" w:hAnsi="Avenir Next Condensed Regular"/>
          <w:sz w:val="22"/>
          <w:szCs w:val="22"/>
        </w:rPr>
        <w:t xml:space="preserve"> three (3)</w:t>
      </w:r>
      <w:r w:rsidRPr="005B219A">
        <w:rPr>
          <w:rFonts w:ascii="Avenir Next Condensed Regular" w:hAnsi="Avenir Next Condensed Regular"/>
          <w:sz w:val="22"/>
          <w:szCs w:val="22"/>
        </w:rPr>
        <w:t xml:space="preserve"> months commencing on the first day of the month next following the month in which such forecast is produced;</w:t>
      </w:r>
    </w:p>
    <w:p w14:paraId="4AC1FE64" w14:textId="77777777" w:rsidR="005B219A" w:rsidRPr="005B219A" w:rsidRDefault="005B219A">
      <w:pPr>
        <w:ind w:left="1134" w:hanging="1134"/>
        <w:jc w:val="both"/>
        <w:rPr>
          <w:rFonts w:ascii="Avenir Next Condensed Regular" w:hAnsi="Avenir Next Condensed Regular"/>
          <w:sz w:val="22"/>
          <w:szCs w:val="22"/>
        </w:rPr>
        <w:pPrChange w:id="421" w:author="Tania Johny" w:date="2015-07-29T15:55:00Z">
          <w:pPr>
            <w:jc w:val="both"/>
          </w:pPr>
        </w:pPrChange>
      </w:pPr>
    </w:p>
    <w:p w14:paraId="4925D0A4" w14:textId="1A532E39" w:rsidR="005B219A" w:rsidRDefault="00403D37">
      <w:pPr>
        <w:pStyle w:val="ListParagraph"/>
        <w:numPr>
          <w:ilvl w:val="2"/>
          <w:numId w:val="5"/>
        </w:numPr>
        <w:ind w:left="1134" w:hanging="1134"/>
        <w:jc w:val="both"/>
        <w:rPr>
          <w:rFonts w:ascii="Avenir Next Condensed Regular" w:hAnsi="Avenir Next Condensed Regular"/>
          <w:sz w:val="22"/>
          <w:szCs w:val="22"/>
        </w:rPr>
        <w:pPrChange w:id="422" w:author="Tania Johny" w:date="2015-07-29T15:55:00Z">
          <w:pPr>
            <w:pStyle w:val="ListParagraph"/>
            <w:numPr>
              <w:ilvl w:val="2"/>
              <w:numId w:val="5"/>
            </w:numPr>
            <w:ind w:left="1224" w:hanging="504"/>
            <w:jc w:val="both"/>
          </w:pPr>
        </w:pPrChange>
      </w:pPr>
      <w:r w:rsidRPr="00403D37">
        <w:rPr>
          <w:rFonts w:ascii="Avenir Next Condensed Regular" w:hAnsi="Avenir Next Condensed Regular"/>
          <w:sz w:val="22"/>
          <w:szCs w:val="22"/>
        </w:rPr>
        <w:t xml:space="preserve">draft annual accounts for each </w:t>
      </w:r>
      <w:r>
        <w:rPr>
          <w:rFonts w:ascii="Avenir Next Condensed Regular" w:hAnsi="Avenir Next Condensed Regular"/>
          <w:sz w:val="22"/>
          <w:szCs w:val="22"/>
        </w:rPr>
        <w:t>company in the Group</w:t>
      </w:r>
      <w:r w:rsidRPr="00403D37">
        <w:rPr>
          <w:rFonts w:ascii="Avenir Next Condensed Regular" w:hAnsi="Avenir Next Condensed Regular"/>
          <w:sz w:val="22"/>
          <w:szCs w:val="22"/>
        </w:rPr>
        <w:t xml:space="preserve"> in a form substantially ap</w:t>
      </w:r>
      <w:r>
        <w:rPr>
          <w:rFonts w:ascii="Avenir Next Condensed Regular" w:hAnsi="Avenir Next Condensed Regular"/>
          <w:sz w:val="22"/>
          <w:szCs w:val="22"/>
        </w:rPr>
        <w:t>proved by the Auditors, within ten (</w:t>
      </w:r>
      <w:r w:rsidRPr="00403D37">
        <w:rPr>
          <w:rFonts w:ascii="Avenir Next Condensed Regular" w:hAnsi="Avenir Next Condensed Regular"/>
          <w:sz w:val="22"/>
          <w:szCs w:val="22"/>
        </w:rPr>
        <w:t>10</w:t>
      </w:r>
      <w:r>
        <w:rPr>
          <w:rFonts w:ascii="Avenir Next Condensed Regular" w:hAnsi="Avenir Next Condensed Regular"/>
          <w:sz w:val="22"/>
          <w:szCs w:val="22"/>
        </w:rPr>
        <w:t>)</w:t>
      </w:r>
      <w:r w:rsidRPr="00403D37">
        <w:rPr>
          <w:rFonts w:ascii="Avenir Next Condensed Regular" w:hAnsi="Avenir Next Condensed Regular"/>
          <w:sz w:val="22"/>
          <w:szCs w:val="22"/>
        </w:rPr>
        <w:t xml:space="preserve"> weeks from the end of the period to which they relate;</w:t>
      </w:r>
    </w:p>
    <w:p w14:paraId="003E9580" w14:textId="77777777" w:rsidR="00403D37" w:rsidRPr="00403D37" w:rsidRDefault="00403D37">
      <w:pPr>
        <w:ind w:left="1134" w:hanging="1134"/>
        <w:jc w:val="both"/>
        <w:rPr>
          <w:rFonts w:ascii="Avenir Next Condensed Regular" w:hAnsi="Avenir Next Condensed Regular"/>
          <w:sz w:val="22"/>
          <w:szCs w:val="22"/>
        </w:rPr>
        <w:pPrChange w:id="423" w:author="Tania Johny" w:date="2015-07-29T15:55:00Z">
          <w:pPr>
            <w:jc w:val="both"/>
          </w:pPr>
        </w:pPrChange>
      </w:pPr>
    </w:p>
    <w:p w14:paraId="0420FAB5" w14:textId="5A016A97" w:rsidR="00403D37" w:rsidRDefault="0012336C">
      <w:pPr>
        <w:pStyle w:val="ListParagraph"/>
        <w:numPr>
          <w:ilvl w:val="2"/>
          <w:numId w:val="5"/>
        </w:numPr>
        <w:ind w:left="1134" w:hanging="1134"/>
        <w:jc w:val="both"/>
        <w:rPr>
          <w:rFonts w:ascii="Avenir Next Condensed Regular" w:hAnsi="Avenir Next Condensed Regular"/>
          <w:sz w:val="22"/>
          <w:szCs w:val="22"/>
        </w:rPr>
        <w:pPrChange w:id="424" w:author="Tania Johny" w:date="2015-07-29T15:55:00Z">
          <w:pPr>
            <w:pStyle w:val="ListParagraph"/>
            <w:numPr>
              <w:ilvl w:val="2"/>
              <w:numId w:val="5"/>
            </w:numPr>
            <w:ind w:left="1224" w:hanging="504"/>
            <w:jc w:val="both"/>
          </w:pPr>
        </w:pPrChange>
      </w:pPr>
      <w:r w:rsidRPr="0012336C">
        <w:rPr>
          <w:rFonts w:ascii="Avenir Next Condensed Regular" w:hAnsi="Avenir Next Condensed Regular"/>
          <w:sz w:val="22"/>
          <w:szCs w:val="22"/>
        </w:rPr>
        <w:t xml:space="preserve">annual audited accounts for each </w:t>
      </w:r>
      <w:r>
        <w:rPr>
          <w:rFonts w:ascii="Avenir Next Condensed Regular" w:hAnsi="Avenir Next Condensed Regular"/>
          <w:sz w:val="22"/>
          <w:szCs w:val="22"/>
        </w:rPr>
        <w:t>company in the Group, within</w:t>
      </w:r>
      <w:r w:rsidRPr="0012336C">
        <w:rPr>
          <w:rFonts w:ascii="Avenir Next Condensed Regular" w:hAnsi="Avenir Next Condensed Regular"/>
          <w:sz w:val="22"/>
          <w:szCs w:val="22"/>
        </w:rPr>
        <w:t xml:space="preserve"> </w:t>
      </w:r>
      <w:r>
        <w:rPr>
          <w:rFonts w:ascii="Avenir Next Condensed Regular" w:hAnsi="Avenir Next Condensed Regular"/>
          <w:sz w:val="22"/>
          <w:szCs w:val="22"/>
        </w:rPr>
        <w:t>five (5) d</w:t>
      </w:r>
      <w:r w:rsidRPr="0012336C">
        <w:rPr>
          <w:rFonts w:ascii="Avenir Next Condensed Regular" w:hAnsi="Avenir Next Condensed Regular"/>
          <w:sz w:val="22"/>
          <w:szCs w:val="22"/>
        </w:rPr>
        <w:t>ays of them being approved by the Auditors</w:t>
      </w:r>
      <w:bookmarkStart w:id="425" w:name="_DV_M375"/>
      <w:bookmarkStart w:id="426" w:name="_DV_M376"/>
      <w:bookmarkEnd w:id="425"/>
      <w:bookmarkEnd w:id="426"/>
      <w:r w:rsidRPr="0012336C">
        <w:rPr>
          <w:rFonts w:ascii="Avenir Next Condensed Regular" w:hAnsi="Avenir Next Condensed Regular"/>
          <w:sz w:val="22"/>
          <w:szCs w:val="22"/>
        </w:rPr>
        <w:t>;</w:t>
      </w:r>
      <w:r w:rsidR="000E246A">
        <w:rPr>
          <w:rFonts w:ascii="Avenir Next Condensed Regular" w:hAnsi="Avenir Next Condensed Regular"/>
          <w:sz w:val="22"/>
          <w:szCs w:val="22"/>
        </w:rPr>
        <w:t xml:space="preserve"> and</w:t>
      </w:r>
    </w:p>
    <w:p w14:paraId="14834033" w14:textId="77777777" w:rsidR="0012336C" w:rsidRPr="0012336C" w:rsidRDefault="0012336C">
      <w:pPr>
        <w:ind w:left="1134" w:hanging="1134"/>
        <w:jc w:val="both"/>
        <w:rPr>
          <w:rFonts w:ascii="Avenir Next Condensed Regular" w:hAnsi="Avenir Next Condensed Regular"/>
          <w:sz w:val="22"/>
          <w:szCs w:val="22"/>
        </w:rPr>
        <w:pPrChange w:id="427" w:author="Tania Johny" w:date="2015-07-29T15:55:00Z">
          <w:pPr>
            <w:jc w:val="both"/>
          </w:pPr>
        </w:pPrChange>
      </w:pPr>
    </w:p>
    <w:p w14:paraId="508835C2" w14:textId="0776AAFC" w:rsidR="0012336C" w:rsidRDefault="0012336C">
      <w:pPr>
        <w:pStyle w:val="ListParagraph"/>
        <w:numPr>
          <w:ilvl w:val="2"/>
          <w:numId w:val="5"/>
        </w:numPr>
        <w:ind w:left="1134" w:hanging="1134"/>
        <w:jc w:val="both"/>
        <w:rPr>
          <w:rFonts w:ascii="Avenir Next Condensed Regular" w:hAnsi="Avenir Next Condensed Regular"/>
          <w:sz w:val="22"/>
          <w:szCs w:val="22"/>
        </w:rPr>
        <w:pPrChange w:id="428" w:author="Tania Johny" w:date="2015-07-29T15:55:00Z">
          <w:pPr>
            <w:pStyle w:val="ListParagraph"/>
            <w:numPr>
              <w:ilvl w:val="2"/>
              <w:numId w:val="5"/>
            </w:numPr>
            <w:ind w:left="1224" w:hanging="504"/>
            <w:jc w:val="both"/>
          </w:pPr>
        </w:pPrChange>
      </w:pPr>
      <w:proofErr w:type="gramStart"/>
      <w:r w:rsidRPr="0012336C">
        <w:rPr>
          <w:rFonts w:ascii="Avenir Next Condensed Regular" w:hAnsi="Avenir Next Condensed Regular"/>
          <w:sz w:val="22"/>
          <w:szCs w:val="22"/>
        </w:rPr>
        <w:t>copies</w:t>
      </w:r>
      <w:proofErr w:type="gramEnd"/>
      <w:r w:rsidRPr="0012336C">
        <w:rPr>
          <w:rFonts w:ascii="Avenir Next Condensed Regular" w:hAnsi="Avenir Next Condensed Regular"/>
          <w:sz w:val="22"/>
          <w:szCs w:val="22"/>
        </w:rPr>
        <w:t xml:space="preserve"> of reporting documents maintained by the Group and operational, commercial and financial information in such form that the Shareholder may request, acting reasonably, to obtain information about the state of affairs in the Company and the Group in order to protect its</w:t>
      </w:r>
      <w:r w:rsidR="000E246A">
        <w:rPr>
          <w:rFonts w:ascii="Avenir Next Condensed Regular" w:hAnsi="Avenir Next Condensed Regular"/>
          <w:sz w:val="22"/>
          <w:szCs w:val="22"/>
        </w:rPr>
        <w:t xml:space="preserve"> interests as a Shareholder.</w:t>
      </w:r>
    </w:p>
    <w:p w14:paraId="504DC70D" w14:textId="77777777" w:rsidR="00FC23CB" w:rsidRPr="00FC23CB" w:rsidRDefault="00FC23CB">
      <w:pPr>
        <w:ind w:left="1134" w:hanging="1134"/>
        <w:jc w:val="both"/>
        <w:rPr>
          <w:rFonts w:ascii="Avenir Next Condensed Regular" w:hAnsi="Avenir Next Condensed Regular"/>
          <w:sz w:val="22"/>
          <w:szCs w:val="22"/>
        </w:rPr>
        <w:pPrChange w:id="429" w:author="Tania Johny" w:date="2015-07-29T15:55:00Z">
          <w:pPr>
            <w:jc w:val="both"/>
          </w:pPr>
        </w:pPrChange>
      </w:pPr>
    </w:p>
    <w:p w14:paraId="1332ACE7" w14:textId="09343AC1" w:rsidR="00FC23CB" w:rsidRPr="00911526" w:rsidRDefault="00911526">
      <w:pPr>
        <w:pStyle w:val="ListParagraph"/>
        <w:numPr>
          <w:ilvl w:val="0"/>
          <w:numId w:val="5"/>
        </w:numPr>
        <w:ind w:left="1134" w:hanging="1134"/>
        <w:jc w:val="both"/>
        <w:rPr>
          <w:rFonts w:ascii="Avenir Next Condensed Regular" w:hAnsi="Avenir Next Condensed Regular"/>
          <w:b/>
          <w:sz w:val="22"/>
          <w:szCs w:val="22"/>
        </w:rPr>
        <w:pPrChange w:id="430" w:author="Tania Johny" w:date="2015-07-29T15:55:00Z">
          <w:pPr>
            <w:pStyle w:val="ListParagraph"/>
            <w:numPr>
              <w:numId w:val="5"/>
            </w:numPr>
            <w:ind w:left="360" w:hanging="360"/>
            <w:jc w:val="both"/>
          </w:pPr>
        </w:pPrChange>
      </w:pPr>
      <w:r w:rsidRPr="00911526">
        <w:rPr>
          <w:rFonts w:ascii="Avenir Next Condensed Regular" w:hAnsi="Avenir Next Condensed Regular"/>
          <w:b/>
          <w:sz w:val="22"/>
          <w:szCs w:val="22"/>
        </w:rPr>
        <w:t>Dividends and Payment Order</w:t>
      </w:r>
    </w:p>
    <w:p w14:paraId="1407C599" w14:textId="5AF9A20A" w:rsidR="00911526" w:rsidRPr="00911526" w:rsidRDefault="00911526">
      <w:pPr>
        <w:ind w:left="1134" w:hanging="1134"/>
        <w:jc w:val="both"/>
        <w:rPr>
          <w:rFonts w:ascii="Avenir Next Condensed Regular" w:hAnsi="Avenir Next Condensed Regular"/>
          <w:sz w:val="22"/>
          <w:szCs w:val="22"/>
        </w:rPr>
        <w:pPrChange w:id="431" w:author="Tania Johny" w:date="2015-07-29T15:55:00Z">
          <w:pPr>
            <w:jc w:val="both"/>
          </w:pPr>
        </w:pPrChange>
      </w:pPr>
    </w:p>
    <w:p w14:paraId="33BEAC1F" w14:textId="45060DD6" w:rsidR="00911526" w:rsidRDefault="00044106">
      <w:pPr>
        <w:pStyle w:val="ListParagraph"/>
        <w:numPr>
          <w:ilvl w:val="1"/>
          <w:numId w:val="5"/>
        </w:numPr>
        <w:ind w:left="1134" w:hanging="1134"/>
        <w:jc w:val="both"/>
        <w:rPr>
          <w:rFonts w:ascii="Avenir Next Condensed Regular" w:hAnsi="Avenir Next Condensed Regular"/>
          <w:sz w:val="22"/>
          <w:szCs w:val="22"/>
        </w:rPr>
        <w:pPrChange w:id="432" w:author="Tania Johny" w:date="2015-07-29T15:55:00Z">
          <w:pPr>
            <w:pStyle w:val="ListParagraph"/>
            <w:numPr>
              <w:ilvl w:val="1"/>
              <w:numId w:val="5"/>
            </w:numPr>
            <w:ind w:left="792" w:hanging="432"/>
            <w:jc w:val="both"/>
          </w:pPr>
        </w:pPrChange>
      </w:pPr>
      <w:r w:rsidRPr="00044106">
        <w:rPr>
          <w:rFonts w:ascii="Avenir Next Condensed Regular" w:hAnsi="Avenir Next Condensed Regular"/>
          <w:sz w:val="22"/>
          <w:szCs w:val="22"/>
        </w:rPr>
        <w:t>Dividends shall be paid to the Shareholders in accordance wi</w:t>
      </w:r>
      <w:r>
        <w:rPr>
          <w:rFonts w:ascii="Avenir Next Condensed Regular" w:hAnsi="Avenir Next Condensed Regular"/>
          <w:sz w:val="22"/>
          <w:szCs w:val="22"/>
        </w:rPr>
        <w:t>th all applicable Law</w:t>
      </w:r>
      <w:r w:rsidRPr="00044106">
        <w:rPr>
          <w:rFonts w:ascii="Avenir Next Condensed Regular" w:hAnsi="Avenir Next Condensed Regular"/>
          <w:sz w:val="22"/>
          <w:szCs w:val="22"/>
        </w:rPr>
        <w:t xml:space="preserve"> and with </w:t>
      </w:r>
      <w:r w:rsidR="007F62C2">
        <w:rPr>
          <w:rFonts w:ascii="Avenir Next Condensed Regular" w:hAnsi="Avenir Next Condensed Regular"/>
          <w:sz w:val="22"/>
          <w:szCs w:val="22"/>
        </w:rPr>
        <w:t>the provisions of this Agreement</w:t>
      </w:r>
      <w:r w:rsidRPr="00044106">
        <w:rPr>
          <w:rFonts w:ascii="Avenir Next Condensed Regular" w:hAnsi="Avenir Next Condensed Regular"/>
          <w:sz w:val="22"/>
          <w:szCs w:val="22"/>
        </w:rPr>
        <w:t xml:space="preserve"> on a half yearly basis unless otherwise agreed in writing by the Shareholders.</w:t>
      </w:r>
    </w:p>
    <w:p w14:paraId="56B34717" w14:textId="453C1CF1" w:rsidR="00044106" w:rsidRPr="00044106" w:rsidRDefault="00044106">
      <w:pPr>
        <w:ind w:left="1134" w:hanging="1134"/>
        <w:jc w:val="both"/>
        <w:rPr>
          <w:rFonts w:ascii="Avenir Next Condensed Regular" w:hAnsi="Avenir Next Condensed Regular"/>
          <w:sz w:val="22"/>
          <w:szCs w:val="22"/>
        </w:rPr>
        <w:pPrChange w:id="433" w:author="Tania Johny" w:date="2015-07-29T15:55:00Z">
          <w:pPr>
            <w:jc w:val="both"/>
          </w:pPr>
        </w:pPrChange>
      </w:pPr>
    </w:p>
    <w:p w14:paraId="36BB32B2" w14:textId="6ACB4265" w:rsidR="00044106" w:rsidRDefault="00987052">
      <w:pPr>
        <w:pStyle w:val="ListParagraph"/>
        <w:numPr>
          <w:ilvl w:val="1"/>
          <w:numId w:val="5"/>
        </w:numPr>
        <w:ind w:left="1134" w:hanging="1134"/>
        <w:jc w:val="both"/>
        <w:rPr>
          <w:rFonts w:ascii="Avenir Next Condensed Regular" w:hAnsi="Avenir Next Condensed Regular"/>
          <w:sz w:val="22"/>
          <w:szCs w:val="22"/>
        </w:rPr>
        <w:pPrChange w:id="434" w:author="Tania Johny" w:date="2015-07-29T15:55:00Z">
          <w:pPr>
            <w:pStyle w:val="ListParagraph"/>
            <w:numPr>
              <w:ilvl w:val="1"/>
              <w:numId w:val="5"/>
            </w:numPr>
            <w:ind w:left="792" w:hanging="432"/>
            <w:jc w:val="both"/>
          </w:pPr>
        </w:pPrChange>
      </w:pPr>
      <w:bookmarkStart w:id="435" w:name="_Ref321576280"/>
      <w:r w:rsidRPr="00987052">
        <w:rPr>
          <w:rFonts w:ascii="Avenir Next Condensed Regular" w:hAnsi="Avenir Next Condensed Regular"/>
          <w:sz w:val="22"/>
          <w:szCs w:val="22"/>
        </w:rPr>
        <w:t>Any revenues earned by the Company shall be treated by the Company as follows in the following order of priority unless otherwise agreed by both of the Shareholders in writing:</w:t>
      </w:r>
      <w:bookmarkEnd w:id="435"/>
    </w:p>
    <w:p w14:paraId="5962243B" w14:textId="77777777" w:rsidR="00987052" w:rsidRPr="00987052" w:rsidRDefault="00987052">
      <w:pPr>
        <w:ind w:left="1134" w:hanging="1134"/>
        <w:jc w:val="both"/>
        <w:rPr>
          <w:rFonts w:ascii="Avenir Next Condensed Regular" w:hAnsi="Avenir Next Condensed Regular"/>
          <w:sz w:val="22"/>
          <w:szCs w:val="22"/>
        </w:rPr>
        <w:pPrChange w:id="436" w:author="Tania Johny" w:date="2015-07-29T15:55:00Z">
          <w:pPr>
            <w:jc w:val="both"/>
          </w:pPr>
        </w:pPrChange>
      </w:pPr>
    </w:p>
    <w:p w14:paraId="5FD73FEC" w14:textId="77777777" w:rsidR="00817971" w:rsidRDefault="009B593B">
      <w:pPr>
        <w:pStyle w:val="ListParagraph"/>
        <w:numPr>
          <w:ilvl w:val="2"/>
          <w:numId w:val="5"/>
        </w:numPr>
        <w:ind w:left="1134" w:hanging="1134"/>
        <w:jc w:val="both"/>
        <w:rPr>
          <w:rFonts w:ascii="Avenir Next Condensed Regular" w:hAnsi="Avenir Next Condensed Regular"/>
          <w:sz w:val="22"/>
          <w:szCs w:val="22"/>
        </w:rPr>
        <w:pPrChange w:id="437" w:author="Tania Johny" w:date="2015-07-29T15:55:00Z">
          <w:pPr>
            <w:pStyle w:val="ListParagraph"/>
            <w:numPr>
              <w:ilvl w:val="2"/>
              <w:numId w:val="5"/>
            </w:numPr>
            <w:ind w:left="1224" w:hanging="504"/>
            <w:jc w:val="both"/>
          </w:pPr>
        </w:pPrChange>
      </w:pPr>
      <w:r w:rsidRPr="009B593B">
        <w:rPr>
          <w:rFonts w:ascii="Avenir Next Condensed Regular" w:hAnsi="Avenir Next Condensed Regular"/>
          <w:sz w:val="22"/>
          <w:szCs w:val="22"/>
        </w:rPr>
        <w:t xml:space="preserve">First: the Company shall </w:t>
      </w:r>
      <w:r>
        <w:rPr>
          <w:rFonts w:ascii="Avenir Next Condensed Regular" w:hAnsi="Avenir Next Condensed Regular"/>
          <w:sz w:val="22"/>
          <w:szCs w:val="22"/>
        </w:rPr>
        <w:t>pay any funds necessary in the normal course of its business</w:t>
      </w:r>
      <w:r w:rsidR="007F62C2">
        <w:rPr>
          <w:rFonts w:ascii="Avenir Next Condensed Regular" w:hAnsi="Avenir Next Condensed Regular"/>
          <w:sz w:val="22"/>
          <w:szCs w:val="22"/>
        </w:rPr>
        <w:t xml:space="preserve"> as approved by the Board</w:t>
      </w:r>
      <w:r w:rsidR="00817971">
        <w:rPr>
          <w:rFonts w:ascii="Avenir Next Condensed Regular" w:hAnsi="Avenir Next Condensed Regular"/>
          <w:sz w:val="22"/>
          <w:szCs w:val="22"/>
        </w:rPr>
        <w:t>;</w:t>
      </w:r>
    </w:p>
    <w:p w14:paraId="50C40F03" w14:textId="77777777" w:rsidR="00817971" w:rsidRPr="00817971" w:rsidRDefault="00817971">
      <w:pPr>
        <w:ind w:left="1134" w:hanging="1134"/>
        <w:jc w:val="both"/>
        <w:rPr>
          <w:rFonts w:ascii="Avenir Next Condensed Regular" w:hAnsi="Avenir Next Condensed Regular"/>
          <w:sz w:val="22"/>
          <w:szCs w:val="22"/>
        </w:rPr>
        <w:pPrChange w:id="438" w:author="Tania Johny" w:date="2015-07-29T15:55:00Z">
          <w:pPr>
            <w:jc w:val="both"/>
          </w:pPr>
        </w:pPrChange>
      </w:pPr>
    </w:p>
    <w:p w14:paraId="48E6CD63" w14:textId="01ED4F99" w:rsidR="00987052" w:rsidRDefault="00817971">
      <w:pPr>
        <w:pStyle w:val="ListParagraph"/>
        <w:numPr>
          <w:ilvl w:val="2"/>
          <w:numId w:val="5"/>
        </w:numPr>
        <w:ind w:left="1134" w:hanging="1134"/>
        <w:jc w:val="both"/>
        <w:rPr>
          <w:rFonts w:ascii="Avenir Next Condensed Regular" w:hAnsi="Avenir Next Condensed Regular"/>
          <w:sz w:val="22"/>
          <w:szCs w:val="22"/>
        </w:rPr>
        <w:pPrChange w:id="439" w:author="Tania Johny" w:date="2015-07-29T15:55:00Z">
          <w:pPr>
            <w:pStyle w:val="ListParagraph"/>
            <w:numPr>
              <w:ilvl w:val="2"/>
              <w:numId w:val="5"/>
            </w:numPr>
            <w:ind w:left="1224" w:hanging="504"/>
            <w:jc w:val="both"/>
          </w:pPr>
        </w:pPrChange>
      </w:pPr>
      <w:r>
        <w:rPr>
          <w:rFonts w:ascii="Avenir Next Condensed Regular" w:hAnsi="Avenir Next Condensed Regular"/>
          <w:sz w:val="22"/>
          <w:szCs w:val="22"/>
        </w:rPr>
        <w:t xml:space="preserve">Second: </w:t>
      </w:r>
      <w:r w:rsidR="00E252EB" w:rsidRPr="009B593B">
        <w:rPr>
          <w:rFonts w:ascii="Avenir Next Condensed Regular" w:hAnsi="Avenir Next Condensed Regular"/>
          <w:sz w:val="22"/>
          <w:szCs w:val="22"/>
        </w:rPr>
        <w:t xml:space="preserve">the Company shall </w:t>
      </w:r>
      <w:r w:rsidR="009B593B" w:rsidRPr="009B593B">
        <w:rPr>
          <w:rFonts w:ascii="Avenir Next Condensed Regular" w:hAnsi="Avenir Next Condensed Regular"/>
          <w:sz w:val="22"/>
          <w:szCs w:val="22"/>
        </w:rPr>
        <w:t>repay any sums when they be</w:t>
      </w:r>
      <w:r w:rsidR="007F62C2">
        <w:rPr>
          <w:rFonts w:ascii="Avenir Next Condensed Regular" w:hAnsi="Avenir Next Condensed Regular"/>
          <w:sz w:val="22"/>
          <w:szCs w:val="22"/>
        </w:rPr>
        <w:t>come due and payable under any third party l</w:t>
      </w:r>
      <w:r w:rsidR="009B593B" w:rsidRPr="009B593B">
        <w:rPr>
          <w:rFonts w:ascii="Avenir Next Condensed Regular" w:hAnsi="Avenir Next Condensed Regular"/>
          <w:sz w:val="22"/>
          <w:szCs w:val="22"/>
        </w:rPr>
        <w:t xml:space="preserve">oan </w:t>
      </w:r>
      <w:r w:rsidR="009B593B">
        <w:rPr>
          <w:rFonts w:ascii="Avenir Next Condensed Regular" w:hAnsi="Avenir Next Condensed Regular"/>
          <w:sz w:val="22"/>
          <w:szCs w:val="22"/>
        </w:rPr>
        <w:t xml:space="preserve">which has been approved </w:t>
      </w:r>
      <w:r w:rsidR="007F62C2">
        <w:rPr>
          <w:rFonts w:ascii="Avenir Next Condensed Regular" w:hAnsi="Avenir Next Condensed Regular"/>
          <w:sz w:val="22"/>
          <w:szCs w:val="22"/>
        </w:rPr>
        <w:t>in accordance with this Agreement</w:t>
      </w:r>
      <w:r w:rsidR="009B593B" w:rsidRPr="009B593B">
        <w:rPr>
          <w:rFonts w:ascii="Avenir Next Condensed Regular" w:hAnsi="Avenir Next Condensed Regular"/>
          <w:sz w:val="22"/>
          <w:szCs w:val="22"/>
        </w:rPr>
        <w:t>;</w:t>
      </w:r>
    </w:p>
    <w:p w14:paraId="1F5D6A82" w14:textId="2ABDE937" w:rsidR="009B593B" w:rsidRPr="009B593B" w:rsidRDefault="009B593B">
      <w:pPr>
        <w:ind w:left="1134" w:hanging="1134"/>
        <w:jc w:val="both"/>
        <w:rPr>
          <w:rFonts w:ascii="Avenir Next Condensed Regular" w:hAnsi="Avenir Next Condensed Regular"/>
          <w:sz w:val="22"/>
          <w:szCs w:val="22"/>
        </w:rPr>
        <w:pPrChange w:id="440" w:author="Tania Johny" w:date="2015-07-29T15:55:00Z">
          <w:pPr>
            <w:jc w:val="both"/>
          </w:pPr>
        </w:pPrChange>
      </w:pPr>
    </w:p>
    <w:p w14:paraId="5DCBAE61" w14:textId="6A166367" w:rsidR="009B593B" w:rsidRDefault="00E252EB">
      <w:pPr>
        <w:pStyle w:val="ListParagraph"/>
        <w:numPr>
          <w:ilvl w:val="2"/>
          <w:numId w:val="5"/>
        </w:numPr>
        <w:ind w:left="1134" w:hanging="1134"/>
        <w:jc w:val="both"/>
        <w:rPr>
          <w:rFonts w:ascii="Avenir Next Condensed Regular" w:hAnsi="Avenir Next Condensed Regular"/>
          <w:sz w:val="22"/>
          <w:szCs w:val="22"/>
        </w:rPr>
        <w:pPrChange w:id="441" w:author="Tania Johny" w:date="2015-07-29T15:55:00Z">
          <w:pPr>
            <w:pStyle w:val="ListParagraph"/>
            <w:numPr>
              <w:ilvl w:val="2"/>
              <w:numId w:val="5"/>
            </w:numPr>
            <w:ind w:left="1224" w:hanging="504"/>
            <w:jc w:val="both"/>
          </w:pPr>
        </w:pPrChange>
      </w:pPr>
      <w:r>
        <w:rPr>
          <w:rFonts w:ascii="Avenir Next Condensed Regular" w:hAnsi="Avenir Next Condensed Regular"/>
          <w:sz w:val="22"/>
          <w:szCs w:val="22"/>
        </w:rPr>
        <w:t>Third</w:t>
      </w:r>
      <w:r w:rsidR="00653A9E">
        <w:rPr>
          <w:rFonts w:ascii="Avenir Next Condensed Regular" w:hAnsi="Avenir Next Condensed Regular"/>
          <w:sz w:val="22"/>
          <w:szCs w:val="22"/>
        </w:rPr>
        <w:t xml:space="preserve">: </w:t>
      </w:r>
      <w:r w:rsidR="00653A9E" w:rsidRPr="00653A9E">
        <w:rPr>
          <w:rFonts w:ascii="Avenir Next Condensed Regular" w:hAnsi="Avenir Next Condensed Regular"/>
          <w:sz w:val="22"/>
          <w:szCs w:val="22"/>
        </w:rPr>
        <w:t xml:space="preserve">the Company shall </w:t>
      </w:r>
      <w:r w:rsidR="00817971">
        <w:rPr>
          <w:rFonts w:ascii="Avenir Next Condensed Regular" w:hAnsi="Avenir Next Condensed Regular"/>
          <w:sz w:val="22"/>
          <w:szCs w:val="22"/>
        </w:rPr>
        <w:t>make repayments of Shareholder l</w:t>
      </w:r>
      <w:r w:rsidR="00653A9E" w:rsidRPr="00653A9E">
        <w:rPr>
          <w:rFonts w:ascii="Avenir Next Condensed Regular" w:hAnsi="Avenir Next Condensed Regular"/>
          <w:sz w:val="22"/>
          <w:szCs w:val="22"/>
        </w:rPr>
        <w:t xml:space="preserve">oans </w:t>
      </w:r>
      <w:r w:rsidR="00817971">
        <w:rPr>
          <w:rFonts w:ascii="Avenir Next Condensed Regular" w:hAnsi="Avenir Next Condensed Regular"/>
          <w:sz w:val="22"/>
          <w:szCs w:val="22"/>
        </w:rPr>
        <w:t>when they become</w:t>
      </w:r>
      <w:r w:rsidR="00653A9E" w:rsidRPr="00653A9E">
        <w:rPr>
          <w:rFonts w:ascii="Avenir Next Condensed Regular" w:hAnsi="Avenir Next Condensed Regular"/>
          <w:sz w:val="22"/>
          <w:szCs w:val="22"/>
        </w:rPr>
        <w:t xml:space="preserve"> due and p</w:t>
      </w:r>
      <w:r w:rsidR="00653A9E">
        <w:rPr>
          <w:rFonts w:ascii="Avenir Next Condensed Regular" w:hAnsi="Avenir Next Condensed Regular"/>
          <w:sz w:val="22"/>
          <w:szCs w:val="22"/>
        </w:rPr>
        <w:t xml:space="preserve">ayable under the terms of a </w:t>
      </w:r>
      <w:r w:rsidR="00817971">
        <w:rPr>
          <w:rFonts w:ascii="Avenir Next Condensed Regular" w:hAnsi="Avenir Next Condensed Regular"/>
          <w:sz w:val="22"/>
          <w:szCs w:val="22"/>
        </w:rPr>
        <w:t>Shareholder l</w:t>
      </w:r>
      <w:r w:rsidR="00653A9E">
        <w:rPr>
          <w:rFonts w:ascii="Avenir Next Condensed Regular" w:hAnsi="Avenir Next Condensed Regular"/>
          <w:sz w:val="22"/>
          <w:szCs w:val="22"/>
        </w:rPr>
        <w:t>oan</w:t>
      </w:r>
      <w:r w:rsidR="00653A9E" w:rsidRPr="00653A9E">
        <w:rPr>
          <w:rFonts w:ascii="Avenir Next Condensed Regular" w:hAnsi="Avenir Next Condensed Regular"/>
          <w:sz w:val="22"/>
          <w:szCs w:val="22"/>
        </w:rPr>
        <w:t xml:space="preserve"> as and when the Company’s cash flow allows and </w:t>
      </w:r>
      <w:r w:rsidR="00817971">
        <w:rPr>
          <w:rFonts w:ascii="Avenir Next Condensed Regular" w:hAnsi="Avenir Next Condensed Regular"/>
          <w:sz w:val="22"/>
          <w:szCs w:val="22"/>
        </w:rPr>
        <w:t xml:space="preserve">is </w:t>
      </w:r>
      <w:r w:rsidR="00653A9E" w:rsidRPr="00653A9E">
        <w:rPr>
          <w:rFonts w:ascii="Avenir Next Condensed Regular" w:hAnsi="Avenir Next Condensed Regular"/>
          <w:sz w:val="22"/>
          <w:szCs w:val="22"/>
        </w:rPr>
        <w:t xml:space="preserve">approved by the </w:t>
      </w:r>
      <w:r w:rsidR="00817971">
        <w:rPr>
          <w:rFonts w:ascii="Avenir Next Condensed Regular" w:hAnsi="Avenir Next Condensed Regular"/>
          <w:sz w:val="22"/>
          <w:szCs w:val="22"/>
        </w:rPr>
        <w:t>Board</w:t>
      </w:r>
      <w:r w:rsidR="00653A9E">
        <w:rPr>
          <w:rFonts w:ascii="Avenir Next Condensed Regular" w:hAnsi="Avenir Next Condensed Regular"/>
          <w:sz w:val="22"/>
          <w:szCs w:val="22"/>
        </w:rPr>
        <w:t>; and</w:t>
      </w:r>
    </w:p>
    <w:p w14:paraId="460B6F2E" w14:textId="77777777" w:rsidR="00653A9E" w:rsidRPr="00653A9E" w:rsidRDefault="00653A9E">
      <w:pPr>
        <w:ind w:left="1134" w:hanging="1134"/>
        <w:jc w:val="both"/>
        <w:rPr>
          <w:rFonts w:ascii="Avenir Next Condensed Regular" w:hAnsi="Avenir Next Condensed Regular"/>
          <w:sz w:val="22"/>
          <w:szCs w:val="22"/>
        </w:rPr>
        <w:pPrChange w:id="442" w:author="Tania Johny" w:date="2015-07-29T15:55:00Z">
          <w:pPr>
            <w:jc w:val="both"/>
          </w:pPr>
        </w:pPrChange>
      </w:pPr>
    </w:p>
    <w:p w14:paraId="4FC2D388" w14:textId="5BDF9FF5" w:rsidR="00653A9E" w:rsidRDefault="00E252EB">
      <w:pPr>
        <w:pStyle w:val="ListParagraph"/>
        <w:numPr>
          <w:ilvl w:val="2"/>
          <w:numId w:val="5"/>
        </w:numPr>
        <w:ind w:left="1134" w:hanging="1134"/>
        <w:jc w:val="both"/>
        <w:rPr>
          <w:rFonts w:ascii="Avenir Next Condensed Regular" w:hAnsi="Avenir Next Condensed Regular"/>
          <w:sz w:val="22"/>
          <w:szCs w:val="22"/>
        </w:rPr>
        <w:pPrChange w:id="443" w:author="Tania Johny" w:date="2015-07-29T15:55:00Z">
          <w:pPr>
            <w:pStyle w:val="ListParagraph"/>
            <w:numPr>
              <w:ilvl w:val="2"/>
              <w:numId w:val="5"/>
            </w:numPr>
            <w:ind w:left="1224" w:hanging="504"/>
            <w:jc w:val="both"/>
          </w:pPr>
        </w:pPrChange>
      </w:pPr>
      <w:r>
        <w:rPr>
          <w:rFonts w:ascii="Avenir Next Condensed Regular" w:hAnsi="Avenir Next Condensed Regular"/>
          <w:sz w:val="22"/>
          <w:szCs w:val="22"/>
        </w:rPr>
        <w:t>Fourth</w:t>
      </w:r>
      <w:r w:rsidR="00653A9E">
        <w:rPr>
          <w:rFonts w:ascii="Avenir Next Condensed Regular" w:hAnsi="Avenir Next Condensed Regular"/>
          <w:sz w:val="22"/>
          <w:szCs w:val="22"/>
        </w:rPr>
        <w:t xml:space="preserve">: </w:t>
      </w:r>
      <w:r w:rsidR="00653A9E" w:rsidRPr="00653A9E">
        <w:rPr>
          <w:rFonts w:ascii="Avenir Next Condensed Regular" w:hAnsi="Avenir Next Condensed Regular"/>
          <w:sz w:val="22"/>
          <w:szCs w:val="22"/>
        </w:rPr>
        <w:t xml:space="preserve">the Company shall </w:t>
      </w:r>
      <w:r w:rsidR="00817971">
        <w:rPr>
          <w:rFonts w:ascii="Avenir Next Condensed Regular" w:hAnsi="Avenir Next Condensed Regular"/>
          <w:sz w:val="22"/>
          <w:szCs w:val="22"/>
        </w:rPr>
        <w:t xml:space="preserve">then </w:t>
      </w:r>
      <w:r w:rsidR="00653A9E" w:rsidRPr="00653A9E">
        <w:rPr>
          <w:rFonts w:ascii="Avenir Next Condensed Regular" w:hAnsi="Avenir Next Condensed Regular"/>
          <w:sz w:val="22"/>
          <w:szCs w:val="22"/>
        </w:rPr>
        <w:t xml:space="preserve">declare and pay </w:t>
      </w:r>
      <w:r w:rsidR="00653A9E">
        <w:rPr>
          <w:rFonts w:ascii="Avenir Next Condensed Regular" w:hAnsi="Avenir Next Condensed Regular"/>
          <w:sz w:val="22"/>
          <w:szCs w:val="22"/>
        </w:rPr>
        <w:t>one hundred per cent (10</w:t>
      </w:r>
      <w:r w:rsidR="00653A9E" w:rsidRPr="00653A9E">
        <w:rPr>
          <w:rFonts w:ascii="Avenir Next Condensed Regular" w:hAnsi="Avenir Next Condensed Regular"/>
          <w:sz w:val="22"/>
          <w:szCs w:val="22"/>
        </w:rPr>
        <w:t>0%</w:t>
      </w:r>
      <w:r w:rsidR="00653A9E">
        <w:rPr>
          <w:rFonts w:ascii="Avenir Next Condensed Regular" w:hAnsi="Avenir Next Condensed Regular"/>
          <w:sz w:val="22"/>
          <w:szCs w:val="22"/>
        </w:rPr>
        <w:t>)</w:t>
      </w:r>
      <w:r w:rsidR="00653A9E" w:rsidRPr="00653A9E">
        <w:rPr>
          <w:rFonts w:ascii="Avenir Next Condensed Regular" w:hAnsi="Avenir Next Condensed Regular"/>
          <w:sz w:val="22"/>
          <w:szCs w:val="22"/>
        </w:rPr>
        <w:t xml:space="preserve"> of the total </w:t>
      </w:r>
      <w:r w:rsidR="00817971">
        <w:rPr>
          <w:rFonts w:ascii="Avenir Next Condensed Regular" w:hAnsi="Avenir Next Condensed Regular"/>
          <w:sz w:val="22"/>
          <w:szCs w:val="22"/>
        </w:rPr>
        <w:t>net</w:t>
      </w:r>
      <w:r w:rsidR="00653A9E" w:rsidRPr="00653A9E">
        <w:rPr>
          <w:rFonts w:ascii="Avenir Next Condensed Regular" w:hAnsi="Avenir Next Condensed Regular"/>
          <w:sz w:val="22"/>
          <w:szCs w:val="22"/>
        </w:rPr>
        <w:t xml:space="preserve"> profit </w:t>
      </w:r>
      <w:r w:rsidR="00817971">
        <w:rPr>
          <w:rFonts w:ascii="Avenir Next Condensed Regular" w:hAnsi="Avenir Next Condensed Regular"/>
          <w:sz w:val="22"/>
          <w:szCs w:val="22"/>
        </w:rPr>
        <w:t xml:space="preserve">(if any) </w:t>
      </w:r>
      <w:r w:rsidR="00653A9E" w:rsidRPr="00653A9E">
        <w:rPr>
          <w:rFonts w:ascii="Avenir Next Condensed Regular" w:hAnsi="Avenir Next Condensed Regular"/>
          <w:sz w:val="22"/>
          <w:szCs w:val="22"/>
        </w:rPr>
        <w:t>of the Company as dividend</w:t>
      </w:r>
      <w:r w:rsidR="00653A9E">
        <w:rPr>
          <w:rFonts w:ascii="Avenir Next Condensed Regular" w:hAnsi="Avenir Next Condensed Regular"/>
          <w:sz w:val="22"/>
          <w:szCs w:val="22"/>
        </w:rPr>
        <w:t>.</w:t>
      </w:r>
    </w:p>
    <w:p w14:paraId="4022568D" w14:textId="77777777" w:rsidR="00987052" w:rsidRPr="00987052" w:rsidRDefault="00987052">
      <w:pPr>
        <w:ind w:left="1134" w:hanging="1134"/>
        <w:jc w:val="both"/>
        <w:rPr>
          <w:rFonts w:ascii="Avenir Next Condensed Regular" w:hAnsi="Avenir Next Condensed Regular"/>
          <w:sz w:val="22"/>
          <w:szCs w:val="22"/>
        </w:rPr>
        <w:pPrChange w:id="444" w:author="Tania Johny" w:date="2015-07-29T15:55:00Z">
          <w:pPr>
            <w:jc w:val="both"/>
          </w:pPr>
        </w:pPrChange>
      </w:pPr>
    </w:p>
    <w:p w14:paraId="7BD8E3FE" w14:textId="06F59D18" w:rsidR="00987052" w:rsidRPr="00F232D0" w:rsidRDefault="00F232D0">
      <w:pPr>
        <w:pStyle w:val="ListParagraph"/>
        <w:numPr>
          <w:ilvl w:val="0"/>
          <w:numId w:val="5"/>
        </w:numPr>
        <w:ind w:left="1134" w:hanging="1134"/>
        <w:jc w:val="both"/>
        <w:rPr>
          <w:rFonts w:ascii="Avenir Next Condensed Regular" w:hAnsi="Avenir Next Condensed Regular"/>
          <w:b/>
          <w:sz w:val="22"/>
          <w:szCs w:val="22"/>
        </w:rPr>
        <w:pPrChange w:id="445" w:author="Tania Johny" w:date="2015-07-29T15:55:00Z">
          <w:pPr>
            <w:pStyle w:val="ListParagraph"/>
            <w:numPr>
              <w:numId w:val="5"/>
            </w:numPr>
            <w:ind w:left="360" w:hanging="360"/>
            <w:jc w:val="both"/>
          </w:pPr>
        </w:pPrChange>
      </w:pPr>
      <w:bookmarkStart w:id="446" w:name="_Ref299215385"/>
      <w:r w:rsidRPr="00F232D0">
        <w:rPr>
          <w:rFonts w:ascii="Avenir Next Condensed Regular" w:hAnsi="Avenir Next Condensed Regular"/>
          <w:b/>
          <w:sz w:val="22"/>
          <w:szCs w:val="22"/>
        </w:rPr>
        <w:t>Dealings with</w:t>
      </w:r>
      <w:del w:id="447" w:author="Tania Johny" w:date="2015-07-29T15:55:00Z">
        <w:r w:rsidRPr="00F232D0" w:rsidDel="009A569A">
          <w:rPr>
            <w:rFonts w:ascii="Avenir Next Condensed Regular" w:hAnsi="Avenir Next Condensed Regular"/>
            <w:b/>
            <w:sz w:val="22"/>
            <w:szCs w:val="22"/>
          </w:rPr>
          <w:delText>,</w:delText>
        </w:r>
      </w:del>
      <w:r w:rsidRPr="00F232D0">
        <w:rPr>
          <w:rFonts w:ascii="Avenir Next Condensed Regular" w:hAnsi="Avenir Next Condensed Regular"/>
          <w:b/>
          <w:sz w:val="22"/>
          <w:szCs w:val="22"/>
        </w:rPr>
        <w:t xml:space="preserve"> and Transfer of</w:t>
      </w:r>
      <w:del w:id="448" w:author="Tania Johny" w:date="2015-07-29T15:55:00Z">
        <w:r w:rsidRPr="00F232D0" w:rsidDel="009A569A">
          <w:rPr>
            <w:rFonts w:ascii="Avenir Next Condensed Regular" w:hAnsi="Avenir Next Condensed Regular"/>
            <w:b/>
            <w:sz w:val="22"/>
            <w:szCs w:val="22"/>
          </w:rPr>
          <w:delText>,</w:delText>
        </w:r>
      </w:del>
      <w:r w:rsidRPr="00F232D0">
        <w:rPr>
          <w:rFonts w:ascii="Avenir Next Condensed Regular" w:hAnsi="Avenir Next Condensed Regular"/>
          <w:b/>
          <w:sz w:val="22"/>
          <w:szCs w:val="22"/>
        </w:rPr>
        <w:t xml:space="preserve"> Shares</w:t>
      </w:r>
      <w:bookmarkEnd w:id="446"/>
    </w:p>
    <w:p w14:paraId="2E2C5FC8" w14:textId="10A55C55" w:rsidR="00F232D0" w:rsidRPr="00F232D0" w:rsidRDefault="00F232D0">
      <w:pPr>
        <w:ind w:left="1134" w:hanging="1134"/>
        <w:jc w:val="both"/>
        <w:rPr>
          <w:rFonts w:ascii="Avenir Next Condensed Regular" w:hAnsi="Avenir Next Condensed Regular"/>
          <w:sz w:val="22"/>
          <w:szCs w:val="22"/>
        </w:rPr>
        <w:pPrChange w:id="449" w:author="Tania Johny" w:date="2015-07-29T15:55:00Z">
          <w:pPr>
            <w:jc w:val="both"/>
          </w:pPr>
        </w:pPrChange>
      </w:pPr>
    </w:p>
    <w:p w14:paraId="77633C51" w14:textId="3466C278" w:rsidR="00F232D0" w:rsidRDefault="0018658D">
      <w:pPr>
        <w:pStyle w:val="ListParagraph"/>
        <w:numPr>
          <w:ilvl w:val="1"/>
          <w:numId w:val="5"/>
        </w:numPr>
        <w:ind w:left="1134" w:hanging="1134"/>
        <w:jc w:val="both"/>
        <w:rPr>
          <w:rFonts w:ascii="Avenir Next Condensed Regular" w:hAnsi="Avenir Next Condensed Regular"/>
          <w:sz w:val="22"/>
          <w:szCs w:val="22"/>
        </w:rPr>
        <w:pPrChange w:id="450" w:author="Tania Johny" w:date="2015-07-29T15:55:00Z">
          <w:pPr>
            <w:pStyle w:val="ListParagraph"/>
            <w:numPr>
              <w:ilvl w:val="1"/>
              <w:numId w:val="5"/>
            </w:numPr>
            <w:ind w:left="792" w:hanging="432"/>
            <w:jc w:val="both"/>
          </w:pPr>
        </w:pPrChange>
      </w:pPr>
      <w:bookmarkStart w:id="451" w:name="_Ref140671341"/>
      <w:r w:rsidRPr="0018658D">
        <w:rPr>
          <w:rFonts w:ascii="Avenir Next Condensed Regular" w:hAnsi="Avenir Next Condensed Regular"/>
          <w:sz w:val="22"/>
          <w:szCs w:val="22"/>
        </w:rPr>
        <w:t>Each of the Shareholders undertakes with the other that, during the continuance of this Agreement, it shall not</w:t>
      </w:r>
      <w:r w:rsidR="002A5702">
        <w:rPr>
          <w:rFonts w:ascii="Avenir Next Condensed Regular" w:hAnsi="Avenir Next Condensed Regular"/>
          <w:sz w:val="22"/>
          <w:szCs w:val="22"/>
        </w:rPr>
        <w:t xml:space="preserve"> </w:t>
      </w:r>
      <w:r w:rsidR="002A5702" w:rsidRPr="002A5702">
        <w:rPr>
          <w:rFonts w:ascii="Avenir Next Condensed Regular" w:hAnsi="Avenir Next Condensed Regular"/>
          <w:sz w:val="22"/>
          <w:szCs w:val="22"/>
        </w:rPr>
        <w:t>other than, in each such case, with the consent in writing of the other Shareholder</w:t>
      </w:r>
      <w:r w:rsidR="00B91B73">
        <w:rPr>
          <w:rFonts w:ascii="Avenir Next Condensed Regular" w:hAnsi="Avenir Next Condensed Regular"/>
          <w:sz w:val="22"/>
          <w:szCs w:val="22"/>
        </w:rPr>
        <w:t>s</w:t>
      </w:r>
      <w:r w:rsidR="002A5702" w:rsidRPr="002A5702">
        <w:rPr>
          <w:rFonts w:ascii="Avenir Next Condensed Regular" w:hAnsi="Avenir Next Condensed Regular"/>
          <w:sz w:val="22"/>
          <w:szCs w:val="22"/>
        </w:rPr>
        <w:t xml:space="preserve"> or in accordance with this Agreement</w:t>
      </w:r>
      <w:r w:rsidRPr="0018658D">
        <w:rPr>
          <w:rFonts w:ascii="Avenir Next Condensed Regular" w:hAnsi="Avenir Next Condensed Regular"/>
          <w:sz w:val="22"/>
          <w:szCs w:val="22"/>
        </w:rPr>
        <w:t>:</w:t>
      </w:r>
      <w:bookmarkEnd w:id="451"/>
    </w:p>
    <w:p w14:paraId="3EB1B0A7" w14:textId="6BCB9DBF" w:rsidR="0018658D" w:rsidRPr="0018658D" w:rsidRDefault="0018658D" w:rsidP="0018658D">
      <w:pPr>
        <w:jc w:val="both"/>
        <w:rPr>
          <w:rFonts w:ascii="Avenir Next Condensed Regular" w:hAnsi="Avenir Next Condensed Regular"/>
          <w:sz w:val="22"/>
          <w:szCs w:val="22"/>
        </w:rPr>
      </w:pPr>
    </w:p>
    <w:p w14:paraId="41D2CCD6" w14:textId="47C73602" w:rsidR="0018658D" w:rsidRDefault="002A5702">
      <w:pPr>
        <w:pStyle w:val="ListParagraph"/>
        <w:numPr>
          <w:ilvl w:val="2"/>
          <w:numId w:val="5"/>
        </w:numPr>
        <w:ind w:left="1134" w:hanging="1134"/>
        <w:jc w:val="both"/>
        <w:rPr>
          <w:rFonts w:ascii="Avenir Next Condensed Regular" w:hAnsi="Avenir Next Condensed Regular"/>
          <w:sz w:val="22"/>
          <w:szCs w:val="22"/>
        </w:rPr>
        <w:pPrChange w:id="452" w:author="Tania Johny" w:date="2015-07-29T15:58:00Z">
          <w:pPr>
            <w:pStyle w:val="ListParagraph"/>
            <w:numPr>
              <w:ilvl w:val="2"/>
              <w:numId w:val="5"/>
            </w:numPr>
            <w:ind w:left="1224" w:hanging="504"/>
            <w:jc w:val="both"/>
          </w:pPr>
        </w:pPrChange>
      </w:pPr>
      <w:bookmarkStart w:id="453" w:name="_Ref299212198"/>
      <w:r w:rsidRPr="002A5702">
        <w:rPr>
          <w:rFonts w:ascii="Avenir Next Condensed Regular" w:hAnsi="Avenir Next Condensed Regular"/>
          <w:sz w:val="22"/>
          <w:szCs w:val="22"/>
        </w:rPr>
        <w:t>mortgage (whether by way of fixed or floating charge), pledge or otherwise encumber its legal or beneficial interest in all or any of its Shares</w:t>
      </w:r>
      <w:r>
        <w:rPr>
          <w:rFonts w:ascii="Avenir Next Condensed Regular" w:hAnsi="Avenir Next Condensed Regular"/>
          <w:sz w:val="22"/>
          <w:szCs w:val="22"/>
        </w:rPr>
        <w:t>;</w:t>
      </w:r>
      <w:bookmarkEnd w:id="453"/>
    </w:p>
    <w:p w14:paraId="2F00ABAF" w14:textId="00211168" w:rsidR="002A5702" w:rsidRPr="002A5702" w:rsidRDefault="002A5702">
      <w:pPr>
        <w:ind w:left="1134" w:hanging="1134"/>
        <w:jc w:val="both"/>
        <w:rPr>
          <w:rFonts w:ascii="Avenir Next Condensed Regular" w:hAnsi="Avenir Next Condensed Regular"/>
          <w:sz w:val="22"/>
          <w:szCs w:val="22"/>
        </w:rPr>
        <w:pPrChange w:id="454" w:author="Tania Johny" w:date="2015-07-29T15:58:00Z">
          <w:pPr>
            <w:jc w:val="both"/>
          </w:pPr>
        </w:pPrChange>
      </w:pPr>
    </w:p>
    <w:p w14:paraId="406FD7F9" w14:textId="3776DDA1" w:rsidR="002A5702" w:rsidRDefault="002A5702">
      <w:pPr>
        <w:pStyle w:val="ListParagraph"/>
        <w:numPr>
          <w:ilvl w:val="2"/>
          <w:numId w:val="5"/>
        </w:numPr>
        <w:ind w:left="1134" w:hanging="1134"/>
        <w:jc w:val="both"/>
        <w:rPr>
          <w:rFonts w:ascii="Avenir Next Condensed Regular" w:hAnsi="Avenir Next Condensed Regular"/>
          <w:sz w:val="22"/>
          <w:szCs w:val="22"/>
        </w:rPr>
        <w:pPrChange w:id="455" w:author="Tania Johny" w:date="2015-07-29T15:58:00Z">
          <w:pPr>
            <w:pStyle w:val="ListParagraph"/>
            <w:numPr>
              <w:ilvl w:val="2"/>
              <w:numId w:val="5"/>
            </w:numPr>
            <w:ind w:left="1224" w:hanging="504"/>
            <w:jc w:val="both"/>
          </w:pPr>
        </w:pPrChange>
      </w:pPr>
      <w:r w:rsidRPr="002A5702">
        <w:rPr>
          <w:rFonts w:ascii="Avenir Next Condensed Regular" w:hAnsi="Avenir Next Condensed Regular"/>
          <w:sz w:val="22"/>
          <w:szCs w:val="22"/>
        </w:rPr>
        <w:t>sell, transfer or otherwise dispose of all or any of its Shares or any legal or beneficial interest in them or assign or otherwise purport to deal with them or with any interest in them;</w:t>
      </w:r>
    </w:p>
    <w:p w14:paraId="6CB7DD92" w14:textId="77777777" w:rsidR="002A5702" w:rsidRPr="002A5702" w:rsidRDefault="002A5702">
      <w:pPr>
        <w:ind w:left="1134" w:hanging="1134"/>
        <w:jc w:val="both"/>
        <w:rPr>
          <w:rFonts w:ascii="Avenir Next Condensed Regular" w:hAnsi="Avenir Next Condensed Regular"/>
          <w:sz w:val="22"/>
          <w:szCs w:val="22"/>
        </w:rPr>
        <w:pPrChange w:id="456" w:author="Tania Johny" w:date="2015-07-29T15:58:00Z">
          <w:pPr>
            <w:jc w:val="both"/>
          </w:pPr>
        </w:pPrChange>
      </w:pPr>
    </w:p>
    <w:p w14:paraId="2382D1D0" w14:textId="30622D76" w:rsidR="002A5702" w:rsidRDefault="002A5702">
      <w:pPr>
        <w:pStyle w:val="ListParagraph"/>
        <w:numPr>
          <w:ilvl w:val="2"/>
          <w:numId w:val="5"/>
        </w:numPr>
        <w:ind w:left="1134" w:hanging="1134"/>
        <w:jc w:val="both"/>
        <w:rPr>
          <w:rFonts w:ascii="Avenir Next Condensed Regular" w:hAnsi="Avenir Next Condensed Regular"/>
          <w:sz w:val="22"/>
          <w:szCs w:val="22"/>
        </w:rPr>
        <w:pPrChange w:id="457" w:author="Tania Johny" w:date="2015-07-29T15:58:00Z">
          <w:pPr>
            <w:pStyle w:val="ListParagraph"/>
            <w:numPr>
              <w:ilvl w:val="2"/>
              <w:numId w:val="5"/>
            </w:numPr>
            <w:ind w:left="1224" w:hanging="504"/>
            <w:jc w:val="both"/>
          </w:pPr>
        </w:pPrChange>
      </w:pPr>
      <w:r w:rsidRPr="002A5702">
        <w:rPr>
          <w:rFonts w:ascii="Avenir Next Condensed Regular" w:hAnsi="Avenir Next Condensed Regular"/>
          <w:sz w:val="22"/>
          <w:szCs w:val="22"/>
        </w:rPr>
        <w:t>enter any agreement with respect to the voting rights attached to all or any of its Shares other than this Agreement; or</w:t>
      </w:r>
    </w:p>
    <w:p w14:paraId="7BDE4EE7" w14:textId="77777777" w:rsidR="002A5702" w:rsidRPr="002A5702" w:rsidRDefault="002A5702">
      <w:pPr>
        <w:ind w:left="1134" w:hanging="1134"/>
        <w:jc w:val="both"/>
        <w:rPr>
          <w:rFonts w:ascii="Avenir Next Condensed Regular" w:hAnsi="Avenir Next Condensed Regular"/>
          <w:sz w:val="22"/>
          <w:szCs w:val="22"/>
        </w:rPr>
        <w:pPrChange w:id="458" w:author="Tania Johny" w:date="2015-07-29T15:58:00Z">
          <w:pPr>
            <w:jc w:val="both"/>
          </w:pPr>
        </w:pPrChange>
      </w:pPr>
    </w:p>
    <w:p w14:paraId="07845C87" w14:textId="20910446" w:rsidR="002A5702" w:rsidRDefault="002A5702">
      <w:pPr>
        <w:pStyle w:val="ListParagraph"/>
        <w:numPr>
          <w:ilvl w:val="2"/>
          <w:numId w:val="5"/>
        </w:numPr>
        <w:ind w:left="1134" w:hanging="1134"/>
        <w:jc w:val="both"/>
        <w:rPr>
          <w:rFonts w:ascii="Avenir Next Condensed Regular" w:hAnsi="Avenir Next Condensed Regular"/>
          <w:sz w:val="22"/>
          <w:szCs w:val="22"/>
        </w:rPr>
        <w:pPrChange w:id="459" w:author="Tania Johny" w:date="2015-07-29T15:58:00Z">
          <w:pPr>
            <w:pStyle w:val="ListParagraph"/>
            <w:numPr>
              <w:ilvl w:val="2"/>
              <w:numId w:val="5"/>
            </w:numPr>
            <w:ind w:left="1224" w:hanging="504"/>
            <w:jc w:val="both"/>
          </w:pPr>
        </w:pPrChange>
      </w:pPr>
      <w:bookmarkStart w:id="460" w:name="_Ref261510937"/>
      <w:bookmarkStart w:id="461" w:name="_Ref299212245"/>
      <w:proofErr w:type="gramStart"/>
      <w:r w:rsidRPr="002A5702">
        <w:rPr>
          <w:rFonts w:ascii="Avenir Next Condensed Regular" w:hAnsi="Avenir Next Condensed Regular"/>
          <w:sz w:val="22"/>
          <w:szCs w:val="22"/>
        </w:rPr>
        <w:t>agree</w:t>
      </w:r>
      <w:proofErr w:type="gramEnd"/>
      <w:r w:rsidRPr="002A5702">
        <w:rPr>
          <w:rFonts w:ascii="Avenir Next Condensed Regular" w:hAnsi="Avenir Next Condensed Regular"/>
          <w:sz w:val="22"/>
          <w:szCs w:val="22"/>
        </w:rPr>
        <w:t>, whether conditionally or otherwise, to do any of the foregoing</w:t>
      </w:r>
      <w:bookmarkEnd w:id="460"/>
      <w:r>
        <w:rPr>
          <w:rFonts w:ascii="Avenir Next Condensed Regular" w:hAnsi="Avenir Next Condensed Regular"/>
          <w:sz w:val="22"/>
          <w:szCs w:val="22"/>
        </w:rPr>
        <w:t>.</w:t>
      </w:r>
      <w:bookmarkEnd w:id="461"/>
    </w:p>
    <w:p w14:paraId="22F09B28" w14:textId="77777777" w:rsidR="002A5702" w:rsidRPr="002A5702" w:rsidRDefault="002A5702">
      <w:pPr>
        <w:ind w:left="1134" w:hanging="1134"/>
        <w:jc w:val="both"/>
        <w:rPr>
          <w:rFonts w:ascii="Avenir Next Condensed Regular" w:hAnsi="Avenir Next Condensed Regular"/>
          <w:sz w:val="22"/>
          <w:szCs w:val="22"/>
        </w:rPr>
        <w:pPrChange w:id="462" w:author="Tania Johny" w:date="2015-07-29T15:58:00Z">
          <w:pPr>
            <w:jc w:val="both"/>
          </w:pPr>
        </w:pPrChange>
      </w:pPr>
    </w:p>
    <w:p w14:paraId="20C6342F" w14:textId="513D4960" w:rsidR="002A5702" w:rsidRDefault="007C29F2">
      <w:pPr>
        <w:pStyle w:val="ListParagraph"/>
        <w:numPr>
          <w:ilvl w:val="1"/>
          <w:numId w:val="5"/>
        </w:numPr>
        <w:ind w:left="1134" w:hanging="1134"/>
        <w:jc w:val="both"/>
        <w:rPr>
          <w:rFonts w:ascii="Avenir Next Condensed Regular" w:hAnsi="Avenir Next Condensed Regular"/>
          <w:sz w:val="22"/>
          <w:szCs w:val="22"/>
        </w:rPr>
        <w:pPrChange w:id="463" w:author="Tania Johny" w:date="2015-07-29T15:58:00Z">
          <w:pPr>
            <w:pStyle w:val="ListParagraph"/>
            <w:numPr>
              <w:ilvl w:val="1"/>
              <w:numId w:val="5"/>
            </w:numPr>
            <w:ind w:left="792" w:hanging="432"/>
            <w:jc w:val="both"/>
          </w:pPr>
        </w:pPrChange>
      </w:pPr>
      <w:r w:rsidRPr="007C29F2">
        <w:rPr>
          <w:rFonts w:ascii="Avenir Next Condensed Regular" w:hAnsi="Avenir Next Condensed Regular"/>
          <w:sz w:val="22"/>
          <w:szCs w:val="22"/>
        </w:rPr>
        <w:t>Nothing in clause</w:t>
      </w:r>
      <w:r w:rsidR="00B91B73">
        <w:rPr>
          <w:rFonts w:ascii="Avenir Next Condensed Regular" w:hAnsi="Avenir Next Condensed Regular"/>
          <w:sz w:val="22"/>
          <w:szCs w:val="22"/>
        </w:rPr>
        <w:t xml:space="preserve"> </w:t>
      </w:r>
      <w:r w:rsidR="00B91B73">
        <w:rPr>
          <w:rFonts w:ascii="Avenir Next Condensed Regular" w:hAnsi="Avenir Next Condensed Regular"/>
          <w:sz w:val="22"/>
          <w:szCs w:val="22"/>
        </w:rPr>
        <w:fldChar w:fldCharType="begin"/>
      </w:r>
      <w:r w:rsidR="00B91B73">
        <w:rPr>
          <w:rFonts w:ascii="Avenir Next Condensed Regular" w:hAnsi="Avenir Next Condensed Regular"/>
          <w:sz w:val="22"/>
          <w:szCs w:val="22"/>
        </w:rPr>
        <w:instrText xml:space="preserve"> REF _Ref299215385 \r \h </w:instrText>
      </w:r>
      <w:r w:rsidR="00B91B73">
        <w:rPr>
          <w:rFonts w:ascii="Avenir Next Condensed Regular" w:hAnsi="Avenir Next Condensed Regular"/>
          <w:sz w:val="22"/>
          <w:szCs w:val="22"/>
        </w:rPr>
      </w:r>
      <w:r w:rsidR="00B91B73">
        <w:rPr>
          <w:rFonts w:ascii="Avenir Next Condensed Regular" w:hAnsi="Avenir Next Condensed Regular"/>
          <w:sz w:val="22"/>
          <w:szCs w:val="22"/>
        </w:rPr>
        <w:fldChar w:fldCharType="separate"/>
      </w:r>
      <w:r w:rsidR="00B91B73">
        <w:rPr>
          <w:rFonts w:ascii="Avenir Next Condensed Regular" w:hAnsi="Avenir Next Condensed Regular"/>
          <w:sz w:val="22"/>
          <w:szCs w:val="22"/>
        </w:rPr>
        <w:t>11</w:t>
      </w:r>
      <w:r w:rsidR="00B91B73">
        <w:rPr>
          <w:rFonts w:ascii="Avenir Next Condensed Regular" w:hAnsi="Avenir Next Condensed Regular"/>
          <w:sz w:val="22"/>
          <w:szCs w:val="22"/>
        </w:rPr>
        <w:fldChar w:fldCharType="end"/>
      </w:r>
      <w:r w:rsidRPr="007C29F2">
        <w:rPr>
          <w:rFonts w:ascii="Avenir Next Condensed Regular" w:hAnsi="Avenir Next Condensed Regular"/>
          <w:sz w:val="22"/>
          <w:szCs w:val="22"/>
        </w:rPr>
        <w:t xml:space="preserve"> shall preve</w:t>
      </w:r>
      <w:r>
        <w:rPr>
          <w:rFonts w:ascii="Avenir Next Condensed Regular" w:hAnsi="Avenir Next Condensed Regular"/>
          <w:sz w:val="22"/>
          <w:szCs w:val="22"/>
        </w:rPr>
        <w:t>nt:</w:t>
      </w:r>
    </w:p>
    <w:p w14:paraId="5E7E3E5E" w14:textId="53157BA5" w:rsidR="007C29F2" w:rsidRPr="007C29F2" w:rsidRDefault="007C29F2">
      <w:pPr>
        <w:ind w:left="1134" w:hanging="1134"/>
        <w:jc w:val="both"/>
        <w:rPr>
          <w:rFonts w:ascii="Avenir Next Condensed Regular" w:hAnsi="Avenir Next Condensed Regular"/>
          <w:sz w:val="22"/>
          <w:szCs w:val="22"/>
        </w:rPr>
        <w:pPrChange w:id="464" w:author="Tania Johny" w:date="2015-07-29T15:58:00Z">
          <w:pPr>
            <w:jc w:val="both"/>
          </w:pPr>
        </w:pPrChange>
      </w:pPr>
    </w:p>
    <w:p w14:paraId="1CD2A022" w14:textId="647C99E3" w:rsidR="007C29F2" w:rsidRDefault="00E1348A">
      <w:pPr>
        <w:pStyle w:val="ListParagraph"/>
        <w:numPr>
          <w:ilvl w:val="2"/>
          <w:numId w:val="5"/>
        </w:numPr>
        <w:ind w:left="1134" w:hanging="1134"/>
        <w:jc w:val="both"/>
        <w:rPr>
          <w:rFonts w:ascii="Avenir Next Condensed Regular" w:hAnsi="Avenir Next Condensed Regular"/>
          <w:sz w:val="22"/>
          <w:szCs w:val="22"/>
        </w:rPr>
        <w:pPrChange w:id="465" w:author="Tania Johny" w:date="2015-07-29T15:58:00Z">
          <w:pPr>
            <w:pStyle w:val="ListParagraph"/>
            <w:numPr>
              <w:ilvl w:val="2"/>
              <w:numId w:val="5"/>
            </w:numPr>
            <w:ind w:left="1224" w:hanging="504"/>
            <w:jc w:val="both"/>
          </w:pPr>
        </w:pPrChange>
      </w:pPr>
      <w:proofErr w:type="gramStart"/>
      <w:r w:rsidRPr="00E1348A">
        <w:rPr>
          <w:rFonts w:ascii="Avenir Next Condensed Regular" w:hAnsi="Avenir Next Condensed Regular"/>
          <w:sz w:val="22"/>
          <w:szCs w:val="22"/>
        </w:rPr>
        <w:t>a</w:t>
      </w:r>
      <w:proofErr w:type="gramEnd"/>
      <w:r w:rsidRPr="00E1348A">
        <w:rPr>
          <w:rFonts w:ascii="Avenir Next Condensed Regular" w:hAnsi="Avenir Next Condensed Regular"/>
          <w:sz w:val="22"/>
          <w:szCs w:val="22"/>
        </w:rPr>
        <w:t xml:space="preserve"> Shareholder transferring Share</w:t>
      </w:r>
      <w:r>
        <w:rPr>
          <w:rFonts w:ascii="Avenir Next Condensed Regular" w:hAnsi="Avenir Next Condensed Regular"/>
          <w:sz w:val="22"/>
          <w:szCs w:val="22"/>
        </w:rPr>
        <w:t xml:space="preserve">s </w:t>
      </w:r>
      <w:r w:rsidRPr="00E1348A">
        <w:rPr>
          <w:rFonts w:ascii="Avenir Next Condensed Regular" w:hAnsi="Avenir Next Condensed Regular"/>
          <w:sz w:val="22"/>
          <w:szCs w:val="22"/>
        </w:rPr>
        <w:t xml:space="preserve">pursuant to this </w:t>
      </w:r>
      <w:r w:rsidR="003627C4" w:rsidRPr="007C29F2">
        <w:rPr>
          <w:rFonts w:ascii="Avenir Next Condensed Regular" w:hAnsi="Avenir Next Condensed Regular"/>
          <w:sz w:val="22"/>
          <w:szCs w:val="22"/>
        </w:rPr>
        <w:t>clause</w:t>
      </w:r>
      <w:r w:rsidR="003627C4">
        <w:rPr>
          <w:rFonts w:ascii="Avenir Next Condensed Regular" w:hAnsi="Avenir Next Condensed Regular"/>
          <w:sz w:val="22"/>
          <w:szCs w:val="22"/>
        </w:rPr>
        <w:t xml:space="preserve"> </w:t>
      </w:r>
      <w:r w:rsidR="003627C4">
        <w:rPr>
          <w:rFonts w:ascii="Avenir Next Condensed Regular" w:hAnsi="Avenir Next Condensed Regular"/>
          <w:sz w:val="22"/>
          <w:szCs w:val="22"/>
        </w:rPr>
        <w:fldChar w:fldCharType="begin"/>
      </w:r>
      <w:r w:rsidR="003627C4">
        <w:rPr>
          <w:rFonts w:ascii="Avenir Next Condensed Regular" w:hAnsi="Avenir Next Condensed Regular"/>
          <w:sz w:val="22"/>
          <w:szCs w:val="22"/>
        </w:rPr>
        <w:instrText xml:space="preserve"> REF _Ref299215385 \r \h </w:instrText>
      </w:r>
      <w:r w:rsidR="003627C4">
        <w:rPr>
          <w:rFonts w:ascii="Avenir Next Condensed Regular" w:hAnsi="Avenir Next Condensed Regular"/>
          <w:sz w:val="22"/>
          <w:szCs w:val="22"/>
        </w:rPr>
      </w:r>
      <w:r w:rsidR="003627C4">
        <w:rPr>
          <w:rFonts w:ascii="Avenir Next Condensed Regular" w:hAnsi="Avenir Next Condensed Regular"/>
          <w:sz w:val="22"/>
          <w:szCs w:val="22"/>
        </w:rPr>
        <w:fldChar w:fldCharType="separate"/>
      </w:r>
      <w:r w:rsidR="003627C4">
        <w:rPr>
          <w:rFonts w:ascii="Avenir Next Condensed Regular" w:hAnsi="Avenir Next Condensed Regular"/>
          <w:sz w:val="22"/>
          <w:szCs w:val="22"/>
        </w:rPr>
        <w:t>11</w:t>
      </w:r>
      <w:r w:rsidR="003627C4">
        <w:rPr>
          <w:rFonts w:ascii="Avenir Next Condensed Regular" w:hAnsi="Avenir Next Condensed Regular"/>
          <w:sz w:val="22"/>
          <w:szCs w:val="22"/>
        </w:rPr>
        <w:fldChar w:fldCharType="end"/>
      </w:r>
      <w:r w:rsidR="003627C4" w:rsidRPr="007C29F2">
        <w:rPr>
          <w:rFonts w:ascii="Avenir Next Condensed Regular" w:hAnsi="Avenir Next Condensed Regular"/>
          <w:sz w:val="22"/>
          <w:szCs w:val="22"/>
        </w:rPr>
        <w:t xml:space="preserve"> </w:t>
      </w:r>
      <w:r w:rsidRPr="00E1348A">
        <w:rPr>
          <w:rFonts w:ascii="Avenir Next Condensed Regular" w:hAnsi="Avenir Next Condensed Regular"/>
          <w:sz w:val="22"/>
          <w:szCs w:val="22"/>
        </w:rPr>
        <w:t>or clause</w:t>
      </w:r>
      <w:r w:rsidR="003627C4">
        <w:rPr>
          <w:rFonts w:ascii="Avenir Next Condensed Regular" w:hAnsi="Avenir Next Condensed Regular"/>
          <w:sz w:val="22"/>
          <w:szCs w:val="22"/>
        </w:rPr>
        <w:t xml:space="preserve"> </w:t>
      </w:r>
      <w:r w:rsidR="003627C4">
        <w:rPr>
          <w:rFonts w:ascii="Avenir Next Condensed Regular" w:hAnsi="Avenir Next Condensed Regular"/>
          <w:sz w:val="22"/>
          <w:szCs w:val="22"/>
        </w:rPr>
        <w:fldChar w:fldCharType="begin"/>
      </w:r>
      <w:r w:rsidR="003627C4">
        <w:rPr>
          <w:rFonts w:ascii="Avenir Next Condensed Regular" w:hAnsi="Avenir Next Condensed Regular"/>
          <w:sz w:val="22"/>
          <w:szCs w:val="22"/>
        </w:rPr>
        <w:instrText xml:space="preserve"> REF _Ref299215467 \r \h </w:instrText>
      </w:r>
      <w:r w:rsidR="003627C4">
        <w:rPr>
          <w:rFonts w:ascii="Avenir Next Condensed Regular" w:hAnsi="Avenir Next Condensed Regular"/>
          <w:sz w:val="22"/>
          <w:szCs w:val="22"/>
        </w:rPr>
      </w:r>
      <w:r w:rsidR="003627C4">
        <w:rPr>
          <w:rFonts w:ascii="Avenir Next Condensed Regular" w:hAnsi="Avenir Next Condensed Regular"/>
          <w:sz w:val="22"/>
          <w:szCs w:val="22"/>
        </w:rPr>
        <w:fldChar w:fldCharType="separate"/>
      </w:r>
      <w:r w:rsidR="003627C4">
        <w:rPr>
          <w:rFonts w:ascii="Avenir Next Condensed Regular" w:hAnsi="Avenir Next Condensed Regular"/>
          <w:sz w:val="22"/>
          <w:szCs w:val="22"/>
        </w:rPr>
        <w:t>13</w:t>
      </w:r>
      <w:r w:rsidR="003627C4">
        <w:rPr>
          <w:rFonts w:ascii="Avenir Next Condensed Regular" w:hAnsi="Avenir Next Condensed Regular"/>
          <w:sz w:val="22"/>
          <w:szCs w:val="22"/>
        </w:rPr>
        <w:fldChar w:fldCharType="end"/>
      </w:r>
      <w:r w:rsidRPr="00E1348A">
        <w:rPr>
          <w:rFonts w:ascii="Avenir Next Condensed Regular" w:hAnsi="Avenir Next Condensed Regular"/>
          <w:sz w:val="22"/>
          <w:szCs w:val="22"/>
        </w:rPr>
        <w:t>;</w:t>
      </w:r>
    </w:p>
    <w:p w14:paraId="18086354" w14:textId="790C0C40" w:rsidR="00E1348A" w:rsidRPr="00E1348A" w:rsidRDefault="00E1348A">
      <w:pPr>
        <w:ind w:left="1134" w:hanging="1134"/>
        <w:jc w:val="both"/>
        <w:rPr>
          <w:rFonts w:ascii="Avenir Next Condensed Regular" w:hAnsi="Avenir Next Condensed Regular"/>
          <w:sz w:val="22"/>
          <w:szCs w:val="22"/>
        </w:rPr>
        <w:pPrChange w:id="466" w:author="Tania Johny" w:date="2015-07-29T15:58:00Z">
          <w:pPr>
            <w:jc w:val="both"/>
          </w:pPr>
        </w:pPrChange>
      </w:pPr>
    </w:p>
    <w:p w14:paraId="14D75B12" w14:textId="3A84B87C" w:rsidR="00E1348A" w:rsidRDefault="00521A3E">
      <w:pPr>
        <w:pStyle w:val="ListParagraph"/>
        <w:numPr>
          <w:ilvl w:val="2"/>
          <w:numId w:val="5"/>
        </w:numPr>
        <w:ind w:left="1134" w:hanging="1134"/>
        <w:jc w:val="both"/>
        <w:rPr>
          <w:rFonts w:ascii="Avenir Next Condensed Regular" w:hAnsi="Avenir Next Condensed Regular"/>
          <w:sz w:val="22"/>
          <w:szCs w:val="22"/>
        </w:rPr>
        <w:pPrChange w:id="467" w:author="Tania Johny" w:date="2015-07-29T15:58:00Z">
          <w:pPr>
            <w:pStyle w:val="ListParagraph"/>
            <w:numPr>
              <w:ilvl w:val="2"/>
              <w:numId w:val="5"/>
            </w:numPr>
            <w:ind w:left="1224" w:hanging="504"/>
            <w:jc w:val="both"/>
          </w:pPr>
        </w:pPrChange>
      </w:pPr>
      <w:r w:rsidRPr="00521A3E">
        <w:rPr>
          <w:rFonts w:ascii="Avenir Next Condensed Regular" w:hAnsi="Avenir Next Condensed Regular"/>
          <w:sz w:val="22"/>
          <w:szCs w:val="22"/>
        </w:rPr>
        <w:t>a Shareholder from transferring all (but not some only) of its Share</w:t>
      </w:r>
      <w:r>
        <w:rPr>
          <w:rFonts w:ascii="Avenir Next Condensed Regular" w:hAnsi="Avenir Next Condensed Regular"/>
          <w:sz w:val="22"/>
          <w:szCs w:val="22"/>
        </w:rPr>
        <w:t xml:space="preserve">s </w:t>
      </w:r>
      <w:r w:rsidRPr="00521A3E">
        <w:rPr>
          <w:rFonts w:ascii="Avenir Next Condensed Regular" w:hAnsi="Avenir Next Condensed Regular"/>
          <w:sz w:val="22"/>
          <w:szCs w:val="22"/>
        </w:rPr>
        <w:t xml:space="preserve">to a </w:t>
      </w:r>
      <w:r>
        <w:rPr>
          <w:rFonts w:ascii="Avenir Next Condensed Regular" w:hAnsi="Avenir Next Condensed Regular"/>
          <w:sz w:val="22"/>
          <w:szCs w:val="22"/>
        </w:rPr>
        <w:t>Related Company</w:t>
      </w:r>
      <w:r w:rsidRPr="00521A3E">
        <w:rPr>
          <w:rFonts w:ascii="Avenir Next Condensed Regular" w:hAnsi="Avenir Next Condensed Regular"/>
          <w:sz w:val="22"/>
          <w:szCs w:val="22"/>
        </w:rPr>
        <w:t xml:space="preserve"> provided that:</w:t>
      </w:r>
    </w:p>
    <w:p w14:paraId="56A6BC60" w14:textId="77777777" w:rsidR="00521A3E" w:rsidRPr="00521A3E" w:rsidRDefault="00521A3E">
      <w:pPr>
        <w:ind w:left="1134" w:hanging="1134"/>
        <w:jc w:val="both"/>
        <w:rPr>
          <w:rFonts w:ascii="Avenir Next Condensed Regular" w:hAnsi="Avenir Next Condensed Regular"/>
          <w:sz w:val="22"/>
          <w:szCs w:val="22"/>
        </w:rPr>
        <w:pPrChange w:id="468" w:author="Tania Johny" w:date="2015-07-29T15:58:00Z">
          <w:pPr>
            <w:jc w:val="both"/>
          </w:pPr>
        </w:pPrChange>
      </w:pPr>
    </w:p>
    <w:p w14:paraId="10A64B63" w14:textId="1B785340" w:rsidR="00521A3E" w:rsidRDefault="00F34861">
      <w:pPr>
        <w:pStyle w:val="ListParagraph"/>
        <w:numPr>
          <w:ilvl w:val="3"/>
          <w:numId w:val="5"/>
        </w:numPr>
        <w:ind w:left="1134" w:hanging="1134"/>
        <w:jc w:val="both"/>
        <w:rPr>
          <w:rFonts w:ascii="Avenir Next Condensed Regular" w:hAnsi="Avenir Next Condensed Regular"/>
          <w:sz w:val="22"/>
          <w:szCs w:val="22"/>
        </w:rPr>
        <w:pPrChange w:id="469" w:author="Tania Johny" w:date="2015-07-29T15:58:00Z">
          <w:pPr>
            <w:pStyle w:val="ListParagraph"/>
            <w:numPr>
              <w:ilvl w:val="3"/>
              <w:numId w:val="5"/>
            </w:numPr>
            <w:ind w:left="1728" w:hanging="648"/>
            <w:jc w:val="both"/>
          </w:pPr>
        </w:pPrChange>
      </w:pPr>
      <w:r w:rsidRPr="00F34861">
        <w:rPr>
          <w:rFonts w:ascii="Avenir Next Condensed Regular" w:hAnsi="Avenir Next Condensed Regular"/>
          <w:sz w:val="22"/>
          <w:szCs w:val="22"/>
        </w:rPr>
        <w:t xml:space="preserve">the </w:t>
      </w:r>
      <w:r w:rsidRPr="005C0185">
        <w:rPr>
          <w:rFonts w:ascii="Avenir Next Condensed Regular" w:hAnsi="Avenir Next Condensed Regular"/>
          <w:sz w:val="22"/>
          <w:szCs w:val="22"/>
        </w:rPr>
        <w:t>Completion Conditions</w:t>
      </w:r>
      <w:r w:rsidRPr="00F34861">
        <w:rPr>
          <w:rFonts w:ascii="Avenir Next Condensed Regular" w:hAnsi="Avenir Next Condensed Regular"/>
          <w:sz w:val="22"/>
          <w:szCs w:val="22"/>
        </w:rPr>
        <w:t xml:space="preserve"> shall have been satisfied or the non-transferring Shareholder has waived the Completion Conditions in writing;</w:t>
      </w:r>
    </w:p>
    <w:p w14:paraId="17568337" w14:textId="66C73BB5" w:rsidR="00F34861" w:rsidRPr="00F34861" w:rsidRDefault="00F34861">
      <w:pPr>
        <w:ind w:left="1134" w:hanging="1134"/>
        <w:jc w:val="both"/>
        <w:rPr>
          <w:rFonts w:ascii="Avenir Next Condensed Regular" w:hAnsi="Avenir Next Condensed Regular"/>
          <w:sz w:val="22"/>
          <w:szCs w:val="22"/>
        </w:rPr>
        <w:pPrChange w:id="470" w:author="Tania Johny" w:date="2015-07-29T15:58:00Z">
          <w:pPr>
            <w:jc w:val="both"/>
          </w:pPr>
        </w:pPrChange>
      </w:pPr>
    </w:p>
    <w:p w14:paraId="6CF49D22" w14:textId="7A235A2C" w:rsidR="00F34861" w:rsidRDefault="008206F5">
      <w:pPr>
        <w:pStyle w:val="ListParagraph"/>
        <w:numPr>
          <w:ilvl w:val="3"/>
          <w:numId w:val="5"/>
        </w:numPr>
        <w:ind w:left="1134" w:hanging="1134"/>
        <w:jc w:val="both"/>
        <w:rPr>
          <w:rFonts w:ascii="Avenir Next Condensed Regular" w:hAnsi="Avenir Next Condensed Regular"/>
          <w:sz w:val="22"/>
          <w:szCs w:val="22"/>
        </w:rPr>
        <w:pPrChange w:id="471" w:author="Tania Johny" w:date="2015-07-29T15:58:00Z">
          <w:pPr>
            <w:pStyle w:val="ListParagraph"/>
            <w:numPr>
              <w:ilvl w:val="3"/>
              <w:numId w:val="5"/>
            </w:numPr>
            <w:ind w:left="1728" w:hanging="648"/>
            <w:jc w:val="both"/>
          </w:pPr>
        </w:pPrChange>
      </w:pPr>
      <w:r w:rsidRPr="008206F5">
        <w:rPr>
          <w:rFonts w:ascii="Avenir Next Condensed Regular" w:hAnsi="Avenir Next Condensed Regular"/>
          <w:sz w:val="22"/>
          <w:szCs w:val="22"/>
        </w:rPr>
        <w:t>the transferee shall first have entered into a deed of adherence i</w:t>
      </w:r>
      <w:r>
        <w:rPr>
          <w:rFonts w:ascii="Avenir Next Condensed Regular" w:hAnsi="Avenir Next Condensed Regular"/>
          <w:sz w:val="22"/>
          <w:szCs w:val="22"/>
        </w:rPr>
        <w:t xml:space="preserve">n the form set out in Schedule </w:t>
      </w:r>
      <w:del w:id="472" w:author="Tania Johny" w:date="2015-07-29T16:46:00Z">
        <w:r w:rsidDel="00010509">
          <w:rPr>
            <w:rFonts w:ascii="Avenir Next Condensed Regular" w:hAnsi="Avenir Next Condensed Regular"/>
            <w:sz w:val="22"/>
            <w:szCs w:val="22"/>
          </w:rPr>
          <w:delText>*</w:delText>
        </w:r>
      </w:del>
      <w:ins w:id="473" w:author="Tania Johny" w:date="2015-07-29T16:46:00Z">
        <w:r w:rsidR="00010509">
          <w:rPr>
            <w:rFonts w:ascii="Avenir Next Condensed Regular" w:hAnsi="Avenir Next Condensed Regular"/>
            <w:sz w:val="22"/>
            <w:szCs w:val="22"/>
          </w:rPr>
          <w:t>2</w:t>
        </w:r>
      </w:ins>
      <w:r w:rsidRPr="008206F5">
        <w:rPr>
          <w:rFonts w:ascii="Avenir Next Condensed Regular" w:hAnsi="Avenir Next Condensed Regular"/>
          <w:sz w:val="22"/>
          <w:szCs w:val="22"/>
        </w:rPr>
        <w:t>;</w:t>
      </w:r>
    </w:p>
    <w:p w14:paraId="00C7D7D1" w14:textId="77777777" w:rsidR="00834DBA" w:rsidRPr="00834DBA" w:rsidRDefault="00834DBA">
      <w:pPr>
        <w:ind w:left="1134" w:hanging="1134"/>
        <w:jc w:val="both"/>
        <w:rPr>
          <w:rFonts w:ascii="Avenir Next Condensed Regular" w:hAnsi="Avenir Next Condensed Regular"/>
          <w:sz w:val="22"/>
          <w:szCs w:val="22"/>
        </w:rPr>
        <w:pPrChange w:id="474" w:author="Tania Johny" w:date="2015-07-29T15:58:00Z">
          <w:pPr>
            <w:jc w:val="both"/>
          </w:pPr>
        </w:pPrChange>
      </w:pPr>
    </w:p>
    <w:p w14:paraId="1EAD7E02" w14:textId="762B67F8" w:rsidR="00834DBA" w:rsidRDefault="00AD2A2F">
      <w:pPr>
        <w:pStyle w:val="ListParagraph"/>
        <w:numPr>
          <w:ilvl w:val="3"/>
          <w:numId w:val="5"/>
        </w:numPr>
        <w:ind w:left="1134" w:hanging="1134"/>
        <w:jc w:val="both"/>
        <w:rPr>
          <w:rFonts w:ascii="Avenir Next Condensed Regular" w:hAnsi="Avenir Next Condensed Regular"/>
          <w:sz w:val="22"/>
          <w:szCs w:val="22"/>
        </w:rPr>
        <w:pPrChange w:id="475" w:author="Tania Johny" w:date="2015-07-29T15:58:00Z">
          <w:pPr>
            <w:pStyle w:val="ListParagraph"/>
            <w:numPr>
              <w:ilvl w:val="3"/>
              <w:numId w:val="5"/>
            </w:numPr>
            <w:ind w:left="1728" w:hanging="648"/>
            <w:jc w:val="both"/>
          </w:pPr>
        </w:pPrChange>
      </w:pPr>
      <w:r w:rsidRPr="00AD2A2F">
        <w:rPr>
          <w:rFonts w:ascii="Avenir Next Condensed Regular" w:hAnsi="Avenir Next Condensed Regular"/>
          <w:sz w:val="22"/>
          <w:szCs w:val="22"/>
        </w:rPr>
        <w:lastRenderedPageBreak/>
        <w:t>if the</w:t>
      </w:r>
      <w:r w:rsidR="005C0185">
        <w:rPr>
          <w:rFonts w:ascii="Avenir Next Condensed Regular" w:hAnsi="Avenir Next Condensed Regular"/>
          <w:sz w:val="22"/>
          <w:szCs w:val="22"/>
        </w:rPr>
        <w:t xml:space="preserve"> transferee is to cease to be a</w:t>
      </w:r>
      <w:r w:rsidRPr="00AD2A2F">
        <w:rPr>
          <w:rFonts w:ascii="Avenir Next Condensed Regular" w:hAnsi="Avenir Next Condensed Regular"/>
          <w:sz w:val="22"/>
          <w:szCs w:val="22"/>
        </w:rPr>
        <w:t xml:space="preserve"> </w:t>
      </w:r>
      <w:r>
        <w:rPr>
          <w:rFonts w:ascii="Avenir Next Condensed Regular" w:hAnsi="Avenir Next Condensed Regular"/>
          <w:sz w:val="22"/>
          <w:szCs w:val="22"/>
        </w:rPr>
        <w:t>Related Company</w:t>
      </w:r>
      <w:r w:rsidRPr="00AD2A2F">
        <w:rPr>
          <w:rFonts w:ascii="Avenir Next Condensed Regular" w:hAnsi="Avenir Next Condensed Regular"/>
          <w:sz w:val="22"/>
          <w:szCs w:val="22"/>
        </w:rPr>
        <w:t xml:space="preserve"> of the transferring Shareholder, the transferring Shareholder shall procure that, prior to such cessation, the transferee transfers all Shares previously transferred to it either:</w:t>
      </w:r>
    </w:p>
    <w:p w14:paraId="26F414F3" w14:textId="77777777" w:rsidR="008275D5" w:rsidRPr="008275D5" w:rsidRDefault="008275D5">
      <w:pPr>
        <w:ind w:left="1134" w:hanging="1134"/>
        <w:jc w:val="both"/>
        <w:rPr>
          <w:rFonts w:ascii="Avenir Next Condensed Regular" w:hAnsi="Avenir Next Condensed Regular"/>
          <w:sz w:val="22"/>
          <w:szCs w:val="22"/>
        </w:rPr>
        <w:pPrChange w:id="476" w:author="Tania Johny" w:date="2015-07-29T15:58:00Z">
          <w:pPr>
            <w:jc w:val="both"/>
          </w:pPr>
        </w:pPrChange>
      </w:pPr>
    </w:p>
    <w:p w14:paraId="507155C4" w14:textId="436BBB79" w:rsidR="008275D5" w:rsidRDefault="008275D5">
      <w:pPr>
        <w:pStyle w:val="ListParagraph"/>
        <w:numPr>
          <w:ilvl w:val="4"/>
          <w:numId w:val="5"/>
        </w:numPr>
        <w:ind w:left="1134" w:hanging="1134"/>
        <w:jc w:val="both"/>
        <w:rPr>
          <w:rFonts w:ascii="Avenir Next Condensed Regular" w:hAnsi="Avenir Next Condensed Regular"/>
          <w:sz w:val="22"/>
          <w:szCs w:val="22"/>
        </w:rPr>
        <w:pPrChange w:id="477" w:author="Tania Johny" w:date="2015-07-29T15:58:00Z">
          <w:pPr>
            <w:pStyle w:val="ListParagraph"/>
            <w:numPr>
              <w:ilvl w:val="4"/>
              <w:numId w:val="5"/>
            </w:numPr>
            <w:ind w:left="2232" w:hanging="792"/>
            <w:jc w:val="both"/>
          </w:pPr>
        </w:pPrChange>
      </w:pPr>
      <w:r w:rsidRPr="008275D5">
        <w:rPr>
          <w:rFonts w:ascii="Avenir Next Condensed Regular" w:hAnsi="Avenir Next Condensed Regular"/>
          <w:sz w:val="22"/>
          <w:szCs w:val="22"/>
        </w:rPr>
        <w:t>back to the transferring Shareholder; or</w:t>
      </w:r>
    </w:p>
    <w:p w14:paraId="0D47BACB" w14:textId="10E6959D" w:rsidR="008275D5" w:rsidRPr="008275D5" w:rsidRDefault="008275D5">
      <w:pPr>
        <w:ind w:left="1134" w:hanging="1134"/>
        <w:jc w:val="both"/>
        <w:rPr>
          <w:rFonts w:ascii="Avenir Next Condensed Regular" w:hAnsi="Avenir Next Condensed Regular"/>
          <w:sz w:val="22"/>
          <w:szCs w:val="22"/>
        </w:rPr>
        <w:pPrChange w:id="478" w:author="Tania Johny" w:date="2015-07-29T15:58:00Z">
          <w:pPr>
            <w:jc w:val="both"/>
          </w:pPr>
        </w:pPrChange>
      </w:pPr>
    </w:p>
    <w:p w14:paraId="13D5ABC1" w14:textId="23F38298" w:rsidR="008275D5" w:rsidRDefault="008275D5">
      <w:pPr>
        <w:pStyle w:val="ListParagraph"/>
        <w:numPr>
          <w:ilvl w:val="4"/>
          <w:numId w:val="5"/>
        </w:numPr>
        <w:ind w:left="1134" w:hanging="1134"/>
        <w:jc w:val="both"/>
        <w:rPr>
          <w:rFonts w:ascii="Avenir Next Condensed Regular" w:hAnsi="Avenir Next Condensed Regular"/>
          <w:sz w:val="22"/>
          <w:szCs w:val="22"/>
        </w:rPr>
        <w:pPrChange w:id="479" w:author="Tania Johny" w:date="2015-07-29T15:58:00Z">
          <w:pPr>
            <w:pStyle w:val="ListParagraph"/>
            <w:numPr>
              <w:ilvl w:val="4"/>
              <w:numId w:val="5"/>
            </w:numPr>
            <w:ind w:left="2232" w:hanging="792"/>
            <w:jc w:val="both"/>
          </w:pPr>
        </w:pPrChange>
      </w:pPr>
      <w:r>
        <w:rPr>
          <w:rFonts w:ascii="Avenir Next Condensed Regular" w:hAnsi="Avenir Next Condensed Regular"/>
          <w:sz w:val="22"/>
          <w:szCs w:val="22"/>
        </w:rPr>
        <w:t>to another Related Company</w:t>
      </w:r>
      <w:r w:rsidRPr="008275D5">
        <w:rPr>
          <w:rFonts w:ascii="Avenir Next Condensed Regular" w:hAnsi="Avenir Next Condensed Regular"/>
          <w:sz w:val="22"/>
          <w:szCs w:val="22"/>
        </w:rPr>
        <w:t xml:space="preserve"> of the transferring Shareholder; and</w:t>
      </w:r>
    </w:p>
    <w:p w14:paraId="4B085A22" w14:textId="77777777" w:rsidR="00637812" w:rsidRPr="00637812" w:rsidRDefault="00637812">
      <w:pPr>
        <w:ind w:left="1134" w:hanging="1134"/>
        <w:jc w:val="both"/>
        <w:rPr>
          <w:rFonts w:ascii="Avenir Next Condensed Regular" w:hAnsi="Avenir Next Condensed Regular"/>
          <w:sz w:val="22"/>
          <w:szCs w:val="22"/>
        </w:rPr>
        <w:pPrChange w:id="480" w:author="Tania Johny" w:date="2015-07-29T15:58:00Z">
          <w:pPr>
            <w:jc w:val="both"/>
          </w:pPr>
        </w:pPrChange>
      </w:pPr>
    </w:p>
    <w:p w14:paraId="28A7DE50" w14:textId="0141B750" w:rsidR="00637812" w:rsidRDefault="00637812">
      <w:pPr>
        <w:pStyle w:val="ListParagraph"/>
        <w:numPr>
          <w:ilvl w:val="3"/>
          <w:numId w:val="5"/>
        </w:numPr>
        <w:ind w:left="1134" w:hanging="1134"/>
        <w:jc w:val="both"/>
        <w:rPr>
          <w:rFonts w:ascii="Avenir Next Condensed Regular" w:hAnsi="Avenir Next Condensed Regular"/>
          <w:sz w:val="22"/>
          <w:szCs w:val="22"/>
        </w:rPr>
        <w:pPrChange w:id="481" w:author="Tania Johny" w:date="2015-07-29T15:58:00Z">
          <w:pPr>
            <w:pStyle w:val="ListParagraph"/>
            <w:numPr>
              <w:ilvl w:val="3"/>
              <w:numId w:val="5"/>
            </w:numPr>
            <w:ind w:left="1728" w:hanging="648"/>
            <w:jc w:val="both"/>
          </w:pPr>
        </w:pPrChange>
      </w:pPr>
      <w:proofErr w:type="gramStart"/>
      <w:r w:rsidRPr="00637812">
        <w:rPr>
          <w:rFonts w:ascii="Avenir Next Condensed Regular" w:hAnsi="Avenir Next Condensed Regular"/>
          <w:sz w:val="22"/>
          <w:szCs w:val="22"/>
        </w:rPr>
        <w:t>the</w:t>
      </w:r>
      <w:proofErr w:type="gramEnd"/>
      <w:r w:rsidRPr="00637812">
        <w:rPr>
          <w:rFonts w:ascii="Avenir Next Condensed Regular" w:hAnsi="Avenir Next Condensed Regular"/>
          <w:sz w:val="22"/>
          <w:szCs w:val="22"/>
        </w:rPr>
        <w:t xml:space="preserve"> transferring Shareholder shall continue to be liable for the transferee’s obligations under this Agreement (as if it remained a Shareholder), except to the extent that such obligations are performed by the transferee.</w:t>
      </w:r>
    </w:p>
    <w:p w14:paraId="2471DB64" w14:textId="27723E32" w:rsidR="00637812" w:rsidRPr="00637812" w:rsidRDefault="00637812">
      <w:pPr>
        <w:ind w:left="1134" w:hanging="1134"/>
        <w:jc w:val="both"/>
        <w:rPr>
          <w:rFonts w:ascii="Avenir Next Condensed Regular" w:hAnsi="Avenir Next Condensed Regular"/>
          <w:sz w:val="22"/>
          <w:szCs w:val="22"/>
        </w:rPr>
        <w:pPrChange w:id="482" w:author="Tania Johny" w:date="2015-07-29T15:58:00Z">
          <w:pPr>
            <w:jc w:val="both"/>
          </w:pPr>
        </w:pPrChange>
      </w:pPr>
    </w:p>
    <w:p w14:paraId="3EFA3FDA" w14:textId="2995E03B" w:rsidR="00637812" w:rsidRDefault="005C0185">
      <w:pPr>
        <w:pStyle w:val="ListParagraph"/>
        <w:numPr>
          <w:ilvl w:val="2"/>
          <w:numId w:val="5"/>
        </w:numPr>
        <w:ind w:left="1134" w:hanging="1134"/>
        <w:jc w:val="both"/>
        <w:rPr>
          <w:rFonts w:ascii="Avenir Next Condensed Regular" w:hAnsi="Avenir Next Condensed Regular"/>
          <w:sz w:val="22"/>
          <w:szCs w:val="22"/>
        </w:rPr>
        <w:pPrChange w:id="483" w:author="Tania Johny" w:date="2015-07-29T15:58:00Z">
          <w:pPr>
            <w:pStyle w:val="ListParagraph"/>
            <w:numPr>
              <w:ilvl w:val="2"/>
              <w:numId w:val="5"/>
            </w:numPr>
            <w:ind w:left="1224" w:hanging="504"/>
            <w:jc w:val="both"/>
          </w:pPr>
        </w:pPrChange>
      </w:pPr>
      <w:r>
        <w:rPr>
          <w:rFonts w:ascii="Avenir Next Condensed Regular" w:hAnsi="Avenir Next Condensed Regular"/>
          <w:sz w:val="22"/>
          <w:szCs w:val="22"/>
        </w:rPr>
        <w:t>The Existing</w:t>
      </w:r>
      <w:r w:rsidR="00780FBF" w:rsidRPr="00780FBF">
        <w:rPr>
          <w:rFonts w:ascii="Avenir Next Condensed Regular" w:hAnsi="Avenir Next Condensed Regular"/>
          <w:sz w:val="22"/>
          <w:szCs w:val="22"/>
        </w:rPr>
        <w:t xml:space="preserve"> Shareholder from transferring </w:t>
      </w:r>
      <w:r w:rsidR="00780FBF">
        <w:rPr>
          <w:rFonts w:ascii="Avenir Next Condensed Regular" w:hAnsi="Avenir Next Condensed Regular"/>
          <w:sz w:val="22"/>
          <w:szCs w:val="22"/>
        </w:rPr>
        <w:t>u</w:t>
      </w:r>
      <w:r>
        <w:rPr>
          <w:rFonts w:ascii="Avenir Next Condensed Regular" w:hAnsi="Avenir Next Condensed Regular"/>
          <w:sz w:val="22"/>
          <w:szCs w:val="22"/>
        </w:rPr>
        <w:t xml:space="preserve">p to ten per cent (10%) of its </w:t>
      </w:r>
      <w:r w:rsidR="00780FBF" w:rsidRPr="00780FBF">
        <w:rPr>
          <w:rFonts w:ascii="Avenir Next Condensed Regular" w:hAnsi="Avenir Next Condensed Regular"/>
          <w:sz w:val="22"/>
          <w:szCs w:val="22"/>
        </w:rPr>
        <w:t xml:space="preserve">Shares to any other party that </w:t>
      </w:r>
      <w:r>
        <w:rPr>
          <w:rFonts w:ascii="Avenir Next Condensed Regular" w:hAnsi="Avenir Next Condensed Regular"/>
          <w:sz w:val="22"/>
          <w:szCs w:val="22"/>
        </w:rPr>
        <w:t>the Existing</w:t>
      </w:r>
      <w:r w:rsidR="00780FBF" w:rsidRPr="00780FBF">
        <w:rPr>
          <w:rFonts w:ascii="Avenir Next Condensed Regular" w:hAnsi="Avenir Next Condensed Regular"/>
          <w:sz w:val="22"/>
          <w:szCs w:val="22"/>
        </w:rPr>
        <w:t xml:space="preserve"> Shareholder nominates in which event, for the avoidance of doubt</w:t>
      </w:r>
      <w:r>
        <w:rPr>
          <w:rFonts w:ascii="Avenir Next Condensed Regular" w:hAnsi="Avenir Next Condensed Regular"/>
          <w:sz w:val="22"/>
          <w:szCs w:val="22"/>
        </w:rPr>
        <w:t xml:space="preserve">, it shall be deemed to be approved by the Shareholders and the transferee </w:t>
      </w:r>
      <w:r w:rsidRPr="008206F5">
        <w:rPr>
          <w:rFonts w:ascii="Avenir Next Condensed Regular" w:hAnsi="Avenir Next Condensed Regular"/>
          <w:sz w:val="22"/>
          <w:szCs w:val="22"/>
        </w:rPr>
        <w:t>shall first have entered into a deed of adherence i</w:t>
      </w:r>
      <w:r>
        <w:rPr>
          <w:rFonts w:ascii="Avenir Next Condensed Regular" w:hAnsi="Avenir Next Condensed Regular"/>
          <w:sz w:val="22"/>
          <w:szCs w:val="22"/>
        </w:rPr>
        <w:t>n the form set out in Schedule</w:t>
      </w:r>
      <w:ins w:id="484" w:author="Tania Johny" w:date="2015-07-29T15:56:00Z">
        <w:r w:rsidR="0073258B">
          <w:rPr>
            <w:rFonts w:ascii="Avenir Next Condensed Regular" w:hAnsi="Avenir Next Condensed Regular"/>
            <w:sz w:val="22"/>
            <w:szCs w:val="22"/>
          </w:rPr>
          <w:t xml:space="preserve"> </w:t>
        </w:r>
      </w:ins>
      <w:del w:id="485" w:author="Tania Johny" w:date="2015-07-29T16:46:00Z">
        <w:r w:rsidDel="00010509">
          <w:rPr>
            <w:rFonts w:ascii="Avenir Next Condensed Regular" w:hAnsi="Avenir Next Condensed Regular"/>
            <w:sz w:val="22"/>
            <w:szCs w:val="22"/>
          </w:rPr>
          <w:delText xml:space="preserve"> *</w:delText>
        </w:r>
      </w:del>
      <w:ins w:id="486" w:author="Tania Johny" w:date="2015-07-29T16:46:00Z">
        <w:r w:rsidR="00010509">
          <w:rPr>
            <w:rFonts w:ascii="Avenir Next Condensed Regular" w:hAnsi="Avenir Next Condensed Regular"/>
            <w:sz w:val="22"/>
            <w:szCs w:val="22"/>
          </w:rPr>
          <w:t>2</w:t>
        </w:r>
      </w:ins>
      <w:r w:rsidR="00780FBF" w:rsidRPr="00780FBF">
        <w:rPr>
          <w:rFonts w:ascii="Avenir Next Condensed Regular" w:hAnsi="Avenir Next Condensed Regular"/>
          <w:sz w:val="22"/>
          <w:szCs w:val="22"/>
        </w:rPr>
        <w:t>.</w:t>
      </w:r>
    </w:p>
    <w:p w14:paraId="693A6C23" w14:textId="4F006B97" w:rsidR="00D21AEB" w:rsidRPr="00D21AEB" w:rsidRDefault="00D21AEB">
      <w:pPr>
        <w:ind w:left="1134" w:hanging="1134"/>
        <w:jc w:val="both"/>
        <w:rPr>
          <w:rFonts w:ascii="Avenir Next Condensed Regular" w:hAnsi="Avenir Next Condensed Regular"/>
          <w:sz w:val="22"/>
          <w:szCs w:val="22"/>
        </w:rPr>
        <w:pPrChange w:id="487" w:author="Tania Johny" w:date="2015-07-29T15:58:00Z">
          <w:pPr>
            <w:jc w:val="both"/>
          </w:pPr>
        </w:pPrChange>
      </w:pPr>
    </w:p>
    <w:p w14:paraId="01536E55" w14:textId="0145E9A6" w:rsidR="00D21AEB" w:rsidRDefault="00E575F0">
      <w:pPr>
        <w:pStyle w:val="ListParagraph"/>
        <w:numPr>
          <w:ilvl w:val="1"/>
          <w:numId w:val="5"/>
        </w:numPr>
        <w:ind w:left="1134" w:hanging="1134"/>
        <w:jc w:val="both"/>
        <w:rPr>
          <w:rFonts w:ascii="Avenir Next Condensed Regular" w:hAnsi="Avenir Next Condensed Regular"/>
          <w:sz w:val="22"/>
          <w:szCs w:val="22"/>
        </w:rPr>
        <w:pPrChange w:id="488" w:author="Tania Johny" w:date="2015-07-29T15:58:00Z">
          <w:pPr>
            <w:pStyle w:val="ListParagraph"/>
            <w:numPr>
              <w:ilvl w:val="1"/>
              <w:numId w:val="5"/>
            </w:numPr>
            <w:ind w:left="792" w:hanging="432"/>
            <w:jc w:val="both"/>
          </w:pPr>
        </w:pPrChange>
      </w:pPr>
      <w:r>
        <w:rPr>
          <w:rFonts w:ascii="Avenir Next Condensed Regular" w:hAnsi="Avenir Next Condensed Regular"/>
          <w:sz w:val="22"/>
          <w:szCs w:val="22"/>
        </w:rPr>
        <w:t>Subject to the provisions of this Agreement</w:t>
      </w:r>
      <w:r w:rsidR="00D21AEB" w:rsidRPr="00D21AEB">
        <w:rPr>
          <w:rFonts w:ascii="Avenir Next Condensed Regular" w:hAnsi="Avenir Next Condensed Regular"/>
          <w:sz w:val="22"/>
          <w:szCs w:val="22"/>
        </w:rPr>
        <w:t>, each of the Shareholders agrees that if either of them wishes to transfer the entire legal and beneficial ownership of all (and not some only) of its Share</w:t>
      </w:r>
      <w:r w:rsidR="00D21AEB">
        <w:rPr>
          <w:rFonts w:ascii="Avenir Next Condensed Regular" w:hAnsi="Avenir Next Condensed Regular"/>
          <w:sz w:val="22"/>
          <w:szCs w:val="22"/>
        </w:rPr>
        <w:t xml:space="preserve">s </w:t>
      </w:r>
      <w:r w:rsidR="00D21AEB" w:rsidRPr="00D21AEB">
        <w:rPr>
          <w:rFonts w:ascii="Avenir Next Condensed Regular" w:hAnsi="Avenir Next Condensed Regular"/>
          <w:sz w:val="22"/>
          <w:szCs w:val="22"/>
        </w:rPr>
        <w:t xml:space="preserve">(such Shareholder </w:t>
      </w:r>
      <w:r w:rsidR="00D21AEB" w:rsidRPr="00556E07">
        <w:rPr>
          <w:rFonts w:ascii="Avenir Next Condensed Regular" w:hAnsi="Avenir Next Condensed Regular"/>
          <w:sz w:val="22"/>
          <w:szCs w:val="22"/>
        </w:rPr>
        <w:t xml:space="preserve">being a Vendor) to any third party from which a </w:t>
      </w:r>
      <w:r w:rsidR="00D21AEB" w:rsidRPr="00556E07">
        <w:rPr>
          <w:rFonts w:ascii="Avenir Next Condensed Regular" w:hAnsi="Avenir Next Condensed Regular"/>
          <w:i/>
          <w:sz w:val="22"/>
          <w:szCs w:val="22"/>
        </w:rPr>
        <w:t>bona fide</w:t>
      </w:r>
      <w:r w:rsidR="00D21AEB" w:rsidRPr="00556E07">
        <w:rPr>
          <w:rFonts w:ascii="Avenir Next Condensed Regular" w:hAnsi="Avenir Next Condensed Regular"/>
          <w:sz w:val="22"/>
          <w:szCs w:val="22"/>
        </w:rPr>
        <w:t xml:space="preserve"> offer in cash has been received, the Vendor shall serve on the other Shareholder a notice in writing of its wish to transfer all of its Shares (the Sale Units).  Such notification (a Transfer Notice) shall constitute</w:t>
      </w:r>
      <w:r w:rsidR="00D21AEB" w:rsidRPr="00D21AEB">
        <w:rPr>
          <w:rFonts w:ascii="Avenir Next Condensed Regular" w:hAnsi="Avenir Next Condensed Regular"/>
          <w:sz w:val="22"/>
          <w:szCs w:val="22"/>
        </w:rPr>
        <w:t xml:space="preserve"> an offer to sell the Sale Units to the other Shareholder at the Sale Price (as defined in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_Ref299215960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11.3.1</w:t>
      </w:r>
      <w:r>
        <w:rPr>
          <w:rFonts w:ascii="Avenir Next Condensed Regular" w:hAnsi="Avenir Next Condensed Regular"/>
          <w:sz w:val="22"/>
          <w:szCs w:val="22"/>
        </w:rPr>
        <w:fldChar w:fldCharType="end"/>
      </w:r>
      <w:r w:rsidR="00D21AEB" w:rsidRPr="00D21AEB">
        <w:rPr>
          <w:rFonts w:ascii="Avenir Next Condensed Regular" w:hAnsi="Avenir Next Condensed Regular"/>
          <w:sz w:val="22"/>
          <w:szCs w:val="22"/>
        </w:rPr>
        <w:t>) and shall</w:t>
      </w:r>
      <w:r w:rsidR="00B92257">
        <w:rPr>
          <w:rFonts w:ascii="Avenir Next Condensed Regular" w:hAnsi="Avenir Next Condensed Regular"/>
          <w:sz w:val="22"/>
          <w:szCs w:val="22"/>
        </w:rPr>
        <w:t>:</w:t>
      </w:r>
    </w:p>
    <w:p w14:paraId="172AEE96" w14:textId="21DF7093" w:rsidR="00B92257" w:rsidRPr="00B92257" w:rsidRDefault="00B92257">
      <w:pPr>
        <w:ind w:left="1134" w:hanging="1134"/>
        <w:jc w:val="both"/>
        <w:rPr>
          <w:rFonts w:ascii="Avenir Next Condensed Regular" w:hAnsi="Avenir Next Condensed Regular"/>
          <w:sz w:val="22"/>
          <w:szCs w:val="22"/>
        </w:rPr>
        <w:pPrChange w:id="489" w:author="Tania Johny" w:date="2015-07-29T15:58:00Z">
          <w:pPr>
            <w:jc w:val="both"/>
          </w:pPr>
        </w:pPrChange>
      </w:pPr>
    </w:p>
    <w:p w14:paraId="22E46059" w14:textId="096A8E9A" w:rsidR="00B92257" w:rsidRDefault="00DD3A83">
      <w:pPr>
        <w:pStyle w:val="ListParagraph"/>
        <w:numPr>
          <w:ilvl w:val="2"/>
          <w:numId w:val="5"/>
        </w:numPr>
        <w:ind w:left="1134" w:hanging="1134"/>
        <w:jc w:val="both"/>
        <w:rPr>
          <w:rFonts w:ascii="Avenir Next Condensed Regular" w:hAnsi="Avenir Next Condensed Regular"/>
          <w:sz w:val="22"/>
          <w:szCs w:val="22"/>
        </w:rPr>
        <w:pPrChange w:id="490" w:author="Tania Johny" w:date="2015-07-29T15:59:00Z">
          <w:pPr>
            <w:pStyle w:val="ListParagraph"/>
            <w:numPr>
              <w:ilvl w:val="2"/>
              <w:numId w:val="5"/>
            </w:numPr>
            <w:ind w:left="1224" w:hanging="504"/>
            <w:jc w:val="both"/>
          </w:pPr>
        </w:pPrChange>
      </w:pPr>
      <w:bookmarkStart w:id="491" w:name="_Ref299215960"/>
      <w:r w:rsidRPr="00DD3A83">
        <w:rPr>
          <w:rFonts w:ascii="Avenir Next Condensed Regular" w:hAnsi="Avenir Next Condensed Regular"/>
          <w:sz w:val="22"/>
          <w:szCs w:val="22"/>
        </w:rPr>
        <w:t xml:space="preserve">state the price in cash for </w:t>
      </w:r>
      <w:r w:rsidRPr="00556E07">
        <w:rPr>
          <w:rFonts w:ascii="Avenir Next Condensed Regular" w:hAnsi="Avenir Next Condensed Regular"/>
          <w:sz w:val="22"/>
          <w:szCs w:val="22"/>
        </w:rPr>
        <w:t xml:space="preserve">the Sale Units offered by the third party from whom the Vendor has received the </w:t>
      </w:r>
      <w:r w:rsidRPr="00556E07">
        <w:rPr>
          <w:rFonts w:ascii="Avenir Next Condensed Regular" w:hAnsi="Avenir Next Condensed Regular"/>
          <w:i/>
          <w:iCs/>
          <w:sz w:val="22"/>
          <w:szCs w:val="22"/>
        </w:rPr>
        <w:t>bona fide</w:t>
      </w:r>
      <w:r w:rsidRPr="00556E07">
        <w:rPr>
          <w:rFonts w:ascii="Avenir Next Condensed Regular" w:hAnsi="Avenir Next Condensed Regular"/>
          <w:sz w:val="22"/>
          <w:szCs w:val="22"/>
        </w:rPr>
        <w:t xml:space="preserve"> offer (the Sale Price</w:t>
      </w:r>
      <w:r w:rsidRPr="00DD3A83">
        <w:rPr>
          <w:rFonts w:ascii="Avenir Next Condensed Regular" w:hAnsi="Avenir Next Condensed Regular"/>
          <w:sz w:val="22"/>
          <w:szCs w:val="22"/>
        </w:rPr>
        <w:t>)</w:t>
      </w:r>
      <w:r>
        <w:rPr>
          <w:rFonts w:ascii="Avenir Next Condensed Regular" w:hAnsi="Avenir Next Condensed Regular"/>
          <w:sz w:val="22"/>
          <w:szCs w:val="22"/>
        </w:rPr>
        <w:t>;</w:t>
      </w:r>
      <w:bookmarkEnd w:id="491"/>
    </w:p>
    <w:p w14:paraId="490CC190" w14:textId="5ED3D4B0" w:rsidR="00DD3A83" w:rsidRPr="00DD3A83" w:rsidRDefault="00DD3A83">
      <w:pPr>
        <w:ind w:left="1134" w:hanging="1134"/>
        <w:jc w:val="both"/>
        <w:rPr>
          <w:rFonts w:ascii="Avenir Next Condensed Regular" w:hAnsi="Avenir Next Condensed Regular"/>
          <w:sz w:val="22"/>
          <w:szCs w:val="22"/>
        </w:rPr>
        <w:pPrChange w:id="492" w:author="Tania Johny" w:date="2015-07-29T15:59:00Z">
          <w:pPr>
            <w:jc w:val="both"/>
          </w:pPr>
        </w:pPrChange>
      </w:pPr>
    </w:p>
    <w:p w14:paraId="57ED62E4" w14:textId="0CDC7895" w:rsidR="00DD3A83" w:rsidRDefault="00620A22">
      <w:pPr>
        <w:pStyle w:val="ListParagraph"/>
        <w:numPr>
          <w:ilvl w:val="2"/>
          <w:numId w:val="5"/>
        </w:numPr>
        <w:ind w:left="1134" w:hanging="1134"/>
        <w:jc w:val="both"/>
        <w:rPr>
          <w:rFonts w:ascii="Avenir Next Condensed Regular" w:hAnsi="Avenir Next Condensed Regular"/>
          <w:sz w:val="22"/>
          <w:szCs w:val="22"/>
        </w:rPr>
        <w:pPrChange w:id="493" w:author="Tania Johny" w:date="2015-07-29T15:59:00Z">
          <w:pPr>
            <w:pStyle w:val="ListParagraph"/>
            <w:numPr>
              <w:ilvl w:val="2"/>
              <w:numId w:val="5"/>
            </w:numPr>
            <w:ind w:left="1224" w:hanging="504"/>
            <w:jc w:val="both"/>
          </w:pPr>
        </w:pPrChange>
      </w:pPr>
      <w:r w:rsidRPr="00620A22">
        <w:rPr>
          <w:rFonts w:ascii="Avenir Next Condensed Regular" w:hAnsi="Avenir Next Condensed Regular"/>
          <w:sz w:val="22"/>
          <w:szCs w:val="22"/>
        </w:rPr>
        <w:t>give details of the third party from whom the Vendor has received such offer including its name, place of incorporation and ultimate beneficial owner(s) (unless it is listed on any stock exchange); and</w:t>
      </w:r>
    </w:p>
    <w:p w14:paraId="2872FD73" w14:textId="77777777" w:rsidR="00620A22" w:rsidRPr="00620A22" w:rsidRDefault="00620A22" w:rsidP="00620A22">
      <w:pPr>
        <w:jc w:val="both"/>
        <w:rPr>
          <w:rFonts w:ascii="Avenir Next Condensed Regular" w:hAnsi="Avenir Next Condensed Regular"/>
          <w:sz w:val="22"/>
          <w:szCs w:val="22"/>
        </w:rPr>
      </w:pPr>
    </w:p>
    <w:p w14:paraId="0F82D005" w14:textId="42DBF2F9" w:rsidR="00620A22" w:rsidRDefault="003F7DD1">
      <w:pPr>
        <w:pStyle w:val="ListParagraph"/>
        <w:numPr>
          <w:ilvl w:val="2"/>
          <w:numId w:val="5"/>
        </w:numPr>
        <w:ind w:left="1134" w:hanging="1134"/>
        <w:jc w:val="both"/>
        <w:rPr>
          <w:rFonts w:ascii="Avenir Next Condensed Regular" w:hAnsi="Avenir Next Condensed Regular"/>
          <w:sz w:val="22"/>
          <w:szCs w:val="22"/>
        </w:rPr>
        <w:pPrChange w:id="494" w:author="Tania Johny" w:date="2015-07-29T16:01:00Z">
          <w:pPr>
            <w:pStyle w:val="ListParagraph"/>
            <w:numPr>
              <w:ilvl w:val="2"/>
              <w:numId w:val="5"/>
            </w:numPr>
            <w:ind w:left="1224" w:hanging="504"/>
            <w:jc w:val="both"/>
          </w:pPr>
        </w:pPrChange>
      </w:pPr>
      <w:proofErr w:type="gramStart"/>
      <w:r w:rsidRPr="003F7DD1">
        <w:rPr>
          <w:rFonts w:ascii="Avenir Next Condensed Regular" w:hAnsi="Avenir Next Condensed Regular"/>
          <w:sz w:val="22"/>
          <w:szCs w:val="22"/>
        </w:rPr>
        <w:t>include</w:t>
      </w:r>
      <w:proofErr w:type="gramEnd"/>
      <w:r w:rsidRPr="003F7DD1">
        <w:rPr>
          <w:rFonts w:ascii="Avenir Next Condensed Regular" w:hAnsi="Avenir Next Condensed Regular"/>
          <w:sz w:val="22"/>
          <w:szCs w:val="22"/>
        </w:rPr>
        <w:t xml:space="preserve"> a written certification from </w:t>
      </w:r>
      <w:del w:id="495" w:author="Tania Johny" w:date="2015-07-29T15:59:00Z">
        <w:r w:rsidRPr="003F7DD1" w:rsidDel="00C0131F">
          <w:rPr>
            <w:rFonts w:ascii="Avenir Next Condensed Regular" w:hAnsi="Avenir Next Condensed Regular"/>
            <w:sz w:val="22"/>
            <w:szCs w:val="22"/>
          </w:rPr>
          <w:delText xml:space="preserve">two </w:delText>
        </w:r>
      </w:del>
      <w:ins w:id="496" w:author="Tania Johny" w:date="2015-07-29T15:59:00Z">
        <w:r w:rsidR="00C0131F">
          <w:rPr>
            <w:rFonts w:ascii="Avenir Next Condensed Regular" w:hAnsi="Avenir Next Condensed Regular"/>
            <w:sz w:val="22"/>
            <w:szCs w:val="22"/>
          </w:rPr>
          <w:t>the</w:t>
        </w:r>
        <w:r w:rsidR="00C0131F" w:rsidRPr="003F7DD1">
          <w:rPr>
            <w:rFonts w:ascii="Avenir Next Condensed Regular" w:hAnsi="Avenir Next Condensed Regular"/>
            <w:sz w:val="22"/>
            <w:szCs w:val="22"/>
          </w:rPr>
          <w:t xml:space="preserve"> </w:t>
        </w:r>
      </w:ins>
      <w:r w:rsidRPr="003F7DD1">
        <w:rPr>
          <w:rFonts w:ascii="Avenir Next Condensed Regular" w:hAnsi="Avenir Next Condensed Regular"/>
          <w:sz w:val="22"/>
          <w:szCs w:val="22"/>
        </w:rPr>
        <w:t xml:space="preserve">directors of the Vendor that the sale is a cash sale, that the offer is a </w:t>
      </w:r>
      <w:r w:rsidRPr="003F7DD1">
        <w:rPr>
          <w:rFonts w:ascii="Avenir Next Condensed Regular" w:hAnsi="Avenir Next Condensed Regular"/>
          <w:i/>
          <w:iCs/>
          <w:sz w:val="22"/>
          <w:szCs w:val="22"/>
        </w:rPr>
        <w:t xml:space="preserve">bona fide </w:t>
      </w:r>
      <w:r w:rsidRPr="003F7DD1">
        <w:rPr>
          <w:rFonts w:ascii="Avenir Next Condensed Regular" w:hAnsi="Avenir Next Condensed Regular"/>
          <w:sz w:val="22"/>
          <w:szCs w:val="22"/>
        </w:rPr>
        <w:t xml:space="preserve">offer from an unconnected third party and that the price and other terms are on </w:t>
      </w:r>
      <w:r w:rsidRPr="003F7DD1">
        <w:rPr>
          <w:rFonts w:ascii="Avenir Next Condensed Regular" w:hAnsi="Avenir Next Condensed Regular"/>
          <w:i/>
          <w:iCs/>
          <w:sz w:val="22"/>
          <w:szCs w:val="22"/>
        </w:rPr>
        <w:t>bona fide</w:t>
      </w:r>
      <w:r w:rsidRPr="003F7DD1">
        <w:rPr>
          <w:rFonts w:ascii="Avenir Next Condensed Regular" w:hAnsi="Avenir Next Condensed Regular"/>
          <w:sz w:val="22"/>
          <w:szCs w:val="22"/>
        </w:rPr>
        <w:t xml:space="preserve"> arm's length terms.</w:t>
      </w:r>
    </w:p>
    <w:p w14:paraId="06C531F4" w14:textId="77777777" w:rsidR="003F7DD1" w:rsidRPr="003F7DD1" w:rsidRDefault="003F7DD1">
      <w:pPr>
        <w:ind w:left="1134" w:hanging="1134"/>
        <w:jc w:val="both"/>
        <w:rPr>
          <w:rFonts w:ascii="Avenir Next Condensed Regular" w:hAnsi="Avenir Next Condensed Regular"/>
          <w:sz w:val="22"/>
          <w:szCs w:val="22"/>
        </w:rPr>
        <w:pPrChange w:id="497" w:author="Tania Johny" w:date="2015-07-29T16:01:00Z">
          <w:pPr>
            <w:jc w:val="both"/>
          </w:pPr>
        </w:pPrChange>
      </w:pPr>
    </w:p>
    <w:p w14:paraId="673C1381" w14:textId="3E43AA52" w:rsidR="003F7DD1" w:rsidRDefault="003F7DD1">
      <w:pPr>
        <w:pStyle w:val="ListParagraph"/>
        <w:numPr>
          <w:ilvl w:val="1"/>
          <w:numId w:val="5"/>
        </w:numPr>
        <w:ind w:left="1134" w:hanging="1134"/>
        <w:jc w:val="both"/>
        <w:rPr>
          <w:rFonts w:ascii="Avenir Next Condensed Regular" w:hAnsi="Avenir Next Condensed Regular"/>
          <w:sz w:val="22"/>
          <w:szCs w:val="22"/>
        </w:rPr>
        <w:pPrChange w:id="498" w:author="Tania Johny" w:date="2015-07-29T16:01:00Z">
          <w:pPr>
            <w:pStyle w:val="ListParagraph"/>
            <w:numPr>
              <w:ilvl w:val="1"/>
              <w:numId w:val="5"/>
            </w:numPr>
            <w:ind w:left="792" w:hanging="432"/>
            <w:jc w:val="both"/>
          </w:pPr>
        </w:pPrChange>
      </w:pPr>
      <w:bookmarkStart w:id="499" w:name="_Ref321657869"/>
      <w:r w:rsidRPr="003F7DD1">
        <w:rPr>
          <w:rFonts w:ascii="Avenir Next Condensed Regular" w:hAnsi="Avenir Next Condensed Regular"/>
          <w:sz w:val="22"/>
          <w:szCs w:val="22"/>
        </w:rPr>
        <w:t>A Transfer Notice once given shall not be capable of being withdrawn and may not be varied, save in each case with the prior written consent of the other Shareholder</w:t>
      </w:r>
      <w:r w:rsidR="00EE0638">
        <w:rPr>
          <w:rFonts w:ascii="Avenir Next Condensed Regular" w:hAnsi="Avenir Next Condensed Regular"/>
          <w:sz w:val="22"/>
          <w:szCs w:val="22"/>
        </w:rPr>
        <w:t>s</w:t>
      </w:r>
      <w:r w:rsidRPr="003F7DD1">
        <w:rPr>
          <w:rFonts w:ascii="Avenir Next Condensed Regular" w:hAnsi="Avenir Next Condensed Regular"/>
          <w:sz w:val="22"/>
          <w:szCs w:val="22"/>
        </w:rPr>
        <w:t xml:space="preserve"> or as set out in </w:t>
      </w:r>
      <w:r w:rsidR="00EE0638">
        <w:rPr>
          <w:rFonts w:ascii="Avenir Next Condensed Regular" w:hAnsi="Avenir Next Condensed Regular"/>
          <w:sz w:val="22"/>
          <w:szCs w:val="22"/>
        </w:rPr>
        <w:t>this Agreement</w:t>
      </w:r>
      <w:r w:rsidRPr="003F7DD1">
        <w:rPr>
          <w:rFonts w:ascii="Avenir Next Condensed Regular" w:hAnsi="Avenir Next Condensed Regular"/>
          <w:sz w:val="22"/>
          <w:szCs w:val="22"/>
        </w:rPr>
        <w:t>.</w:t>
      </w:r>
      <w:bookmarkEnd w:id="499"/>
    </w:p>
    <w:p w14:paraId="67137B09" w14:textId="00EBEC2F" w:rsidR="003F7DD1" w:rsidRPr="003F7DD1" w:rsidRDefault="003F7DD1">
      <w:pPr>
        <w:ind w:left="1134" w:hanging="1134"/>
        <w:jc w:val="both"/>
        <w:rPr>
          <w:rFonts w:ascii="Avenir Next Condensed Regular" w:hAnsi="Avenir Next Condensed Regular"/>
          <w:sz w:val="22"/>
          <w:szCs w:val="22"/>
        </w:rPr>
        <w:pPrChange w:id="500" w:author="Tania Johny" w:date="2015-07-29T16:01:00Z">
          <w:pPr>
            <w:jc w:val="both"/>
          </w:pPr>
        </w:pPrChange>
      </w:pPr>
    </w:p>
    <w:p w14:paraId="7163FCDB" w14:textId="57A3EA89" w:rsidR="003F7DD1" w:rsidRDefault="003F7DD1">
      <w:pPr>
        <w:pStyle w:val="ListParagraph"/>
        <w:numPr>
          <w:ilvl w:val="1"/>
          <w:numId w:val="5"/>
        </w:numPr>
        <w:ind w:left="1134" w:hanging="1134"/>
        <w:jc w:val="both"/>
        <w:rPr>
          <w:rFonts w:ascii="Avenir Next Condensed Regular" w:hAnsi="Avenir Next Condensed Regular"/>
          <w:sz w:val="22"/>
          <w:szCs w:val="22"/>
        </w:rPr>
        <w:pPrChange w:id="501" w:author="Tania Johny" w:date="2015-07-29T16:01:00Z">
          <w:pPr>
            <w:pStyle w:val="ListParagraph"/>
            <w:numPr>
              <w:ilvl w:val="1"/>
              <w:numId w:val="5"/>
            </w:numPr>
            <w:ind w:left="792" w:hanging="432"/>
            <w:jc w:val="both"/>
          </w:pPr>
        </w:pPrChange>
      </w:pPr>
      <w:bookmarkStart w:id="502" w:name="_Ref321642681"/>
      <w:r w:rsidRPr="003F7DD1">
        <w:rPr>
          <w:rFonts w:ascii="Avenir Next Condensed Regular" w:hAnsi="Avenir Next Condensed Regular"/>
          <w:sz w:val="22"/>
          <w:szCs w:val="22"/>
        </w:rPr>
        <w:t xml:space="preserve">A Transfer Notice may not be given or deemed to be given </w:t>
      </w:r>
      <w:r w:rsidR="00556E07">
        <w:rPr>
          <w:rFonts w:ascii="Avenir Next Condensed Regular" w:hAnsi="Avenir Next Condensed Regular"/>
          <w:sz w:val="22"/>
          <w:szCs w:val="22"/>
        </w:rPr>
        <w:t xml:space="preserve">by </w:t>
      </w:r>
      <w:r w:rsidR="00EE0638">
        <w:rPr>
          <w:rFonts w:ascii="Avenir Next Condensed Regular" w:hAnsi="Avenir Next Condensed Regular"/>
          <w:sz w:val="22"/>
          <w:szCs w:val="22"/>
        </w:rPr>
        <w:t>a Shareholder if that</w:t>
      </w:r>
      <w:r w:rsidRPr="003F7DD1">
        <w:rPr>
          <w:rFonts w:ascii="Avenir Next Condensed Regular" w:hAnsi="Avenir Next Condensed Regular"/>
          <w:sz w:val="22"/>
          <w:szCs w:val="22"/>
        </w:rPr>
        <w:t xml:space="preserve"> Shareholder is in breach of the provisions of </w:t>
      </w:r>
      <w:r w:rsidR="00EE0638">
        <w:rPr>
          <w:rFonts w:ascii="Avenir Next Condensed Regular" w:hAnsi="Avenir Next Condensed Regular"/>
          <w:sz w:val="22"/>
          <w:szCs w:val="22"/>
        </w:rPr>
        <w:t>this Agreement</w:t>
      </w:r>
      <w:r w:rsidRPr="003F7DD1">
        <w:rPr>
          <w:rFonts w:ascii="Avenir Next Condensed Regular" w:hAnsi="Avenir Next Condensed Regular"/>
          <w:sz w:val="22"/>
          <w:szCs w:val="22"/>
        </w:rPr>
        <w:t xml:space="preserve"> and such breach is continuing or by </w:t>
      </w:r>
      <w:r w:rsidR="00EE0638">
        <w:rPr>
          <w:rFonts w:ascii="Avenir Next Condensed Regular" w:hAnsi="Avenir Next Condensed Regular"/>
          <w:sz w:val="22"/>
          <w:szCs w:val="22"/>
        </w:rPr>
        <w:t>any</w:t>
      </w:r>
      <w:r w:rsidRPr="003F7DD1">
        <w:rPr>
          <w:rFonts w:ascii="Avenir Next Condensed Regular" w:hAnsi="Avenir Next Condensed Regular"/>
          <w:sz w:val="22"/>
          <w:szCs w:val="22"/>
        </w:rPr>
        <w:t xml:space="preserve"> Shareholder in circumstances where a Compulsory Transfer Notice has been given in accordance with </w:t>
      </w:r>
      <w:r w:rsidR="00EE0638">
        <w:rPr>
          <w:rFonts w:ascii="Avenir Next Condensed Regular" w:hAnsi="Avenir Next Condensed Regular"/>
          <w:sz w:val="22"/>
          <w:szCs w:val="22"/>
        </w:rPr>
        <w:t>this Agreement</w:t>
      </w:r>
      <w:r w:rsidRPr="003F7DD1">
        <w:rPr>
          <w:rFonts w:ascii="Avenir Next Condensed Regular" w:hAnsi="Avenir Next Condensed Regular"/>
          <w:sz w:val="22"/>
          <w:szCs w:val="22"/>
        </w:rPr>
        <w:t xml:space="preserve"> and the procedures and actions relating thereto have not yet been completed.</w:t>
      </w:r>
      <w:bookmarkEnd w:id="502"/>
    </w:p>
    <w:p w14:paraId="0F7D49A7" w14:textId="77777777" w:rsidR="003F7DD1" w:rsidRPr="003F7DD1" w:rsidRDefault="003F7DD1">
      <w:pPr>
        <w:ind w:left="1134" w:hanging="1134"/>
        <w:jc w:val="both"/>
        <w:rPr>
          <w:rFonts w:ascii="Avenir Next Condensed Regular" w:hAnsi="Avenir Next Condensed Regular"/>
          <w:sz w:val="22"/>
          <w:szCs w:val="22"/>
        </w:rPr>
        <w:pPrChange w:id="503" w:author="Tania Johny" w:date="2015-07-29T16:01:00Z">
          <w:pPr>
            <w:jc w:val="both"/>
          </w:pPr>
        </w:pPrChange>
      </w:pPr>
    </w:p>
    <w:p w14:paraId="53F595B6" w14:textId="466973CB" w:rsidR="003F7DD1" w:rsidRDefault="003F7DD1">
      <w:pPr>
        <w:pStyle w:val="ListParagraph"/>
        <w:numPr>
          <w:ilvl w:val="1"/>
          <w:numId w:val="5"/>
        </w:numPr>
        <w:ind w:left="1134" w:hanging="1134"/>
        <w:jc w:val="both"/>
        <w:rPr>
          <w:rFonts w:ascii="Avenir Next Condensed Regular" w:hAnsi="Avenir Next Condensed Regular"/>
          <w:sz w:val="22"/>
          <w:szCs w:val="22"/>
        </w:rPr>
        <w:pPrChange w:id="504" w:author="Tania Johny" w:date="2015-07-29T16:01:00Z">
          <w:pPr>
            <w:pStyle w:val="ListParagraph"/>
            <w:numPr>
              <w:ilvl w:val="1"/>
              <w:numId w:val="5"/>
            </w:numPr>
            <w:ind w:left="792" w:hanging="432"/>
            <w:jc w:val="both"/>
          </w:pPr>
        </w:pPrChange>
      </w:pPr>
      <w:r w:rsidRPr="003F7DD1">
        <w:rPr>
          <w:rFonts w:ascii="Avenir Next Condensed Regular" w:hAnsi="Avenir Next Condensed Regular"/>
          <w:sz w:val="22"/>
          <w:szCs w:val="22"/>
        </w:rPr>
        <w:lastRenderedPageBreak/>
        <w:t xml:space="preserve">The Vendor shall provide to the other Shareholder, at the Vendor's expense, any information and evidence reasonably requested in writing by the other Shareholder for the purpose of confirming the identity of the third party and whether the offer is </w:t>
      </w:r>
      <w:r w:rsidRPr="003F7DD1">
        <w:rPr>
          <w:rFonts w:ascii="Avenir Next Condensed Regular" w:hAnsi="Avenir Next Condensed Regular"/>
          <w:i/>
          <w:sz w:val="22"/>
          <w:szCs w:val="22"/>
        </w:rPr>
        <w:t>bona fide</w:t>
      </w:r>
      <w:r w:rsidRPr="003F7DD1">
        <w:rPr>
          <w:rFonts w:ascii="Avenir Next Condensed Regular" w:hAnsi="Avenir Next Condensed Regular"/>
          <w:sz w:val="22"/>
          <w:szCs w:val="22"/>
        </w:rPr>
        <w:t xml:space="preserve"> and otherwise in accordance with the terms of this clause.</w:t>
      </w:r>
    </w:p>
    <w:p w14:paraId="4ACB758E" w14:textId="77777777" w:rsidR="003F7DD1" w:rsidRPr="003F7DD1" w:rsidRDefault="003F7DD1">
      <w:pPr>
        <w:ind w:left="1134" w:hanging="1134"/>
        <w:jc w:val="both"/>
        <w:rPr>
          <w:rFonts w:ascii="Avenir Next Condensed Regular" w:hAnsi="Avenir Next Condensed Regular"/>
          <w:sz w:val="22"/>
          <w:szCs w:val="22"/>
        </w:rPr>
        <w:pPrChange w:id="505" w:author="Tania Johny" w:date="2015-07-29T16:01:00Z">
          <w:pPr>
            <w:jc w:val="both"/>
          </w:pPr>
        </w:pPrChange>
      </w:pPr>
    </w:p>
    <w:p w14:paraId="67733BD6" w14:textId="76A24ED5" w:rsidR="003F7DD1" w:rsidRDefault="00556E07">
      <w:pPr>
        <w:pStyle w:val="ListParagraph"/>
        <w:numPr>
          <w:ilvl w:val="1"/>
          <w:numId w:val="5"/>
        </w:numPr>
        <w:ind w:left="1134" w:hanging="1134"/>
        <w:jc w:val="both"/>
        <w:rPr>
          <w:rFonts w:ascii="Avenir Next Condensed Regular" w:hAnsi="Avenir Next Condensed Regular"/>
          <w:sz w:val="22"/>
          <w:szCs w:val="22"/>
        </w:rPr>
        <w:pPrChange w:id="506" w:author="Tania Johny" w:date="2015-07-29T16:01:00Z">
          <w:pPr>
            <w:pStyle w:val="ListParagraph"/>
            <w:numPr>
              <w:ilvl w:val="1"/>
              <w:numId w:val="5"/>
            </w:numPr>
            <w:ind w:left="792" w:hanging="432"/>
            <w:jc w:val="both"/>
          </w:pPr>
        </w:pPrChange>
      </w:pPr>
      <w:bookmarkStart w:id="507" w:name="_Ref140671349"/>
      <w:r>
        <w:rPr>
          <w:rFonts w:ascii="Avenir Next Condensed Regular" w:hAnsi="Avenir Next Condensed Regular"/>
          <w:sz w:val="22"/>
          <w:szCs w:val="22"/>
        </w:rPr>
        <w:t>Within sixty (</w:t>
      </w:r>
      <w:r w:rsidR="003F7DD1" w:rsidRPr="003F7DD1">
        <w:rPr>
          <w:rFonts w:ascii="Avenir Next Condensed Regular" w:hAnsi="Avenir Next Condensed Regular"/>
          <w:sz w:val="22"/>
          <w:szCs w:val="22"/>
        </w:rPr>
        <w:t>60</w:t>
      </w:r>
      <w:r>
        <w:rPr>
          <w:rFonts w:ascii="Avenir Next Condensed Regular" w:hAnsi="Avenir Next Condensed Regular"/>
          <w:sz w:val="22"/>
          <w:szCs w:val="22"/>
        </w:rPr>
        <w:t>)</w:t>
      </w:r>
      <w:r w:rsidR="003F7DD1" w:rsidRPr="003F7DD1">
        <w:rPr>
          <w:rFonts w:ascii="Avenir Next Condensed Regular" w:hAnsi="Avenir Next Condensed Regular"/>
          <w:sz w:val="22"/>
          <w:szCs w:val="22"/>
        </w:rPr>
        <w:t xml:space="preserve"> </w:t>
      </w:r>
      <w:r>
        <w:rPr>
          <w:rFonts w:ascii="Avenir Next Condensed Regular" w:hAnsi="Avenir Next Condensed Regular"/>
          <w:sz w:val="22"/>
          <w:szCs w:val="22"/>
        </w:rPr>
        <w:t>d</w:t>
      </w:r>
      <w:r w:rsidR="003F7DD1" w:rsidRPr="003F7DD1">
        <w:rPr>
          <w:rFonts w:ascii="Avenir Next Condensed Regular" w:hAnsi="Avenir Next Condensed Regular"/>
          <w:sz w:val="22"/>
          <w:szCs w:val="22"/>
        </w:rPr>
        <w:t xml:space="preserve">ays of receiving the Transfer </w:t>
      </w:r>
      <w:r w:rsidR="003F7DD1" w:rsidRPr="00556E07">
        <w:rPr>
          <w:rFonts w:ascii="Avenir Next Condensed Regular" w:hAnsi="Avenir Next Condensed Regular"/>
          <w:sz w:val="22"/>
          <w:szCs w:val="22"/>
        </w:rPr>
        <w:t>Notice (the Acceptance Period), the</w:t>
      </w:r>
      <w:r w:rsidR="003F7DD1" w:rsidRPr="003F7DD1">
        <w:rPr>
          <w:rFonts w:ascii="Avenir Next Condensed Regular" w:hAnsi="Avenir Next Condensed Regular"/>
          <w:sz w:val="22"/>
          <w:szCs w:val="22"/>
        </w:rPr>
        <w:t xml:space="preserve"> other Shareholder shall notify the Vendor in writing whether:</w:t>
      </w:r>
      <w:bookmarkEnd w:id="507"/>
    </w:p>
    <w:p w14:paraId="3B5F892A" w14:textId="77777777" w:rsidR="003F7DD1" w:rsidRPr="003F7DD1" w:rsidRDefault="003F7DD1">
      <w:pPr>
        <w:ind w:left="1134" w:hanging="1134"/>
        <w:jc w:val="both"/>
        <w:rPr>
          <w:rFonts w:ascii="Avenir Next Condensed Regular" w:hAnsi="Avenir Next Condensed Regular"/>
          <w:sz w:val="22"/>
          <w:szCs w:val="22"/>
        </w:rPr>
        <w:pPrChange w:id="508" w:author="Tania Johny" w:date="2015-07-29T16:01:00Z">
          <w:pPr>
            <w:jc w:val="both"/>
          </w:pPr>
        </w:pPrChange>
      </w:pPr>
    </w:p>
    <w:p w14:paraId="667F43F9" w14:textId="7EC43F64" w:rsidR="003F7DD1" w:rsidRDefault="00860FE3">
      <w:pPr>
        <w:pStyle w:val="ListParagraph"/>
        <w:numPr>
          <w:ilvl w:val="2"/>
          <w:numId w:val="5"/>
        </w:numPr>
        <w:ind w:left="1134" w:hanging="1134"/>
        <w:jc w:val="both"/>
        <w:rPr>
          <w:rFonts w:ascii="Avenir Next Condensed Regular" w:hAnsi="Avenir Next Condensed Regular"/>
          <w:sz w:val="22"/>
          <w:szCs w:val="22"/>
        </w:rPr>
        <w:pPrChange w:id="509" w:author="Tania Johny" w:date="2015-07-29T16:01:00Z">
          <w:pPr>
            <w:pStyle w:val="ListParagraph"/>
            <w:numPr>
              <w:ilvl w:val="2"/>
              <w:numId w:val="5"/>
            </w:numPr>
            <w:ind w:left="1224" w:hanging="504"/>
            <w:jc w:val="both"/>
          </w:pPr>
        </w:pPrChange>
      </w:pPr>
      <w:bookmarkStart w:id="510" w:name="_Ref140672495"/>
      <w:r w:rsidRPr="00860FE3">
        <w:rPr>
          <w:rFonts w:ascii="Avenir Next Condensed Regular" w:hAnsi="Avenir Next Condensed Regular"/>
          <w:sz w:val="22"/>
          <w:szCs w:val="22"/>
        </w:rPr>
        <w:t>it accepts the offer at the Sale Price (or at such other price as shall have been agreed in writing between the Vendor and the other Shareholder during the Acceptance Period); or</w:t>
      </w:r>
      <w:bookmarkEnd w:id="510"/>
    </w:p>
    <w:p w14:paraId="066A9059" w14:textId="225AF292" w:rsidR="00860FE3" w:rsidRPr="00860FE3" w:rsidRDefault="00860FE3">
      <w:pPr>
        <w:ind w:left="1134" w:hanging="1134"/>
        <w:jc w:val="both"/>
        <w:rPr>
          <w:rFonts w:ascii="Avenir Next Condensed Regular" w:hAnsi="Avenir Next Condensed Regular"/>
          <w:sz w:val="22"/>
          <w:szCs w:val="22"/>
        </w:rPr>
        <w:pPrChange w:id="511" w:author="Tania Johny" w:date="2015-07-29T16:01:00Z">
          <w:pPr>
            <w:jc w:val="both"/>
          </w:pPr>
        </w:pPrChange>
      </w:pPr>
    </w:p>
    <w:p w14:paraId="41304E0B" w14:textId="74D922DC" w:rsidR="00860FE3" w:rsidRDefault="00860FE3">
      <w:pPr>
        <w:pStyle w:val="ListParagraph"/>
        <w:numPr>
          <w:ilvl w:val="2"/>
          <w:numId w:val="5"/>
        </w:numPr>
        <w:ind w:left="1134" w:hanging="1134"/>
        <w:jc w:val="both"/>
        <w:rPr>
          <w:rFonts w:ascii="Avenir Next Condensed Regular" w:hAnsi="Avenir Next Condensed Regular"/>
          <w:sz w:val="22"/>
          <w:szCs w:val="22"/>
        </w:rPr>
        <w:pPrChange w:id="512" w:author="Tania Johny" w:date="2015-07-29T16:01:00Z">
          <w:pPr>
            <w:pStyle w:val="ListParagraph"/>
            <w:numPr>
              <w:ilvl w:val="2"/>
              <w:numId w:val="5"/>
            </w:numPr>
            <w:ind w:left="1224" w:hanging="504"/>
            <w:jc w:val="both"/>
          </w:pPr>
        </w:pPrChange>
      </w:pPr>
      <w:bookmarkStart w:id="513" w:name="_Ref141278314"/>
      <w:proofErr w:type="gramStart"/>
      <w:r w:rsidRPr="00860FE3">
        <w:rPr>
          <w:rFonts w:ascii="Avenir Next Condensed Regular" w:hAnsi="Avenir Next Condensed Regular"/>
          <w:sz w:val="22"/>
          <w:szCs w:val="22"/>
        </w:rPr>
        <w:t>it</w:t>
      </w:r>
      <w:proofErr w:type="gramEnd"/>
      <w:r w:rsidRPr="00860FE3">
        <w:rPr>
          <w:rFonts w:ascii="Avenir Next Condensed Regular" w:hAnsi="Avenir Next Condensed Regular"/>
          <w:sz w:val="22"/>
          <w:szCs w:val="22"/>
        </w:rPr>
        <w:t xml:space="preserve"> declines the offer.</w:t>
      </w:r>
      <w:bookmarkEnd w:id="513"/>
    </w:p>
    <w:p w14:paraId="06C43275" w14:textId="77777777" w:rsidR="00860FE3" w:rsidRPr="00860FE3" w:rsidRDefault="00860FE3">
      <w:pPr>
        <w:ind w:left="1134" w:hanging="1134"/>
        <w:jc w:val="both"/>
        <w:rPr>
          <w:rFonts w:ascii="Avenir Next Condensed Regular" w:hAnsi="Avenir Next Condensed Regular"/>
          <w:sz w:val="22"/>
          <w:szCs w:val="22"/>
        </w:rPr>
        <w:pPrChange w:id="514" w:author="Tania Johny" w:date="2015-07-29T16:01:00Z">
          <w:pPr>
            <w:jc w:val="both"/>
          </w:pPr>
        </w:pPrChange>
      </w:pPr>
    </w:p>
    <w:p w14:paraId="38F0BE60" w14:textId="738CC99A" w:rsidR="00860FE3" w:rsidRDefault="00860FE3">
      <w:pPr>
        <w:pStyle w:val="ListParagraph"/>
        <w:numPr>
          <w:ilvl w:val="1"/>
          <w:numId w:val="5"/>
        </w:numPr>
        <w:ind w:left="1134" w:hanging="1134"/>
        <w:jc w:val="both"/>
        <w:rPr>
          <w:rFonts w:ascii="Avenir Next Condensed Regular" w:hAnsi="Avenir Next Condensed Regular"/>
          <w:sz w:val="22"/>
          <w:szCs w:val="22"/>
        </w:rPr>
        <w:pPrChange w:id="515" w:author="Tania Johny" w:date="2015-07-29T16:01:00Z">
          <w:pPr>
            <w:pStyle w:val="ListParagraph"/>
            <w:numPr>
              <w:ilvl w:val="1"/>
              <w:numId w:val="5"/>
            </w:numPr>
            <w:ind w:left="792" w:hanging="432"/>
            <w:jc w:val="both"/>
          </w:pPr>
        </w:pPrChange>
      </w:pPr>
      <w:bookmarkStart w:id="516" w:name="_Ref141769147"/>
      <w:r w:rsidRPr="00860FE3">
        <w:rPr>
          <w:rFonts w:ascii="Avenir Next Condensed Regular" w:hAnsi="Avenir Next Condensed Regular"/>
          <w:sz w:val="22"/>
          <w:szCs w:val="22"/>
        </w:rPr>
        <w:t>The other Shareholder shall become bound to acquire the Sale Units on giving written notice to the Vendor of its acceptance</w:t>
      </w:r>
      <w:r w:rsidR="00EE0638">
        <w:rPr>
          <w:rFonts w:ascii="Avenir Next Condensed Regular" w:hAnsi="Avenir Next Condensed Regular"/>
          <w:sz w:val="22"/>
          <w:szCs w:val="22"/>
        </w:rPr>
        <w:t xml:space="preserve"> of the offer pursuant to this Agreement</w:t>
      </w:r>
      <w:r w:rsidRPr="00860FE3">
        <w:rPr>
          <w:rFonts w:ascii="Avenir Next Condensed Regular" w:hAnsi="Avenir Next Condensed Regular"/>
          <w:sz w:val="22"/>
          <w:szCs w:val="22"/>
        </w:rPr>
        <w:t xml:space="preserve">. If the other Shareholder becomes so bound, completion of the sale and purchase of </w:t>
      </w:r>
      <w:r w:rsidR="00EE0638">
        <w:rPr>
          <w:rFonts w:ascii="Avenir Next Condensed Regular" w:hAnsi="Avenir Next Condensed Regular"/>
          <w:sz w:val="22"/>
          <w:szCs w:val="22"/>
        </w:rPr>
        <w:t>the Sale Units shall take place</w:t>
      </w:r>
      <w:r w:rsidRPr="00860FE3">
        <w:rPr>
          <w:rFonts w:ascii="Avenir Next Condensed Regular" w:hAnsi="Avenir Next Condensed Regular"/>
          <w:sz w:val="22"/>
          <w:szCs w:val="22"/>
        </w:rPr>
        <w:t xml:space="preserve"> at such time and place as the other Shareholder shall reasonably specify by giving not less than </w:t>
      </w:r>
      <w:r w:rsidR="00EE0638">
        <w:rPr>
          <w:rFonts w:ascii="Avenir Next Condensed Regular" w:hAnsi="Avenir Next Condensed Regular"/>
          <w:sz w:val="22"/>
          <w:szCs w:val="22"/>
        </w:rPr>
        <w:t>seventy two (</w:t>
      </w:r>
      <w:r w:rsidRPr="00860FE3">
        <w:rPr>
          <w:rFonts w:ascii="Avenir Next Condensed Regular" w:hAnsi="Avenir Next Condensed Regular"/>
          <w:sz w:val="22"/>
          <w:szCs w:val="22"/>
        </w:rPr>
        <w:t>72</w:t>
      </w:r>
      <w:r w:rsidR="00EE0638">
        <w:rPr>
          <w:rFonts w:ascii="Avenir Next Condensed Regular" w:hAnsi="Avenir Next Condensed Regular"/>
          <w:sz w:val="22"/>
          <w:szCs w:val="22"/>
        </w:rPr>
        <w:t>)</w:t>
      </w:r>
      <w:r w:rsidRPr="00860FE3">
        <w:rPr>
          <w:rFonts w:ascii="Avenir Next Condensed Regular" w:hAnsi="Avenir Next Condensed Regular"/>
          <w:sz w:val="22"/>
          <w:szCs w:val="22"/>
        </w:rPr>
        <w:t xml:space="preserve"> hours' written notice to the Vendor on the date which is </w:t>
      </w:r>
      <w:r w:rsidR="00556E07">
        <w:rPr>
          <w:rFonts w:ascii="Avenir Next Condensed Regular" w:hAnsi="Avenir Next Condensed Regular"/>
          <w:sz w:val="22"/>
          <w:szCs w:val="22"/>
        </w:rPr>
        <w:t>thirty (</w:t>
      </w:r>
      <w:r w:rsidRPr="00860FE3">
        <w:rPr>
          <w:rFonts w:ascii="Avenir Next Condensed Regular" w:hAnsi="Avenir Next Condensed Regular"/>
          <w:sz w:val="22"/>
          <w:szCs w:val="22"/>
        </w:rPr>
        <w:t>30</w:t>
      </w:r>
      <w:r w:rsidR="00556E07">
        <w:rPr>
          <w:rFonts w:ascii="Avenir Next Condensed Regular" w:hAnsi="Avenir Next Condensed Regular"/>
          <w:sz w:val="22"/>
          <w:szCs w:val="22"/>
        </w:rPr>
        <w:t>) d</w:t>
      </w:r>
      <w:r w:rsidRPr="00860FE3">
        <w:rPr>
          <w:rFonts w:ascii="Avenir Next Condensed Regular" w:hAnsi="Avenir Next Condensed Regular"/>
          <w:sz w:val="22"/>
          <w:szCs w:val="22"/>
        </w:rPr>
        <w:t>ays after the later of: (a) the date on which the other Shareholder gives notice to the Vendor of its acceptance of the offer; and (b) the date on which the Completion Conditions shall have been satisfied or been waived by each of the Shareholders. The provisions of clause</w:t>
      </w:r>
      <w:r w:rsidR="00D82E8C">
        <w:rPr>
          <w:rFonts w:ascii="Avenir Next Condensed Regular" w:hAnsi="Avenir Next Condensed Regular"/>
          <w:sz w:val="22"/>
          <w:szCs w:val="22"/>
        </w:rPr>
        <w:t xml:space="preserve"> </w:t>
      </w:r>
      <w:r w:rsidR="00D82E8C">
        <w:rPr>
          <w:rFonts w:ascii="Avenir Next Condensed Regular" w:hAnsi="Avenir Next Condensed Regular"/>
          <w:sz w:val="22"/>
          <w:szCs w:val="22"/>
        </w:rPr>
        <w:fldChar w:fldCharType="begin"/>
      </w:r>
      <w:r w:rsidR="00D82E8C">
        <w:rPr>
          <w:rFonts w:ascii="Avenir Next Condensed Regular" w:hAnsi="Avenir Next Condensed Regular"/>
          <w:sz w:val="22"/>
          <w:szCs w:val="22"/>
        </w:rPr>
        <w:instrText xml:space="preserve"> REF _Ref299216226 \r \h </w:instrText>
      </w:r>
      <w:r w:rsidR="00D82E8C">
        <w:rPr>
          <w:rFonts w:ascii="Avenir Next Condensed Regular" w:hAnsi="Avenir Next Condensed Regular"/>
          <w:sz w:val="22"/>
          <w:szCs w:val="22"/>
        </w:rPr>
      </w:r>
      <w:r w:rsidR="00D82E8C">
        <w:rPr>
          <w:rFonts w:ascii="Avenir Next Condensed Regular" w:hAnsi="Avenir Next Condensed Regular"/>
          <w:sz w:val="22"/>
          <w:szCs w:val="22"/>
        </w:rPr>
        <w:fldChar w:fldCharType="separate"/>
      </w:r>
      <w:r w:rsidR="00D82E8C">
        <w:rPr>
          <w:rFonts w:ascii="Avenir Next Condensed Regular" w:hAnsi="Avenir Next Condensed Regular"/>
          <w:sz w:val="22"/>
          <w:szCs w:val="22"/>
        </w:rPr>
        <w:t>14</w:t>
      </w:r>
      <w:r w:rsidR="00D82E8C">
        <w:rPr>
          <w:rFonts w:ascii="Avenir Next Condensed Regular" w:hAnsi="Avenir Next Condensed Regular"/>
          <w:sz w:val="22"/>
          <w:szCs w:val="22"/>
        </w:rPr>
        <w:fldChar w:fldCharType="end"/>
      </w:r>
      <w:r w:rsidRPr="00860FE3">
        <w:rPr>
          <w:rFonts w:ascii="Avenir Next Condensed Regular" w:hAnsi="Avenir Next Condensed Regular"/>
          <w:sz w:val="22"/>
          <w:szCs w:val="22"/>
        </w:rPr>
        <w:t xml:space="preserve"> shall apply to such sale and purchase.</w:t>
      </w:r>
      <w:bookmarkEnd w:id="516"/>
    </w:p>
    <w:p w14:paraId="787285E8" w14:textId="63430634" w:rsidR="00860FE3" w:rsidRPr="00860FE3" w:rsidRDefault="00860FE3">
      <w:pPr>
        <w:ind w:left="1134" w:hanging="1134"/>
        <w:jc w:val="both"/>
        <w:rPr>
          <w:rFonts w:ascii="Avenir Next Condensed Regular" w:hAnsi="Avenir Next Condensed Regular"/>
          <w:sz w:val="22"/>
          <w:szCs w:val="22"/>
        </w:rPr>
        <w:pPrChange w:id="517" w:author="Tania Johny" w:date="2015-07-29T16:01:00Z">
          <w:pPr>
            <w:jc w:val="both"/>
          </w:pPr>
        </w:pPrChange>
      </w:pPr>
    </w:p>
    <w:p w14:paraId="5C881DE0" w14:textId="530FDFB3" w:rsidR="00860FE3" w:rsidRDefault="00B45AC5">
      <w:pPr>
        <w:pStyle w:val="ListParagraph"/>
        <w:numPr>
          <w:ilvl w:val="1"/>
          <w:numId w:val="5"/>
        </w:numPr>
        <w:ind w:left="1134" w:hanging="1134"/>
        <w:jc w:val="both"/>
        <w:rPr>
          <w:rFonts w:ascii="Avenir Next Condensed Regular" w:hAnsi="Avenir Next Condensed Regular"/>
          <w:sz w:val="22"/>
          <w:szCs w:val="22"/>
        </w:rPr>
        <w:pPrChange w:id="518" w:author="Tania Johny" w:date="2015-07-29T16:01:00Z">
          <w:pPr>
            <w:pStyle w:val="ListParagraph"/>
            <w:numPr>
              <w:ilvl w:val="1"/>
              <w:numId w:val="5"/>
            </w:numPr>
            <w:ind w:left="792" w:hanging="432"/>
            <w:jc w:val="both"/>
          </w:pPr>
        </w:pPrChange>
      </w:pPr>
      <w:bookmarkStart w:id="519" w:name="_Ref141279871"/>
      <w:r w:rsidRPr="00B45AC5">
        <w:rPr>
          <w:rFonts w:ascii="Avenir Next Condensed Regular" w:hAnsi="Avenir Next Condensed Regular"/>
          <w:sz w:val="22"/>
          <w:szCs w:val="22"/>
        </w:rPr>
        <w:t>Each of the Shareholders shall use all reasonable endeavours to ensure that the Completion Conditions are satisfied as soon as reasonably practicable after the other Shareholder becomes bound to acquire the Sale Units. Each Shareholder shall give written notice to the other that a relevant Completion Condition has been satisfied within two</w:t>
      </w:r>
      <w:r w:rsidR="00572FB2">
        <w:rPr>
          <w:rFonts w:ascii="Avenir Next Condensed Regular" w:hAnsi="Avenir Next Condensed Regular"/>
          <w:sz w:val="22"/>
          <w:szCs w:val="22"/>
        </w:rPr>
        <w:t xml:space="preserve"> (2)</w:t>
      </w:r>
      <w:r w:rsidRPr="00B45AC5">
        <w:rPr>
          <w:rFonts w:ascii="Avenir Next Condensed Regular" w:hAnsi="Avenir Next Condensed Regular"/>
          <w:sz w:val="22"/>
          <w:szCs w:val="22"/>
        </w:rPr>
        <w:t xml:space="preserve"> </w:t>
      </w:r>
      <w:r w:rsidR="00572FB2">
        <w:rPr>
          <w:rFonts w:ascii="Avenir Next Condensed Regular" w:hAnsi="Avenir Next Condensed Regular"/>
          <w:sz w:val="22"/>
          <w:szCs w:val="22"/>
        </w:rPr>
        <w:t>d</w:t>
      </w:r>
      <w:r w:rsidRPr="00B45AC5">
        <w:rPr>
          <w:rFonts w:ascii="Avenir Next Condensed Regular" w:hAnsi="Avenir Next Condensed Regular"/>
          <w:sz w:val="22"/>
          <w:szCs w:val="22"/>
        </w:rPr>
        <w:t>ays of becoming aware of that fact.</w:t>
      </w:r>
      <w:bookmarkEnd w:id="519"/>
    </w:p>
    <w:p w14:paraId="308606FC" w14:textId="77777777" w:rsidR="00B45AC5" w:rsidRPr="00B45AC5" w:rsidRDefault="00B45AC5">
      <w:pPr>
        <w:ind w:left="1134" w:hanging="1134"/>
        <w:jc w:val="both"/>
        <w:rPr>
          <w:rFonts w:ascii="Avenir Next Condensed Regular" w:hAnsi="Avenir Next Condensed Regular"/>
          <w:sz w:val="22"/>
          <w:szCs w:val="22"/>
        </w:rPr>
        <w:pPrChange w:id="520" w:author="Tania Johny" w:date="2015-07-29T16:01:00Z">
          <w:pPr>
            <w:jc w:val="both"/>
          </w:pPr>
        </w:pPrChange>
      </w:pPr>
    </w:p>
    <w:p w14:paraId="7E3ACAE1" w14:textId="08691DBA" w:rsidR="00B45AC5" w:rsidRDefault="00B45AC5">
      <w:pPr>
        <w:pStyle w:val="ListParagraph"/>
        <w:numPr>
          <w:ilvl w:val="1"/>
          <w:numId w:val="5"/>
        </w:numPr>
        <w:ind w:left="1134" w:hanging="1134"/>
        <w:jc w:val="both"/>
        <w:rPr>
          <w:rFonts w:ascii="Avenir Next Condensed Regular" w:hAnsi="Avenir Next Condensed Regular"/>
          <w:sz w:val="22"/>
          <w:szCs w:val="22"/>
        </w:rPr>
        <w:pPrChange w:id="521" w:author="Tania Johny" w:date="2015-07-29T16:01:00Z">
          <w:pPr>
            <w:pStyle w:val="ListParagraph"/>
            <w:numPr>
              <w:ilvl w:val="1"/>
              <w:numId w:val="5"/>
            </w:numPr>
            <w:ind w:left="792" w:hanging="432"/>
            <w:jc w:val="both"/>
          </w:pPr>
        </w:pPrChange>
      </w:pPr>
      <w:bookmarkStart w:id="522" w:name="_Ref141278444"/>
      <w:r w:rsidRPr="00B45AC5">
        <w:rPr>
          <w:rFonts w:ascii="Avenir Next Condensed Regular" w:hAnsi="Avenir Next Condensed Regular"/>
          <w:sz w:val="22"/>
          <w:szCs w:val="22"/>
        </w:rPr>
        <w:t>If the Completion Conditions shall not have been sati</w:t>
      </w:r>
      <w:r w:rsidR="0094080D">
        <w:rPr>
          <w:rFonts w:ascii="Avenir Next Condensed Regular" w:hAnsi="Avenir Next Condensed Regular"/>
          <w:sz w:val="22"/>
          <w:szCs w:val="22"/>
        </w:rPr>
        <w:t xml:space="preserve">sfied or been waived by </w:t>
      </w:r>
      <w:r w:rsidRPr="00B45AC5">
        <w:rPr>
          <w:rFonts w:ascii="Avenir Next Condensed Regular" w:hAnsi="Avenir Next Condensed Regular"/>
          <w:sz w:val="22"/>
          <w:szCs w:val="22"/>
        </w:rPr>
        <w:t>the</w:t>
      </w:r>
      <w:r w:rsidR="0094080D">
        <w:rPr>
          <w:rFonts w:ascii="Avenir Next Condensed Regular" w:hAnsi="Avenir Next Condensed Regular"/>
          <w:sz w:val="22"/>
          <w:szCs w:val="22"/>
        </w:rPr>
        <w:t xml:space="preserve"> relevant</w:t>
      </w:r>
      <w:r w:rsidRPr="00B45AC5">
        <w:rPr>
          <w:rFonts w:ascii="Avenir Next Condensed Regular" w:hAnsi="Avenir Next Condensed Regular"/>
          <w:sz w:val="22"/>
          <w:szCs w:val="22"/>
        </w:rPr>
        <w:t xml:space="preserve"> Shareholders</w:t>
      </w:r>
      <w:r w:rsidR="0094080D">
        <w:rPr>
          <w:rFonts w:ascii="Avenir Next Condensed Regular" w:hAnsi="Avenir Next Condensed Regular"/>
          <w:sz w:val="22"/>
          <w:szCs w:val="22"/>
        </w:rPr>
        <w:t xml:space="preserve"> in the sale transaction</w:t>
      </w:r>
      <w:r w:rsidRPr="00B45AC5">
        <w:rPr>
          <w:rFonts w:ascii="Avenir Next Condensed Regular" w:hAnsi="Avenir Next Condensed Regular"/>
          <w:sz w:val="22"/>
          <w:szCs w:val="22"/>
        </w:rPr>
        <w:t xml:space="preserve"> within </w:t>
      </w:r>
      <w:bookmarkStart w:id="523" w:name="_DV_M447"/>
      <w:bookmarkEnd w:id="523"/>
      <w:r w:rsidRPr="00B45AC5">
        <w:rPr>
          <w:rFonts w:ascii="Avenir Next Condensed Regular" w:hAnsi="Avenir Next Condensed Regular"/>
          <w:sz w:val="22"/>
          <w:szCs w:val="22"/>
        </w:rPr>
        <w:t>five</w:t>
      </w:r>
      <w:r w:rsidR="00572FB2">
        <w:rPr>
          <w:rFonts w:ascii="Avenir Next Condensed Regular" w:hAnsi="Avenir Next Condensed Regular"/>
          <w:sz w:val="22"/>
          <w:szCs w:val="22"/>
        </w:rPr>
        <w:t xml:space="preserve"> (5) d</w:t>
      </w:r>
      <w:r w:rsidRPr="00B45AC5">
        <w:rPr>
          <w:rFonts w:ascii="Avenir Next Condensed Regular" w:hAnsi="Avenir Next Condensed Regular"/>
          <w:sz w:val="22"/>
          <w:szCs w:val="22"/>
        </w:rPr>
        <w:t xml:space="preserve">ays after the </w:t>
      </w:r>
      <w:r w:rsidRPr="00572FB2">
        <w:rPr>
          <w:rFonts w:ascii="Avenir Next Condensed Regular" w:hAnsi="Avenir Next Condensed Regular"/>
          <w:sz w:val="22"/>
          <w:szCs w:val="22"/>
        </w:rPr>
        <w:t>date on which the other Shareholder becomes bound to acquire the Sale Units (the Long Stop Date), then the other Shareholder shall be released from its obligation to purchase, and the Vendor shall be r</w:t>
      </w:r>
      <w:r w:rsidRPr="00B45AC5">
        <w:rPr>
          <w:rFonts w:ascii="Avenir Next Condensed Regular" w:hAnsi="Avenir Next Condensed Regular"/>
          <w:sz w:val="22"/>
          <w:szCs w:val="22"/>
        </w:rPr>
        <w:t>eleased from its obligation to sell, the Sale Units and the other Shareholder shall be deemed to have decli</w:t>
      </w:r>
      <w:r w:rsidR="007E0CED">
        <w:rPr>
          <w:rFonts w:ascii="Avenir Next Condensed Regular" w:hAnsi="Avenir Next Condensed Regular"/>
          <w:sz w:val="22"/>
          <w:szCs w:val="22"/>
        </w:rPr>
        <w:t>ned the offer</w:t>
      </w:r>
      <w:r w:rsidRPr="00B45AC5">
        <w:rPr>
          <w:rFonts w:ascii="Avenir Next Condensed Regular" w:hAnsi="Avenir Next Condensed Regular"/>
          <w:sz w:val="22"/>
          <w:szCs w:val="22"/>
        </w:rPr>
        <w:t>.</w:t>
      </w:r>
      <w:bookmarkEnd w:id="522"/>
    </w:p>
    <w:p w14:paraId="1C8F692C" w14:textId="77777777" w:rsidR="00B45AC5" w:rsidRPr="00B45AC5" w:rsidRDefault="00B45AC5">
      <w:pPr>
        <w:ind w:left="1134" w:hanging="1134"/>
        <w:jc w:val="both"/>
        <w:rPr>
          <w:rFonts w:ascii="Avenir Next Condensed Regular" w:hAnsi="Avenir Next Condensed Regular"/>
          <w:sz w:val="22"/>
          <w:szCs w:val="22"/>
        </w:rPr>
        <w:pPrChange w:id="524" w:author="Tania Johny" w:date="2015-07-29T16:01:00Z">
          <w:pPr>
            <w:jc w:val="both"/>
          </w:pPr>
        </w:pPrChange>
      </w:pPr>
    </w:p>
    <w:p w14:paraId="67615B7F" w14:textId="6626DBFA" w:rsidR="00890153" w:rsidRPr="0094080D" w:rsidRDefault="0094080D">
      <w:pPr>
        <w:pStyle w:val="ListParagraph"/>
        <w:numPr>
          <w:ilvl w:val="1"/>
          <w:numId w:val="5"/>
        </w:numPr>
        <w:ind w:left="1134" w:hanging="1134"/>
        <w:jc w:val="both"/>
        <w:rPr>
          <w:rFonts w:ascii="Avenir Next Condensed Regular" w:hAnsi="Avenir Next Condensed Regular"/>
          <w:sz w:val="22"/>
          <w:szCs w:val="22"/>
        </w:rPr>
        <w:pPrChange w:id="525" w:author="Tania Johny" w:date="2015-07-29T16:04:00Z">
          <w:pPr>
            <w:pStyle w:val="ListParagraph"/>
            <w:numPr>
              <w:ilvl w:val="1"/>
              <w:numId w:val="5"/>
            </w:numPr>
            <w:ind w:left="792" w:hanging="432"/>
            <w:jc w:val="both"/>
          </w:pPr>
        </w:pPrChange>
      </w:pPr>
      <w:r w:rsidRPr="0094080D">
        <w:rPr>
          <w:rFonts w:ascii="Avenir Next Condensed Regular" w:hAnsi="Avenir Next Condensed Regular"/>
          <w:sz w:val="22"/>
          <w:szCs w:val="22"/>
        </w:rPr>
        <w:t xml:space="preserve">If the other Shareholder </w:t>
      </w:r>
      <w:r w:rsidR="00890153" w:rsidRPr="0094080D">
        <w:rPr>
          <w:rFonts w:ascii="Avenir Next Condensed Regular" w:hAnsi="Avenir Next Condensed Regular"/>
          <w:sz w:val="22"/>
          <w:szCs w:val="22"/>
        </w:rPr>
        <w:t>gives written notice to the Vendor declining the offer within the Acceptance Period; or</w:t>
      </w:r>
      <w:r w:rsidRPr="0094080D">
        <w:rPr>
          <w:rFonts w:ascii="Avenir Next Condensed Regular" w:hAnsi="Avenir Next Condensed Regular"/>
          <w:sz w:val="22"/>
          <w:szCs w:val="22"/>
        </w:rPr>
        <w:t xml:space="preserve"> </w:t>
      </w:r>
      <w:r w:rsidR="00890153" w:rsidRPr="0094080D">
        <w:rPr>
          <w:rFonts w:ascii="Avenir Next Condensed Regular" w:hAnsi="Avenir Next Condensed Regular"/>
          <w:sz w:val="22"/>
          <w:szCs w:val="22"/>
        </w:rPr>
        <w:t>is deemed to have declined the offer; or</w:t>
      </w:r>
      <w:r w:rsidRPr="0094080D">
        <w:rPr>
          <w:rFonts w:ascii="Avenir Next Condensed Regular" w:hAnsi="Avenir Next Condensed Regular"/>
          <w:sz w:val="22"/>
          <w:szCs w:val="22"/>
        </w:rPr>
        <w:t xml:space="preserve"> </w:t>
      </w:r>
      <w:r w:rsidR="00890153" w:rsidRPr="0094080D">
        <w:rPr>
          <w:rFonts w:ascii="Avenir Next Condensed Regular" w:hAnsi="Avenir Next Condensed Regular"/>
          <w:sz w:val="22"/>
          <w:szCs w:val="22"/>
        </w:rPr>
        <w:t>does not give written notice to the Vendor accepting the offer within the Acceptance Period,</w:t>
      </w:r>
      <w:r>
        <w:rPr>
          <w:rFonts w:ascii="Avenir Next Condensed Regular" w:hAnsi="Avenir Next Condensed Regular"/>
          <w:sz w:val="22"/>
          <w:szCs w:val="22"/>
        </w:rPr>
        <w:t xml:space="preserve"> </w:t>
      </w:r>
      <w:r w:rsidR="00890153" w:rsidRPr="0094080D">
        <w:rPr>
          <w:rFonts w:ascii="Avenir Next Condensed Regular" w:hAnsi="Avenir Next Condensed Regular"/>
          <w:sz w:val="22"/>
          <w:szCs w:val="22"/>
        </w:rPr>
        <w:t xml:space="preserve">then the Vendor may (subject to the satisfaction or waiver by each of the Shareholders of the Completion Conditions) transfer all (but not some only) of the Sale Units at any time within </w:t>
      </w:r>
      <w:r w:rsidR="00D846E7" w:rsidRPr="0094080D">
        <w:rPr>
          <w:rFonts w:ascii="Avenir Next Condensed Regular" w:hAnsi="Avenir Next Condensed Regular"/>
          <w:sz w:val="22"/>
          <w:szCs w:val="22"/>
        </w:rPr>
        <w:t>forty five (</w:t>
      </w:r>
      <w:r w:rsidR="00890153" w:rsidRPr="0094080D">
        <w:rPr>
          <w:rFonts w:ascii="Avenir Next Condensed Regular" w:hAnsi="Avenir Next Condensed Regular"/>
          <w:sz w:val="22"/>
          <w:szCs w:val="22"/>
        </w:rPr>
        <w:t>45</w:t>
      </w:r>
      <w:r w:rsidR="00D846E7" w:rsidRPr="0094080D">
        <w:rPr>
          <w:rFonts w:ascii="Avenir Next Condensed Regular" w:hAnsi="Avenir Next Condensed Regular"/>
          <w:sz w:val="22"/>
          <w:szCs w:val="22"/>
        </w:rPr>
        <w:t>)</w:t>
      </w:r>
      <w:r w:rsidR="00890153" w:rsidRPr="0094080D">
        <w:rPr>
          <w:rFonts w:ascii="Avenir Next Condensed Regular" w:hAnsi="Avenir Next Condensed Regular"/>
          <w:sz w:val="22"/>
          <w:szCs w:val="22"/>
        </w:rPr>
        <w:t xml:space="preserve"> </w:t>
      </w:r>
      <w:r w:rsidR="00D846E7" w:rsidRPr="0094080D">
        <w:rPr>
          <w:rFonts w:ascii="Avenir Next Condensed Regular" w:hAnsi="Avenir Next Condensed Regular"/>
          <w:sz w:val="22"/>
          <w:szCs w:val="22"/>
        </w:rPr>
        <w:t>d</w:t>
      </w:r>
      <w:r w:rsidR="00890153" w:rsidRPr="0094080D">
        <w:rPr>
          <w:rFonts w:ascii="Avenir Next Condensed Regular" w:hAnsi="Avenir Next Condensed Regular"/>
          <w:sz w:val="22"/>
          <w:szCs w:val="22"/>
        </w:rPr>
        <w:t xml:space="preserve">ays of the issue of the Transfer Notice (or, if the offer shall be deemed to have been declined, within </w:t>
      </w:r>
      <w:r w:rsidR="00CA6751" w:rsidRPr="0094080D">
        <w:rPr>
          <w:rFonts w:ascii="Avenir Next Condensed Regular" w:hAnsi="Avenir Next Condensed Regular"/>
          <w:sz w:val="22"/>
          <w:szCs w:val="22"/>
        </w:rPr>
        <w:t>thirty (30) d</w:t>
      </w:r>
      <w:r w:rsidR="00890153" w:rsidRPr="0094080D">
        <w:rPr>
          <w:rFonts w:ascii="Avenir Next Condensed Regular" w:hAnsi="Avenir Next Condensed Regular"/>
          <w:sz w:val="22"/>
          <w:szCs w:val="22"/>
        </w:rPr>
        <w:t xml:space="preserve">ays of the Long Stop Date) to the person named as the third party in the Transfer Notice in pursuance of a </w:t>
      </w:r>
      <w:r w:rsidR="00890153" w:rsidRPr="0094080D">
        <w:rPr>
          <w:rFonts w:ascii="Avenir Next Condensed Regular" w:hAnsi="Avenir Next Condensed Regular"/>
          <w:i/>
          <w:iCs/>
          <w:sz w:val="22"/>
          <w:szCs w:val="22"/>
        </w:rPr>
        <w:t>bona fide</w:t>
      </w:r>
      <w:r w:rsidR="00890153" w:rsidRPr="0094080D">
        <w:rPr>
          <w:rFonts w:ascii="Avenir Next Condensed Regular" w:hAnsi="Avenir Next Condensed Regular"/>
          <w:sz w:val="22"/>
          <w:szCs w:val="22"/>
        </w:rPr>
        <w:t xml:space="preserve"> cash sale at any price not being less than the Sale Price.</w:t>
      </w:r>
    </w:p>
    <w:p w14:paraId="1CFFFA32" w14:textId="77777777" w:rsidR="00890153" w:rsidRPr="00890153" w:rsidRDefault="00890153">
      <w:pPr>
        <w:ind w:left="1134" w:hanging="1134"/>
        <w:jc w:val="both"/>
        <w:rPr>
          <w:rFonts w:ascii="Avenir Next Condensed Regular" w:hAnsi="Avenir Next Condensed Regular"/>
          <w:sz w:val="22"/>
          <w:szCs w:val="22"/>
        </w:rPr>
        <w:pPrChange w:id="526" w:author="Tania Johny" w:date="2015-07-29T16:04:00Z">
          <w:pPr>
            <w:jc w:val="both"/>
          </w:pPr>
        </w:pPrChange>
      </w:pPr>
    </w:p>
    <w:p w14:paraId="27FB744E" w14:textId="64D1114C" w:rsidR="00890153" w:rsidRDefault="00C50AC3">
      <w:pPr>
        <w:pStyle w:val="ListParagraph"/>
        <w:numPr>
          <w:ilvl w:val="1"/>
          <w:numId w:val="5"/>
        </w:numPr>
        <w:ind w:left="1134" w:hanging="1134"/>
        <w:jc w:val="both"/>
        <w:rPr>
          <w:rFonts w:ascii="Avenir Next Condensed Regular" w:hAnsi="Avenir Next Condensed Regular"/>
          <w:sz w:val="22"/>
          <w:szCs w:val="22"/>
        </w:rPr>
        <w:pPrChange w:id="527" w:author="Tania Johny" w:date="2015-07-29T16:04:00Z">
          <w:pPr>
            <w:pStyle w:val="ListParagraph"/>
            <w:numPr>
              <w:ilvl w:val="1"/>
              <w:numId w:val="5"/>
            </w:numPr>
            <w:ind w:left="792" w:hanging="432"/>
            <w:jc w:val="both"/>
          </w:pPr>
        </w:pPrChange>
      </w:pPr>
      <w:bookmarkStart w:id="528" w:name="_Ref141288043"/>
      <w:r w:rsidRPr="00C50AC3">
        <w:rPr>
          <w:rFonts w:ascii="Avenir Next Condensed Regular" w:hAnsi="Avenir Next Condensed Regular"/>
          <w:sz w:val="22"/>
          <w:szCs w:val="22"/>
        </w:rPr>
        <w:lastRenderedPageBreak/>
        <w:t>The Vendor shall procure that prior to, and as a condition precedent of, any transfer of its Shareholder Units to a third party pursuant to the preceding provisions of this clause</w:t>
      </w:r>
      <w:bookmarkEnd w:id="528"/>
      <w:r w:rsidR="00CA6751">
        <w:rPr>
          <w:rFonts w:ascii="Avenir Next Condensed Regular" w:hAnsi="Avenir Next Condensed Regular"/>
          <w:sz w:val="22"/>
          <w:szCs w:val="22"/>
        </w:rPr>
        <w:t>;</w:t>
      </w:r>
    </w:p>
    <w:p w14:paraId="7E40F385" w14:textId="2DF975B0" w:rsidR="00C50AC3" w:rsidRPr="00C50AC3" w:rsidRDefault="00C50AC3">
      <w:pPr>
        <w:ind w:left="1134" w:hanging="1134"/>
        <w:jc w:val="both"/>
        <w:rPr>
          <w:rFonts w:ascii="Avenir Next Condensed Regular" w:hAnsi="Avenir Next Condensed Regular"/>
          <w:sz w:val="22"/>
          <w:szCs w:val="22"/>
        </w:rPr>
        <w:pPrChange w:id="529" w:author="Tania Johny" w:date="2015-07-29T16:04:00Z">
          <w:pPr>
            <w:jc w:val="both"/>
          </w:pPr>
        </w:pPrChange>
      </w:pPr>
    </w:p>
    <w:p w14:paraId="1CCB4388" w14:textId="75C80A60" w:rsidR="00C50AC3" w:rsidRDefault="00C50AC3">
      <w:pPr>
        <w:pStyle w:val="ListParagraph"/>
        <w:numPr>
          <w:ilvl w:val="2"/>
          <w:numId w:val="5"/>
        </w:numPr>
        <w:ind w:left="1134" w:hanging="1134"/>
        <w:jc w:val="both"/>
        <w:rPr>
          <w:rFonts w:ascii="Avenir Next Condensed Regular" w:hAnsi="Avenir Next Condensed Regular"/>
          <w:sz w:val="22"/>
          <w:szCs w:val="22"/>
        </w:rPr>
        <w:pPrChange w:id="530" w:author="Tania Johny" w:date="2015-07-29T16:04:00Z">
          <w:pPr>
            <w:pStyle w:val="ListParagraph"/>
            <w:numPr>
              <w:ilvl w:val="2"/>
              <w:numId w:val="5"/>
            </w:numPr>
            <w:ind w:left="1224" w:hanging="504"/>
            <w:jc w:val="both"/>
          </w:pPr>
        </w:pPrChange>
      </w:pPr>
      <w:bookmarkStart w:id="531" w:name="_Ref140673723"/>
      <w:r w:rsidRPr="00C50AC3">
        <w:rPr>
          <w:rFonts w:ascii="Avenir Next Condensed Regular" w:hAnsi="Avenir Next Condensed Regular"/>
          <w:sz w:val="22"/>
          <w:szCs w:val="22"/>
        </w:rPr>
        <w:t>such third party shall enter into a deed of adherence in the form set out in</w:t>
      </w:r>
      <w:r w:rsidR="00CA6751">
        <w:rPr>
          <w:rFonts w:ascii="Avenir Next Condensed Regular" w:hAnsi="Avenir Next Condensed Regular"/>
          <w:sz w:val="22"/>
          <w:szCs w:val="22"/>
        </w:rPr>
        <w:t xml:space="preserve"> Schedule </w:t>
      </w:r>
      <w:ins w:id="532" w:author="Tania Johny" w:date="2015-07-29T16:46:00Z">
        <w:r w:rsidR="00010509">
          <w:rPr>
            <w:rFonts w:ascii="Avenir Next Condensed Regular" w:hAnsi="Avenir Next Condensed Regular"/>
            <w:sz w:val="22"/>
            <w:szCs w:val="22"/>
          </w:rPr>
          <w:t>2</w:t>
        </w:r>
      </w:ins>
      <w:del w:id="533" w:author="Tania Johny" w:date="2015-07-29T16:46:00Z">
        <w:r w:rsidR="00CA6751" w:rsidDel="00010509">
          <w:rPr>
            <w:rFonts w:ascii="Avenir Next Condensed Regular" w:hAnsi="Avenir Next Condensed Regular"/>
            <w:sz w:val="22"/>
            <w:szCs w:val="22"/>
          </w:rPr>
          <w:delText>*</w:delText>
        </w:r>
      </w:del>
      <w:r w:rsidRPr="00C50AC3">
        <w:rPr>
          <w:rFonts w:ascii="Avenir Next Condensed Regular" w:hAnsi="Avenir Next Condensed Regular"/>
          <w:sz w:val="22"/>
          <w:szCs w:val="22"/>
        </w:rPr>
        <w:t>;</w:t>
      </w:r>
      <w:bookmarkEnd w:id="531"/>
    </w:p>
    <w:p w14:paraId="11C16247" w14:textId="3805202F" w:rsidR="00C50AC3" w:rsidRPr="00C50AC3" w:rsidRDefault="00C50AC3">
      <w:pPr>
        <w:ind w:left="1134" w:hanging="1134"/>
        <w:jc w:val="both"/>
        <w:rPr>
          <w:rFonts w:ascii="Avenir Next Condensed Regular" w:hAnsi="Avenir Next Condensed Regular"/>
          <w:sz w:val="22"/>
          <w:szCs w:val="22"/>
        </w:rPr>
        <w:pPrChange w:id="534" w:author="Tania Johny" w:date="2015-07-29T16:04:00Z">
          <w:pPr>
            <w:jc w:val="both"/>
          </w:pPr>
        </w:pPrChange>
      </w:pPr>
    </w:p>
    <w:p w14:paraId="42E4050D" w14:textId="460D842D" w:rsidR="00C50AC3" w:rsidRDefault="00C50AC3">
      <w:pPr>
        <w:pStyle w:val="ListParagraph"/>
        <w:numPr>
          <w:ilvl w:val="2"/>
          <w:numId w:val="5"/>
        </w:numPr>
        <w:ind w:left="1134" w:hanging="1134"/>
        <w:jc w:val="both"/>
        <w:rPr>
          <w:rFonts w:ascii="Avenir Next Condensed Regular" w:hAnsi="Avenir Next Condensed Regular"/>
          <w:sz w:val="22"/>
          <w:szCs w:val="22"/>
        </w:rPr>
        <w:pPrChange w:id="535" w:author="Tania Johny" w:date="2015-07-29T16:04:00Z">
          <w:pPr>
            <w:pStyle w:val="ListParagraph"/>
            <w:numPr>
              <w:ilvl w:val="2"/>
              <w:numId w:val="5"/>
            </w:numPr>
            <w:ind w:left="1224" w:hanging="504"/>
            <w:jc w:val="both"/>
          </w:pPr>
        </w:pPrChange>
      </w:pPr>
      <w:r w:rsidRPr="00C50AC3">
        <w:rPr>
          <w:rFonts w:ascii="Avenir Next Condensed Regular" w:hAnsi="Avenir Next Condensed Regular"/>
          <w:sz w:val="22"/>
          <w:szCs w:val="22"/>
        </w:rPr>
        <w:t xml:space="preserve">the Vendor shall have assigned (or procured that there is assigned) to such third party the benefit of any loans made by the Vendor or any </w:t>
      </w:r>
      <w:r w:rsidR="00886E00">
        <w:rPr>
          <w:rFonts w:ascii="Avenir Next Condensed Regular" w:hAnsi="Avenir Next Condensed Regular"/>
          <w:sz w:val="22"/>
          <w:szCs w:val="22"/>
        </w:rPr>
        <w:t>member of its Group to the</w:t>
      </w:r>
      <w:r w:rsidRPr="00C50AC3">
        <w:rPr>
          <w:rFonts w:ascii="Avenir Next Condensed Regular" w:hAnsi="Avenir Next Condensed Regular"/>
          <w:sz w:val="22"/>
          <w:szCs w:val="22"/>
        </w:rPr>
        <w:t xml:space="preserve"> Company</w:t>
      </w:r>
      <w:r w:rsidR="00886E00">
        <w:rPr>
          <w:rFonts w:ascii="Avenir Next Condensed Regular" w:hAnsi="Avenir Next Condensed Regular"/>
          <w:sz w:val="22"/>
          <w:szCs w:val="22"/>
        </w:rPr>
        <w:t xml:space="preserve"> or its Group</w:t>
      </w:r>
      <w:r>
        <w:rPr>
          <w:rFonts w:ascii="Avenir Next Condensed Regular" w:hAnsi="Avenir Next Condensed Regular"/>
          <w:sz w:val="22"/>
          <w:szCs w:val="22"/>
        </w:rPr>
        <w:t>;</w:t>
      </w:r>
      <w:r w:rsidR="001F6015">
        <w:rPr>
          <w:rFonts w:ascii="Avenir Next Condensed Regular" w:hAnsi="Avenir Next Condensed Regular"/>
          <w:sz w:val="22"/>
          <w:szCs w:val="22"/>
        </w:rPr>
        <w:t xml:space="preserve"> and</w:t>
      </w:r>
    </w:p>
    <w:p w14:paraId="2B0B6C08" w14:textId="77777777" w:rsidR="00C50AC3" w:rsidRPr="00C50AC3" w:rsidRDefault="00C50AC3">
      <w:pPr>
        <w:ind w:left="1134" w:hanging="1134"/>
        <w:jc w:val="both"/>
        <w:rPr>
          <w:rFonts w:ascii="Avenir Next Condensed Regular" w:hAnsi="Avenir Next Condensed Regular"/>
          <w:sz w:val="22"/>
          <w:szCs w:val="22"/>
        </w:rPr>
        <w:pPrChange w:id="536" w:author="Tania Johny" w:date="2015-07-29T16:04:00Z">
          <w:pPr>
            <w:jc w:val="both"/>
          </w:pPr>
        </w:pPrChange>
      </w:pPr>
    </w:p>
    <w:p w14:paraId="6C0F38C1" w14:textId="3E294D76" w:rsidR="00C50AC3" w:rsidRDefault="00C50AC3">
      <w:pPr>
        <w:pStyle w:val="ListParagraph"/>
        <w:numPr>
          <w:ilvl w:val="2"/>
          <w:numId w:val="5"/>
        </w:numPr>
        <w:ind w:left="1134" w:hanging="1134"/>
        <w:jc w:val="both"/>
        <w:rPr>
          <w:rFonts w:ascii="Avenir Next Condensed Regular" w:hAnsi="Avenir Next Condensed Regular"/>
          <w:sz w:val="22"/>
          <w:szCs w:val="22"/>
        </w:rPr>
        <w:pPrChange w:id="537" w:author="Tania Johny" w:date="2015-07-29T16:04:00Z">
          <w:pPr>
            <w:pStyle w:val="ListParagraph"/>
            <w:numPr>
              <w:ilvl w:val="2"/>
              <w:numId w:val="5"/>
            </w:numPr>
            <w:ind w:left="1224" w:hanging="504"/>
            <w:jc w:val="both"/>
          </w:pPr>
        </w:pPrChange>
      </w:pPr>
      <w:proofErr w:type="gramStart"/>
      <w:r w:rsidRPr="00C50AC3">
        <w:rPr>
          <w:rFonts w:ascii="Avenir Next Condensed Regular" w:hAnsi="Avenir Next Condensed Regular"/>
          <w:sz w:val="22"/>
          <w:szCs w:val="22"/>
        </w:rPr>
        <w:t>the</w:t>
      </w:r>
      <w:proofErr w:type="gramEnd"/>
      <w:r w:rsidRPr="00C50AC3">
        <w:rPr>
          <w:rFonts w:ascii="Avenir Next Condensed Regular" w:hAnsi="Avenir Next Condensed Regular"/>
          <w:sz w:val="22"/>
          <w:szCs w:val="22"/>
        </w:rPr>
        <w:t xml:space="preserve"> Vendor shall have repaid to </w:t>
      </w:r>
      <w:r w:rsidR="001F6015">
        <w:rPr>
          <w:rFonts w:ascii="Avenir Next Condensed Regular" w:hAnsi="Avenir Next Condensed Regular"/>
          <w:sz w:val="22"/>
          <w:szCs w:val="22"/>
        </w:rPr>
        <w:t xml:space="preserve">the Company or </w:t>
      </w:r>
      <w:r w:rsidRPr="00C50AC3">
        <w:rPr>
          <w:rFonts w:ascii="Avenir Next Condensed Regular" w:hAnsi="Avenir Next Condensed Regular"/>
          <w:sz w:val="22"/>
          <w:szCs w:val="22"/>
        </w:rPr>
        <w:t xml:space="preserve">any relevant </w:t>
      </w:r>
      <w:r w:rsidR="001F6015">
        <w:rPr>
          <w:rFonts w:ascii="Avenir Next Condensed Regular" w:hAnsi="Avenir Next Condensed Regular"/>
          <w:sz w:val="22"/>
          <w:szCs w:val="22"/>
        </w:rPr>
        <w:t>Related Company thereof</w:t>
      </w:r>
      <w:r w:rsidRPr="00C50AC3">
        <w:rPr>
          <w:rFonts w:ascii="Avenir Next Condensed Regular" w:hAnsi="Avenir Next Condensed Regular"/>
          <w:sz w:val="22"/>
          <w:szCs w:val="22"/>
        </w:rPr>
        <w:t xml:space="preserve"> any loans made by that Company</w:t>
      </w:r>
      <w:r w:rsidR="001F6015">
        <w:rPr>
          <w:rFonts w:ascii="Avenir Next Condensed Regular" w:hAnsi="Avenir Next Condensed Regular"/>
          <w:sz w:val="22"/>
          <w:szCs w:val="22"/>
        </w:rPr>
        <w:t xml:space="preserve"> or Related Company</w:t>
      </w:r>
      <w:r w:rsidRPr="00C50AC3">
        <w:rPr>
          <w:rFonts w:ascii="Avenir Next Condensed Regular" w:hAnsi="Avenir Next Condensed Regular"/>
          <w:sz w:val="22"/>
          <w:szCs w:val="22"/>
        </w:rPr>
        <w:t xml:space="preserve"> to it or any m</w:t>
      </w:r>
      <w:r w:rsidR="001F6015">
        <w:rPr>
          <w:rFonts w:ascii="Avenir Next Condensed Regular" w:hAnsi="Avenir Next Condensed Regular"/>
          <w:sz w:val="22"/>
          <w:szCs w:val="22"/>
        </w:rPr>
        <w:t>ember of the Vendor's Group.</w:t>
      </w:r>
    </w:p>
    <w:p w14:paraId="37B979CD" w14:textId="77777777" w:rsidR="00DE274C" w:rsidRPr="00DE274C" w:rsidRDefault="00DE274C">
      <w:pPr>
        <w:ind w:left="1134" w:hanging="1134"/>
        <w:jc w:val="both"/>
        <w:rPr>
          <w:rFonts w:ascii="Avenir Next Condensed Regular" w:hAnsi="Avenir Next Condensed Regular"/>
          <w:sz w:val="22"/>
          <w:szCs w:val="22"/>
        </w:rPr>
        <w:pPrChange w:id="538" w:author="Tania Johny" w:date="2015-07-29T16:04:00Z">
          <w:pPr>
            <w:jc w:val="both"/>
          </w:pPr>
        </w:pPrChange>
      </w:pPr>
    </w:p>
    <w:p w14:paraId="46A80AF7" w14:textId="08E86578" w:rsidR="00DE274C" w:rsidRDefault="00DE274C">
      <w:pPr>
        <w:pStyle w:val="ListParagraph"/>
        <w:numPr>
          <w:ilvl w:val="1"/>
          <w:numId w:val="5"/>
        </w:numPr>
        <w:ind w:left="1134" w:hanging="1134"/>
        <w:jc w:val="both"/>
        <w:rPr>
          <w:rFonts w:ascii="Avenir Next Condensed Regular" w:hAnsi="Avenir Next Condensed Regular"/>
          <w:sz w:val="22"/>
          <w:szCs w:val="22"/>
        </w:rPr>
        <w:pPrChange w:id="539" w:author="Tania Johny" w:date="2015-07-29T16:04:00Z">
          <w:pPr>
            <w:pStyle w:val="ListParagraph"/>
            <w:numPr>
              <w:ilvl w:val="1"/>
              <w:numId w:val="5"/>
            </w:numPr>
            <w:ind w:left="792" w:hanging="432"/>
            <w:jc w:val="both"/>
          </w:pPr>
        </w:pPrChange>
      </w:pPr>
      <w:r>
        <w:rPr>
          <w:rFonts w:ascii="Avenir Next Condensed Regular" w:hAnsi="Avenir Next Condensed Regular"/>
          <w:sz w:val="22"/>
          <w:szCs w:val="22"/>
        </w:rPr>
        <w:t xml:space="preserve">The disposal by the Company of its shareholding in </w:t>
      </w:r>
      <w:del w:id="540" w:author="Tania Johny" w:date="2015-07-29T16:01:00Z">
        <w:r w:rsidDel="009510C3">
          <w:rPr>
            <w:rFonts w:ascii="Avenir Next Condensed Regular" w:hAnsi="Avenir Next Condensed Regular"/>
            <w:sz w:val="22"/>
            <w:szCs w:val="22"/>
          </w:rPr>
          <w:delText>eCollections and eReady Couture</w:delText>
        </w:r>
      </w:del>
      <w:ins w:id="541" w:author="Tania Johny" w:date="2015-07-29T16:01:00Z">
        <w:r w:rsidR="009510C3">
          <w:rPr>
            <w:rFonts w:ascii="Avenir Next Condensed Regular" w:hAnsi="Avenir Next Condensed Regular"/>
            <w:sz w:val="22"/>
            <w:szCs w:val="22"/>
          </w:rPr>
          <w:t xml:space="preserve">its </w:t>
        </w:r>
        <w:del w:id="542" w:author="Carlos Salas" w:date="2015-07-29T23:24:00Z">
          <w:r w:rsidR="009510C3" w:rsidDel="003503CA">
            <w:rPr>
              <w:rFonts w:ascii="Avenir Next Condensed Regular" w:hAnsi="Avenir Next Condensed Regular"/>
              <w:sz w:val="22"/>
              <w:szCs w:val="22"/>
            </w:rPr>
            <w:delText xml:space="preserve">Parent </w:delText>
          </w:r>
        </w:del>
      </w:ins>
      <w:ins w:id="543" w:author="Tania Johny" w:date="2015-07-29T16:02:00Z">
        <w:del w:id="544" w:author="Carlos Salas" w:date="2015-07-29T23:24:00Z">
          <w:r w:rsidR="009510C3" w:rsidDel="003503CA">
            <w:rPr>
              <w:rFonts w:ascii="Avenir Next Condensed Regular" w:hAnsi="Avenir Next Condensed Regular"/>
              <w:sz w:val="22"/>
              <w:szCs w:val="22"/>
            </w:rPr>
            <w:delText>C</w:delText>
          </w:r>
        </w:del>
      </w:ins>
      <w:ins w:id="545" w:author="Tania Johny" w:date="2015-07-29T16:01:00Z">
        <w:del w:id="546" w:author="Carlos Salas" w:date="2015-07-29T23:24:00Z">
          <w:r w:rsidR="009510C3" w:rsidDel="003503CA">
            <w:rPr>
              <w:rFonts w:ascii="Avenir Next Condensed Regular" w:hAnsi="Avenir Next Condensed Regular"/>
              <w:sz w:val="22"/>
              <w:szCs w:val="22"/>
            </w:rPr>
            <w:delText>om</w:delText>
          </w:r>
        </w:del>
      </w:ins>
      <w:ins w:id="547" w:author="Tania Johny" w:date="2015-07-29T16:02:00Z">
        <w:del w:id="548" w:author="Carlos Salas" w:date="2015-07-29T23:24:00Z">
          <w:r w:rsidR="009510C3" w:rsidDel="003503CA">
            <w:rPr>
              <w:rFonts w:ascii="Avenir Next Condensed Regular" w:hAnsi="Avenir Next Condensed Regular"/>
              <w:sz w:val="22"/>
              <w:szCs w:val="22"/>
            </w:rPr>
            <w:delText xml:space="preserve">pany </w:delText>
          </w:r>
        </w:del>
      </w:ins>
      <w:ins w:id="549" w:author="Carlos Salas" w:date="2015-07-29T23:24:00Z">
        <w:r w:rsidR="003503CA">
          <w:rPr>
            <w:rFonts w:ascii="Avenir Next Condensed Regular" w:hAnsi="Avenir Next Condensed Regular"/>
            <w:sz w:val="22"/>
            <w:szCs w:val="22"/>
          </w:rPr>
          <w:t xml:space="preserve">Subsidiaries </w:t>
        </w:r>
      </w:ins>
      <w:bookmarkStart w:id="550" w:name="_GoBack"/>
      <w:bookmarkEnd w:id="550"/>
      <w:ins w:id="551" w:author="Tania Johny" w:date="2015-07-29T16:02:00Z">
        <w:r w:rsidR="009510C3">
          <w:rPr>
            <w:rFonts w:ascii="Avenir Next Condensed Regular" w:hAnsi="Avenir Next Condensed Regular"/>
            <w:sz w:val="22"/>
            <w:szCs w:val="22"/>
          </w:rPr>
          <w:t xml:space="preserve">shall be </w:t>
        </w:r>
      </w:ins>
      <w:del w:id="552" w:author="Tania Johny" w:date="2015-07-29T16:02:00Z">
        <w:r w:rsidDel="009510C3">
          <w:rPr>
            <w:rFonts w:ascii="Avenir Next Condensed Regular" w:hAnsi="Avenir Next Condensed Regular"/>
            <w:sz w:val="22"/>
            <w:szCs w:val="22"/>
          </w:rPr>
          <w:delText xml:space="preserve"> are </w:delText>
        </w:r>
      </w:del>
      <w:r>
        <w:rPr>
          <w:rFonts w:ascii="Avenir Next Condensed Regular" w:hAnsi="Avenir Next Condensed Regular"/>
          <w:sz w:val="22"/>
          <w:szCs w:val="22"/>
        </w:rPr>
        <w:t>considered Reserved Matters and</w:t>
      </w:r>
      <w:r w:rsidR="00F124FC">
        <w:rPr>
          <w:rFonts w:ascii="Avenir Next Condensed Regular" w:hAnsi="Avenir Next Condensed Regular"/>
          <w:sz w:val="22"/>
          <w:szCs w:val="22"/>
        </w:rPr>
        <w:t xml:space="preserve"> as such may only be disposed</w:t>
      </w:r>
      <w:r>
        <w:rPr>
          <w:rFonts w:ascii="Avenir Next Condensed Regular" w:hAnsi="Avenir Next Condensed Regular"/>
          <w:sz w:val="22"/>
          <w:szCs w:val="22"/>
        </w:rPr>
        <w:t xml:space="preserve"> if approved in accordance with the provisions relating to Reserved Matters in this Agreement.</w:t>
      </w:r>
    </w:p>
    <w:p w14:paraId="7355AD95" w14:textId="559984D1" w:rsidR="00DE274C" w:rsidRPr="00DE274C" w:rsidRDefault="00DE274C">
      <w:pPr>
        <w:ind w:left="1134" w:hanging="1134"/>
        <w:jc w:val="both"/>
        <w:rPr>
          <w:rFonts w:ascii="Avenir Next Condensed Regular" w:hAnsi="Avenir Next Condensed Regular"/>
          <w:sz w:val="22"/>
          <w:szCs w:val="22"/>
        </w:rPr>
        <w:pPrChange w:id="553" w:author="Tania Johny" w:date="2015-07-29T16:04:00Z">
          <w:pPr>
            <w:jc w:val="both"/>
          </w:pPr>
        </w:pPrChange>
      </w:pPr>
    </w:p>
    <w:p w14:paraId="1718C49C" w14:textId="5E0522A7" w:rsidR="00F85F22" w:rsidRDefault="00F85F22">
      <w:pPr>
        <w:pStyle w:val="ListParagraph"/>
        <w:numPr>
          <w:ilvl w:val="0"/>
          <w:numId w:val="5"/>
        </w:numPr>
        <w:ind w:left="1134" w:hanging="1134"/>
        <w:jc w:val="both"/>
        <w:rPr>
          <w:rFonts w:ascii="Avenir Next Condensed Regular" w:hAnsi="Avenir Next Condensed Regular"/>
          <w:b/>
          <w:sz w:val="22"/>
          <w:szCs w:val="22"/>
        </w:rPr>
        <w:pPrChange w:id="554" w:author="Tania Johny" w:date="2015-07-29T16:04:00Z">
          <w:pPr>
            <w:pStyle w:val="ListParagraph"/>
            <w:numPr>
              <w:numId w:val="5"/>
            </w:numPr>
            <w:ind w:left="360" w:hanging="360"/>
            <w:jc w:val="both"/>
          </w:pPr>
        </w:pPrChange>
      </w:pPr>
      <w:bookmarkStart w:id="555" w:name="_Ref299214450"/>
      <w:r>
        <w:rPr>
          <w:rFonts w:ascii="Avenir Next Condensed Regular" w:hAnsi="Avenir Next Condensed Regular"/>
          <w:b/>
          <w:sz w:val="22"/>
          <w:szCs w:val="22"/>
        </w:rPr>
        <w:t>Deadlock Provisions</w:t>
      </w:r>
      <w:bookmarkEnd w:id="555"/>
    </w:p>
    <w:p w14:paraId="16693AE5" w14:textId="37DB5658" w:rsidR="00F85F22" w:rsidRPr="00F85F22" w:rsidRDefault="00F85F22">
      <w:pPr>
        <w:ind w:left="1134" w:hanging="1134"/>
        <w:jc w:val="both"/>
        <w:rPr>
          <w:rFonts w:ascii="Avenir Next Condensed Regular" w:hAnsi="Avenir Next Condensed Regular"/>
          <w:sz w:val="22"/>
          <w:szCs w:val="22"/>
        </w:rPr>
        <w:pPrChange w:id="556" w:author="Tania Johny" w:date="2015-07-29T16:04:00Z">
          <w:pPr>
            <w:jc w:val="both"/>
          </w:pPr>
        </w:pPrChange>
      </w:pPr>
    </w:p>
    <w:p w14:paraId="060F5B1B" w14:textId="1AECEC24" w:rsidR="00F85F22" w:rsidRDefault="00AD1FD7">
      <w:pPr>
        <w:pStyle w:val="ListParagraph"/>
        <w:numPr>
          <w:ilvl w:val="1"/>
          <w:numId w:val="5"/>
        </w:numPr>
        <w:ind w:left="1134" w:hanging="1134"/>
        <w:jc w:val="both"/>
        <w:rPr>
          <w:rFonts w:ascii="Avenir Next Condensed Regular" w:hAnsi="Avenir Next Condensed Regular"/>
          <w:sz w:val="22"/>
          <w:szCs w:val="22"/>
        </w:rPr>
        <w:pPrChange w:id="557" w:author="Tania Johny" w:date="2015-07-29T16:04:00Z">
          <w:pPr>
            <w:pStyle w:val="ListParagraph"/>
            <w:numPr>
              <w:ilvl w:val="1"/>
              <w:numId w:val="5"/>
            </w:numPr>
            <w:ind w:left="792" w:hanging="432"/>
            <w:jc w:val="both"/>
          </w:pPr>
        </w:pPrChange>
      </w:pPr>
      <w:r>
        <w:rPr>
          <w:rFonts w:ascii="Avenir Next Condensed Regular" w:hAnsi="Avenir Next Condensed Regular"/>
          <w:sz w:val="22"/>
          <w:szCs w:val="22"/>
        </w:rPr>
        <w:t xml:space="preserve">Where </w:t>
      </w:r>
      <w:r w:rsidRPr="00AD1FD7">
        <w:rPr>
          <w:rFonts w:ascii="Avenir Next Condensed Regular" w:hAnsi="Avenir Next Condensed Regular"/>
          <w:sz w:val="22"/>
          <w:szCs w:val="22"/>
        </w:rPr>
        <w:t xml:space="preserve">a resolution has not been passed by the Board in respect of a Reserved Matter because of insufficient votes for that resolution in accordance with this Agreement or because a quorum was not present in accordance with this Agreement and a notice has been served in accordance with clause </w:t>
      </w:r>
      <w:r w:rsidRPr="00AD1FD7">
        <w:rPr>
          <w:rFonts w:ascii="Avenir Next Condensed Regular" w:hAnsi="Avenir Next Condensed Regular"/>
          <w:sz w:val="22"/>
          <w:szCs w:val="22"/>
        </w:rPr>
        <w:fldChar w:fldCharType="begin"/>
      </w:r>
      <w:r w:rsidRPr="00AD1FD7">
        <w:rPr>
          <w:rFonts w:ascii="Avenir Next Condensed Regular" w:hAnsi="Avenir Next Condensed Regular"/>
          <w:sz w:val="22"/>
          <w:szCs w:val="22"/>
        </w:rPr>
        <w:instrText xml:space="preserve"> REF _Ref142197324 \w \h </w:instrText>
      </w:r>
      <w:r w:rsidRPr="00AD1FD7">
        <w:rPr>
          <w:rFonts w:ascii="Avenir Next Condensed Regular" w:hAnsi="Avenir Next Condensed Regular"/>
          <w:sz w:val="22"/>
          <w:szCs w:val="22"/>
        </w:rPr>
      </w:r>
      <w:r w:rsidRPr="00AD1FD7">
        <w:rPr>
          <w:rFonts w:ascii="Avenir Next Condensed Regular" w:hAnsi="Avenir Next Condensed Regular"/>
          <w:sz w:val="22"/>
          <w:szCs w:val="22"/>
        </w:rPr>
        <w:fldChar w:fldCharType="separate"/>
      </w:r>
      <w:r>
        <w:rPr>
          <w:rFonts w:ascii="Avenir Next Condensed Regular" w:hAnsi="Avenir Next Condensed Regular"/>
          <w:sz w:val="22"/>
          <w:szCs w:val="22"/>
        </w:rPr>
        <w:t>7.3</w:t>
      </w:r>
      <w:r w:rsidRPr="00AD1FD7">
        <w:rPr>
          <w:rFonts w:ascii="Avenir Next Condensed Regular" w:hAnsi="Avenir Next Condensed Regular"/>
          <w:sz w:val="22"/>
          <w:szCs w:val="22"/>
        </w:rPr>
        <w:fldChar w:fldCharType="end"/>
      </w:r>
      <w:r w:rsidRPr="00AD1FD7">
        <w:rPr>
          <w:rFonts w:ascii="Avenir Next Condensed Regular" w:hAnsi="Avenir Next Condensed Regular"/>
          <w:sz w:val="22"/>
          <w:szCs w:val="22"/>
        </w:rPr>
        <w:t>; or</w:t>
      </w:r>
      <w:r>
        <w:rPr>
          <w:rFonts w:ascii="Avenir Next Condensed Regular" w:hAnsi="Avenir Next Condensed Regular"/>
          <w:sz w:val="22"/>
          <w:szCs w:val="22"/>
        </w:rPr>
        <w:t xml:space="preserve"> </w:t>
      </w:r>
      <w:r w:rsidRPr="00AD1FD7">
        <w:rPr>
          <w:rFonts w:ascii="Avenir Next Condensed Regular" w:hAnsi="Avenir Next Condensed Regular"/>
          <w:sz w:val="22"/>
          <w:szCs w:val="22"/>
        </w:rPr>
        <w:t xml:space="preserve">a resolution has not been passed by a meeting of the Shareholders in respect of a Reserved Matter because of insufficient votes for that resolution in accordance with this Agreement or because a quorum was not present in accordance with this Agreement and a notice has been served in accordance with clause </w:t>
      </w:r>
      <w:r w:rsidRPr="00AD1FD7">
        <w:rPr>
          <w:rFonts w:ascii="Avenir Next Condensed Regular" w:hAnsi="Avenir Next Condensed Regular"/>
          <w:sz w:val="22"/>
          <w:szCs w:val="22"/>
        </w:rPr>
        <w:fldChar w:fldCharType="begin"/>
      </w:r>
      <w:r w:rsidRPr="00AD1FD7">
        <w:rPr>
          <w:rFonts w:ascii="Avenir Next Condensed Regular" w:hAnsi="Avenir Next Condensed Regular"/>
          <w:sz w:val="22"/>
          <w:szCs w:val="22"/>
        </w:rPr>
        <w:instrText xml:space="preserve"> REF _Ref142197324 \w \h </w:instrText>
      </w:r>
      <w:r w:rsidRPr="00AD1FD7">
        <w:rPr>
          <w:rFonts w:ascii="Avenir Next Condensed Regular" w:hAnsi="Avenir Next Condensed Regular"/>
          <w:sz w:val="22"/>
          <w:szCs w:val="22"/>
        </w:rPr>
      </w:r>
      <w:r w:rsidRPr="00AD1FD7">
        <w:rPr>
          <w:rFonts w:ascii="Avenir Next Condensed Regular" w:hAnsi="Avenir Next Condensed Regular"/>
          <w:sz w:val="22"/>
          <w:szCs w:val="22"/>
        </w:rPr>
        <w:fldChar w:fldCharType="separate"/>
      </w:r>
      <w:r>
        <w:rPr>
          <w:rFonts w:ascii="Avenir Next Condensed Regular" w:hAnsi="Avenir Next Condensed Regular"/>
          <w:sz w:val="22"/>
          <w:szCs w:val="22"/>
        </w:rPr>
        <w:t>7.3</w:t>
      </w:r>
      <w:r w:rsidRPr="00AD1FD7">
        <w:rPr>
          <w:rFonts w:ascii="Avenir Next Condensed Regular" w:hAnsi="Avenir Next Condensed Regular"/>
          <w:sz w:val="22"/>
          <w:szCs w:val="22"/>
        </w:rPr>
        <w:fldChar w:fldCharType="end"/>
      </w:r>
      <w:r w:rsidRPr="00AD1FD7">
        <w:rPr>
          <w:rFonts w:ascii="Avenir Next Condensed Regular" w:hAnsi="Avenir Next Condensed Regular"/>
          <w:sz w:val="22"/>
          <w:szCs w:val="22"/>
        </w:rPr>
        <w:t>; or</w:t>
      </w:r>
      <w:r>
        <w:rPr>
          <w:rFonts w:ascii="Avenir Next Condensed Regular" w:hAnsi="Avenir Next Condensed Regular"/>
          <w:sz w:val="22"/>
          <w:szCs w:val="22"/>
        </w:rPr>
        <w:t xml:space="preserve"> </w:t>
      </w:r>
      <w:r w:rsidR="00126E48" w:rsidRPr="00126E48">
        <w:rPr>
          <w:rFonts w:ascii="Avenir Next Condensed Regular" w:hAnsi="Avenir Next Condensed Regular"/>
          <w:sz w:val="22"/>
          <w:szCs w:val="22"/>
        </w:rPr>
        <w:t>a situation arising which is provided in this Agreement to be a deadlock matter</w:t>
      </w:r>
      <w:r w:rsidR="00126E48">
        <w:rPr>
          <w:rFonts w:ascii="Avenir Next Condensed Regular" w:hAnsi="Avenir Next Condensed Regular"/>
          <w:sz w:val="22"/>
          <w:szCs w:val="22"/>
        </w:rPr>
        <w:t xml:space="preserve"> </w:t>
      </w:r>
      <w:r w:rsidR="00126E48" w:rsidRPr="00126E48">
        <w:rPr>
          <w:rFonts w:ascii="Avenir Next Condensed Regular" w:hAnsi="Avenir Next Condensed Regular"/>
          <w:sz w:val="22"/>
          <w:szCs w:val="22"/>
        </w:rPr>
        <w:t>(</w:t>
      </w:r>
      <w:r w:rsidR="00126E48">
        <w:rPr>
          <w:rFonts w:ascii="Avenir Next Condensed Regular" w:hAnsi="Avenir Next Condensed Regular"/>
          <w:sz w:val="22"/>
          <w:szCs w:val="22"/>
        </w:rPr>
        <w:t xml:space="preserve">each </w:t>
      </w:r>
      <w:r w:rsidR="00126E48" w:rsidRPr="00126E48">
        <w:rPr>
          <w:rFonts w:ascii="Avenir Next Condensed Regular" w:hAnsi="Avenir Next Condensed Regular"/>
          <w:sz w:val="22"/>
          <w:szCs w:val="22"/>
        </w:rPr>
        <w:t xml:space="preserve">a </w:t>
      </w:r>
      <w:r w:rsidR="00126E48" w:rsidRPr="00126E48">
        <w:rPr>
          <w:rFonts w:ascii="Avenir Next Condensed Regular" w:hAnsi="Avenir Next Condensed Regular"/>
          <w:b/>
          <w:sz w:val="22"/>
          <w:szCs w:val="22"/>
        </w:rPr>
        <w:t>Deadlock</w:t>
      </w:r>
      <w:r w:rsidR="00126E48" w:rsidRPr="00126E48">
        <w:rPr>
          <w:rFonts w:ascii="Avenir Next Condensed Regular" w:hAnsi="Avenir Next Condensed Regular"/>
          <w:sz w:val="22"/>
          <w:szCs w:val="22"/>
        </w:rPr>
        <w:t xml:space="preserve">) either Shareholder may serve written notice (a </w:t>
      </w:r>
      <w:r w:rsidR="00126E48" w:rsidRPr="00126E48">
        <w:rPr>
          <w:rFonts w:ascii="Avenir Next Condensed Regular" w:hAnsi="Avenir Next Condensed Regular"/>
          <w:b/>
          <w:bCs/>
          <w:sz w:val="22"/>
          <w:szCs w:val="22"/>
        </w:rPr>
        <w:t>Resolution Notice</w:t>
      </w:r>
      <w:r w:rsidR="00126E48" w:rsidRPr="00126E48">
        <w:rPr>
          <w:rFonts w:ascii="Avenir Next Condensed Regular" w:hAnsi="Avenir Next Condensed Regular"/>
          <w:sz w:val="22"/>
          <w:szCs w:val="22"/>
        </w:rPr>
        <w:t xml:space="preserve">) on the other Shareholder requiring that the provisions of </w:t>
      </w:r>
      <w:r w:rsidR="00EB13F9">
        <w:rPr>
          <w:rFonts w:ascii="Avenir Next Condensed Regular" w:hAnsi="Avenir Next Condensed Regular"/>
          <w:sz w:val="22"/>
          <w:szCs w:val="22"/>
        </w:rPr>
        <w:t xml:space="preserve">this </w:t>
      </w:r>
      <w:r w:rsidR="00126E48" w:rsidRPr="00126E48">
        <w:rPr>
          <w:rFonts w:ascii="Avenir Next Condensed Regular" w:hAnsi="Avenir Next Condensed Regular"/>
          <w:sz w:val="22"/>
          <w:szCs w:val="22"/>
        </w:rPr>
        <w:t>clause</w:t>
      </w:r>
      <w:r w:rsidR="00EB13F9">
        <w:rPr>
          <w:rFonts w:ascii="Avenir Next Condensed Regular" w:hAnsi="Avenir Next Condensed Regular"/>
          <w:sz w:val="22"/>
          <w:szCs w:val="22"/>
        </w:rPr>
        <w:t xml:space="preserve"> </w:t>
      </w:r>
      <w:r w:rsidR="00EB13F9">
        <w:rPr>
          <w:rFonts w:ascii="Avenir Next Condensed Regular" w:hAnsi="Avenir Next Condensed Regular"/>
          <w:sz w:val="22"/>
          <w:szCs w:val="22"/>
        </w:rPr>
        <w:fldChar w:fldCharType="begin"/>
      </w:r>
      <w:r w:rsidR="00EB13F9">
        <w:rPr>
          <w:rFonts w:ascii="Avenir Next Condensed Regular" w:hAnsi="Avenir Next Condensed Regular"/>
          <w:sz w:val="22"/>
          <w:szCs w:val="22"/>
        </w:rPr>
        <w:instrText xml:space="preserve"> REF _Ref299214450 \r \h </w:instrText>
      </w:r>
      <w:r w:rsidR="00EB13F9">
        <w:rPr>
          <w:rFonts w:ascii="Avenir Next Condensed Regular" w:hAnsi="Avenir Next Condensed Regular"/>
          <w:sz w:val="22"/>
          <w:szCs w:val="22"/>
        </w:rPr>
      </w:r>
      <w:r w:rsidR="00EB13F9">
        <w:rPr>
          <w:rFonts w:ascii="Avenir Next Condensed Regular" w:hAnsi="Avenir Next Condensed Regular"/>
          <w:sz w:val="22"/>
          <w:szCs w:val="22"/>
        </w:rPr>
        <w:fldChar w:fldCharType="separate"/>
      </w:r>
      <w:r w:rsidR="00EB13F9">
        <w:rPr>
          <w:rFonts w:ascii="Avenir Next Condensed Regular" w:hAnsi="Avenir Next Condensed Regular"/>
          <w:sz w:val="22"/>
          <w:szCs w:val="22"/>
        </w:rPr>
        <w:t>12</w:t>
      </w:r>
      <w:r w:rsidR="00EB13F9">
        <w:rPr>
          <w:rFonts w:ascii="Avenir Next Condensed Regular" w:hAnsi="Avenir Next Condensed Regular"/>
          <w:sz w:val="22"/>
          <w:szCs w:val="22"/>
        </w:rPr>
        <w:fldChar w:fldCharType="end"/>
      </w:r>
      <w:r w:rsidR="00126E48" w:rsidRPr="00126E48">
        <w:rPr>
          <w:rFonts w:ascii="Avenir Next Condensed Regular" w:hAnsi="Avenir Next Condensed Regular"/>
          <w:sz w:val="22"/>
          <w:szCs w:val="22"/>
        </w:rPr>
        <w:t xml:space="preserve"> should apply.</w:t>
      </w:r>
    </w:p>
    <w:p w14:paraId="724CC940" w14:textId="3A0B9D70" w:rsidR="00126E48" w:rsidRPr="00126E48" w:rsidRDefault="00126E48">
      <w:pPr>
        <w:ind w:left="1134" w:hanging="1134"/>
        <w:jc w:val="both"/>
        <w:rPr>
          <w:rFonts w:ascii="Avenir Next Condensed Regular" w:hAnsi="Avenir Next Condensed Regular"/>
          <w:sz w:val="22"/>
          <w:szCs w:val="22"/>
        </w:rPr>
        <w:pPrChange w:id="558" w:author="Tania Johny" w:date="2015-07-29T16:04:00Z">
          <w:pPr>
            <w:jc w:val="both"/>
          </w:pPr>
        </w:pPrChange>
      </w:pPr>
    </w:p>
    <w:p w14:paraId="06D17E1C" w14:textId="6C30CCAD" w:rsidR="00126E48" w:rsidRDefault="00126E48">
      <w:pPr>
        <w:pStyle w:val="ListParagraph"/>
        <w:numPr>
          <w:ilvl w:val="1"/>
          <w:numId w:val="5"/>
        </w:numPr>
        <w:ind w:left="1134" w:hanging="1134"/>
        <w:jc w:val="both"/>
        <w:rPr>
          <w:rFonts w:ascii="Avenir Next Condensed Regular" w:hAnsi="Avenir Next Condensed Regular"/>
          <w:sz w:val="22"/>
          <w:szCs w:val="22"/>
        </w:rPr>
        <w:pPrChange w:id="559" w:author="Tania Johny" w:date="2015-07-29T16:04:00Z">
          <w:pPr>
            <w:pStyle w:val="ListParagraph"/>
            <w:numPr>
              <w:ilvl w:val="1"/>
              <w:numId w:val="5"/>
            </w:numPr>
            <w:ind w:left="792" w:hanging="432"/>
            <w:jc w:val="both"/>
          </w:pPr>
        </w:pPrChange>
      </w:pPr>
      <w:r w:rsidRPr="00126E48">
        <w:rPr>
          <w:rFonts w:ascii="Avenir Next Condensed Regular" w:hAnsi="Avenir Next Condensed Regular"/>
          <w:sz w:val="22"/>
          <w:szCs w:val="22"/>
        </w:rPr>
        <w:t>Upon any Shareholder serving a Resolution Notice on the other Shareholder, each of</w:t>
      </w:r>
      <w:r w:rsidR="00BA22AC">
        <w:rPr>
          <w:rFonts w:ascii="Avenir Next Condensed Regular" w:hAnsi="Avenir Next Condensed Regular"/>
          <w:sz w:val="22"/>
          <w:szCs w:val="22"/>
        </w:rPr>
        <w:t xml:space="preserve"> the Shareholders shall within fifteen (15) d</w:t>
      </w:r>
      <w:r w:rsidRPr="00126E48">
        <w:rPr>
          <w:rFonts w:ascii="Avenir Next Condensed Regular" w:hAnsi="Avenir Next Condensed Regular"/>
          <w:sz w:val="22"/>
          <w:szCs w:val="22"/>
        </w:rPr>
        <w:t>ays of the service of such Resolution Notice cause its appointed Directors to prepare and circulate to the Shareholders and the other Directors a memorandum or other form of statement setting out its position on the matter or matters in dispute and its reasons for adopting that position. Each memorandum or statement so prepared shall be considered by the chairman or chief executive of each Shareholder (or such other senior executive director within the Shareholder's Group as is nominated in writing by that Shareholder to the other) who shall together endeavour to resolve the dispute in good faith. If such persons agree on a resolution of the matter, they shall sign a statement setting out the terms of the resolution, and the Shareholders shall exercise the voting rights and other powers of control available to them in relation to the Company to procure that the resolution is fully and promptly carried into effect.</w:t>
      </w:r>
    </w:p>
    <w:p w14:paraId="1A37523B" w14:textId="77777777" w:rsidR="00126E48" w:rsidRPr="00126E48" w:rsidRDefault="00126E48">
      <w:pPr>
        <w:ind w:left="1134" w:hanging="1134"/>
        <w:jc w:val="both"/>
        <w:rPr>
          <w:rFonts w:ascii="Avenir Next Condensed Regular" w:hAnsi="Avenir Next Condensed Regular"/>
          <w:sz w:val="22"/>
          <w:szCs w:val="22"/>
        </w:rPr>
        <w:pPrChange w:id="560" w:author="Tania Johny" w:date="2015-07-29T16:04:00Z">
          <w:pPr>
            <w:jc w:val="both"/>
          </w:pPr>
        </w:pPrChange>
      </w:pPr>
    </w:p>
    <w:p w14:paraId="05B19EFE" w14:textId="1A06DFC2" w:rsidR="00126E48" w:rsidRPr="00F85F22" w:rsidRDefault="00126E48">
      <w:pPr>
        <w:pStyle w:val="ListParagraph"/>
        <w:numPr>
          <w:ilvl w:val="1"/>
          <w:numId w:val="5"/>
        </w:numPr>
        <w:ind w:left="1134" w:hanging="1134"/>
        <w:jc w:val="both"/>
        <w:rPr>
          <w:rFonts w:ascii="Avenir Next Condensed Regular" w:hAnsi="Avenir Next Condensed Regular"/>
          <w:sz w:val="22"/>
          <w:szCs w:val="22"/>
        </w:rPr>
        <w:pPrChange w:id="561" w:author="Tania Johny" w:date="2015-07-29T16:04:00Z">
          <w:pPr>
            <w:pStyle w:val="ListParagraph"/>
            <w:numPr>
              <w:ilvl w:val="1"/>
              <w:numId w:val="5"/>
            </w:numPr>
            <w:ind w:left="792" w:hanging="432"/>
            <w:jc w:val="both"/>
          </w:pPr>
        </w:pPrChange>
      </w:pPr>
      <w:r w:rsidRPr="00126E48">
        <w:rPr>
          <w:rFonts w:ascii="Avenir Next Condensed Regular" w:hAnsi="Avenir Next Condensed Regular"/>
          <w:sz w:val="22"/>
          <w:szCs w:val="22"/>
        </w:rPr>
        <w:t>If such persons do not agree upon a r</w:t>
      </w:r>
      <w:r w:rsidR="00BA22AC">
        <w:rPr>
          <w:rFonts w:ascii="Avenir Next Condensed Regular" w:hAnsi="Avenir Next Condensed Regular"/>
          <w:sz w:val="22"/>
          <w:szCs w:val="22"/>
        </w:rPr>
        <w:t xml:space="preserve">esolution of the matter within </w:t>
      </w:r>
      <w:proofErr w:type="gramStart"/>
      <w:r w:rsidR="00BA22AC">
        <w:rPr>
          <w:rFonts w:ascii="Avenir Next Condensed Regular" w:hAnsi="Avenir Next Condensed Regular"/>
          <w:sz w:val="22"/>
          <w:szCs w:val="22"/>
        </w:rPr>
        <w:t>forty five (45) d</w:t>
      </w:r>
      <w:r w:rsidRPr="00126E48">
        <w:rPr>
          <w:rFonts w:ascii="Avenir Next Condensed Regular" w:hAnsi="Avenir Next Condensed Regular"/>
          <w:sz w:val="22"/>
          <w:szCs w:val="22"/>
        </w:rPr>
        <w:t>ays</w:t>
      </w:r>
      <w:proofErr w:type="gramEnd"/>
      <w:r w:rsidRPr="00126E48">
        <w:rPr>
          <w:rFonts w:ascii="Avenir Next Condensed Regular" w:hAnsi="Avenir Next Condensed Regular"/>
          <w:sz w:val="22"/>
          <w:szCs w:val="22"/>
        </w:rPr>
        <w:t xml:space="preserve"> of the date of the Resolution Notice, then (without prejudice to the following provisions of this </w:t>
      </w:r>
      <w:r w:rsidR="00BA22AC" w:rsidRPr="00126E48">
        <w:rPr>
          <w:rFonts w:ascii="Avenir Next Condensed Regular" w:hAnsi="Avenir Next Condensed Regular"/>
          <w:sz w:val="22"/>
          <w:szCs w:val="22"/>
        </w:rPr>
        <w:t>clause</w:t>
      </w:r>
      <w:r w:rsidR="00BA22AC">
        <w:rPr>
          <w:rFonts w:ascii="Avenir Next Condensed Regular" w:hAnsi="Avenir Next Condensed Regular"/>
          <w:sz w:val="22"/>
          <w:szCs w:val="22"/>
        </w:rPr>
        <w:t xml:space="preserve"> </w:t>
      </w:r>
      <w:r w:rsidR="00BA22AC">
        <w:rPr>
          <w:rFonts w:ascii="Avenir Next Condensed Regular" w:hAnsi="Avenir Next Condensed Regular"/>
          <w:sz w:val="22"/>
          <w:szCs w:val="22"/>
        </w:rPr>
        <w:fldChar w:fldCharType="begin"/>
      </w:r>
      <w:r w:rsidR="00BA22AC">
        <w:rPr>
          <w:rFonts w:ascii="Avenir Next Condensed Regular" w:hAnsi="Avenir Next Condensed Regular"/>
          <w:sz w:val="22"/>
          <w:szCs w:val="22"/>
        </w:rPr>
        <w:instrText xml:space="preserve"> REF _Ref299214450 \r \h </w:instrText>
      </w:r>
      <w:r w:rsidR="00BA22AC">
        <w:rPr>
          <w:rFonts w:ascii="Avenir Next Condensed Regular" w:hAnsi="Avenir Next Condensed Regular"/>
          <w:sz w:val="22"/>
          <w:szCs w:val="22"/>
        </w:rPr>
      </w:r>
      <w:r w:rsidR="00BA22AC">
        <w:rPr>
          <w:rFonts w:ascii="Avenir Next Condensed Regular" w:hAnsi="Avenir Next Condensed Regular"/>
          <w:sz w:val="22"/>
          <w:szCs w:val="22"/>
        </w:rPr>
        <w:fldChar w:fldCharType="separate"/>
      </w:r>
      <w:r w:rsidR="00BA22AC">
        <w:rPr>
          <w:rFonts w:ascii="Avenir Next Condensed Regular" w:hAnsi="Avenir Next Condensed Regular"/>
          <w:sz w:val="22"/>
          <w:szCs w:val="22"/>
        </w:rPr>
        <w:t>12</w:t>
      </w:r>
      <w:r w:rsidR="00BA22AC">
        <w:rPr>
          <w:rFonts w:ascii="Avenir Next Condensed Regular" w:hAnsi="Avenir Next Condensed Regular"/>
          <w:sz w:val="22"/>
          <w:szCs w:val="22"/>
        </w:rPr>
        <w:fldChar w:fldCharType="end"/>
      </w:r>
      <w:r w:rsidRPr="00126E48">
        <w:rPr>
          <w:rFonts w:ascii="Avenir Next Condensed Regular" w:hAnsi="Avenir Next Condensed Regular"/>
          <w:sz w:val="22"/>
          <w:szCs w:val="22"/>
        </w:rPr>
        <w:t xml:space="preserve">) the Shareholders shall refer the dispute to </w:t>
      </w:r>
      <w:r w:rsidR="00BA22AC">
        <w:rPr>
          <w:rFonts w:ascii="Avenir Next Condensed Regular" w:hAnsi="Avenir Next Condensed Regular"/>
          <w:sz w:val="22"/>
          <w:szCs w:val="22"/>
        </w:rPr>
        <w:t xml:space="preserve">Arbitration as set out in clause </w:t>
      </w:r>
      <w:r w:rsidR="00BA22AC">
        <w:rPr>
          <w:rFonts w:ascii="Avenir Next Condensed Regular" w:hAnsi="Avenir Next Condensed Regular"/>
          <w:sz w:val="22"/>
          <w:szCs w:val="22"/>
        </w:rPr>
        <w:fldChar w:fldCharType="begin"/>
      </w:r>
      <w:r w:rsidR="00BA22AC">
        <w:rPr>
          <w:rFonts w:ascii="Avenir Next Condensed Regular" w:hAnsi="Avenir Next Condensed Regular"/>
          <w:sz w:val="22"/>
          <w:szCs w:val="22"/>
        </w:rPr>
        <w:instrText xml:space="preserve"> REF _Ref299217038 \r \h </w:instrText>
      </w:r>
      <w:r w:rsidR="00BA22AC">
        <w:rPr>
          <w:rFonts w:ascii="Avenir Next Condensed Regular" w:hAnsi="Avenir Next Condensed Regular"/>
          <w:sz w:val="22"/>
          <w:szCs w:val="22"/>
        </w:rPr>
      </w:r>
      <w:r w:rsidR="00BA22AC">
        <w:rPr>
          <w:rFonts w:ascii="Avenir Next Condensed Regular" w:hAnsi="Avenir Next Condensed Regular"/>
          <w:sz w:val="22"/>
          <w:szCs w:val="22"/>
        </w:rPr>
        <w:fldChar w:fldCharType="separate"/>
      </w:r>
      <w:r w:rsidR="00BA22AC">
        <w:rPr>
          <w:rFonts w:ascii="Avenir Next Condensed Regular" w:hAnsi="Avenir Next Condensed Regular"/>
          <w:sz w:val="22"/>
          <w:szCs w:val="22"/>
        </w:rPr>
        <w:t>27</w:t>
      </w:r>
      <w:r w:rsidR="00BA22AC">
        <w:rPr>
          <w:rFonts w:ascii="Avenir Next Condensed Regular" w:hAnsi="Avenir Next Condensed Regular"/>
          <w:sz w:val="22"/>
          <w:szCs w:val="22"/>
        </w:rPr>
        <w:fldChar w:fldCharType="end"/>
      </w:r>
      <w:r w:rsidR="00BA22AC">
        <w:rPr>
          <w:rFonts w:ascii="Avenir Next Condensed Regular" w:hAnsi="Avenir Next Condensed Regular"/>
          <w:sz w:val="22"/>
          <w:szCs w:val="22"/>
        </w:rPr>
        <w:t>.</w:t>
      </w:r>
    </w:p>
    <w:p w14:paraId="2C3B43A7" w14:textId="77777777" w:rsidR="00F85F22" w:rsidRPr="00F85F22" w:rsidRDefault="00F85F22">
      <w:pPr>
        <w:ind w:left="1134" w:hanging="1134"/>
        <w:jc w:val="both"/>
        <w:rPr>
          <w:rFonts w:ascii="Avenir Next Condensed Regular" w:hAnsi="Avenir Next Condensed Regular"/>
          <w:sz w:val="22"/>
          <w:szCs w:val="22"/>
        </w:rPr>
        <w:pPrChange w:id="562" w:author="Tania Johny" w:date="2015-07-29T16:04:00Z">
          <w:pPr>
            <w:jc w:val="both"/>
          </w:pPr>
        </w:pPrChange>
      </w:pPr>
    </w:p>
    <w:p w14:paraId="1556DF38" w14:textId="7AE28732" w:rsidR="00DE274C" w:rsidRPr="00DE274C" w:rsidRDefault="00A41B69">
      <w:pPr>
        <w:pStyle w:val="ListParagraph"/>
        <w:numPr>
          <w:ilvl w:val="0"/>
          <w:numId w:val="5"/>
        </w:numPr>
        <w:ind w:left="1134" w:hanging="1134"/>
        <w:jc w:val="both"/>
        <w:rPr>
          <w:rFonts w:ascii="Avenir Next Condensed Regular" w:hAnsi="Avenir Next Condensed Regular"/>
          <w:b/>
          <w:sz w:val="22"/>
          <w:szCs w:val="22"/>
        </w:rPr>
        <w:pPrChange w:id="563" w:author="Tania Johny" w:date="2015-07-29T16:04:00Z">
          <w:pPr>
            <w:pStyle w:val="ListParagraph"/>
            <w:numPr>
              <w:numId w:val="5"/>
            </w:numPr>
            <w:ind w:left="360" w:hanging="360"/>
            <w:jc w:val="both"/>
          </w:pPr>
        </w:pPrChange>
      </w:pPr>
      <w:bookmarkStart w:id="564" w:name="_Ref299215467"/>
      <w:r>
        <w:rPr>
          <w:rFonts w:ascii="Avenir Next Condensed Regular" w:hAnsi="Avenir Next Condensed Regular"/>
          <w:b/>
          <w:sz w:val="22"/>
          <w:szCs w:val="22"/>
        </w:rPr>
        <w:lastRenderedPageBreak/>
        <w:t>Compulsory</w:t>
      </w:r>
      <w:r w:rsidR="00DE274C">
        <w:rPr>
          <w:rFonts w:ascii="Avenir Next Condensed Regular" w:hAnsi="Avenir Next Condensed Regular"/>
          <w:b/>
          <w:sz w:val="22"/>
          <w:szCs w:val="22"/>
        </w:rPr>
        <w:t xml:space="preserve"> Transfer</w:t>
      </w:r>
      <w:bookmarkEnd w:id="564"/>
    </w:p>
    <w:p w14:paraId="3070BA84" w14:textId="77777777" w:rsidR="00DE274C" w:rsidRPr="00DE274C" w:rsidRDefault="00DE274C" w:rsidP="00DE274C">
      <w:pPr>
        <w:jc w:val="both"/>
        <w:rPr>
          <w:rFonts w:ascii="Avenir Next Condensed Regular" w:hAnsi="Avenir Next Condensed Regular"/>
          <w:sz w:val="22"/>
          <w:szCs w:val="22"/>
        </w:rPr>
      </w:pPr>
    </w:p>
    <w:p w14:paraId="11E1CEDB" w14:textId="34B8B8E9" w:rsidR="00DE274C" w:rsidRDefault="00DE274C">
      <w:pPr>
        <w:pStyle w:val="ListParagraph"/>
        <w:numPr>
          <w:ilvl w:val="1"/>
          <w:numId w:val="5"/>
        </w:numPr>
        <w:ind w:left="1134" w:hanging="1134"/>
        <w:jc w:val="both"/>
        <w:rPr>
          <w:rFonts w:ascii="Avenir Next Condensed Regular" w:hAnsi="Avenir Next Condensed Regular"/>
          <w:sz w:val="22"/>
          <w:szCs w:val="22"/>
        </w:rPr>
        <w:pPrChange w:id="565" w:author="Tania Johny" w:date="2015-07-29T16:11:00Z">
          <w:pPr>
            <w:pStyle w:val="ListParagraph"/>
            <w:numPr>
              <w:ilvl w:val="1"/>
              <w:numId w:val="5"/>
            </w:numPr>
            <w:ind w:left="792" w:hanging="432"/>
            <w:jc w:val="both"/>
          </w:pPr>
        </w:pPrChange>
      </w:pPr>
      <w:bookmarkStart w:id="566" w:name="_Ref140671340"/>
      <w:r w:rsidRPr="00DE274C">
        <w:rPr>
          <w:rFonts w:ascii="Avenir Next Condensed Regular" w:hAnsi="Avenir Next Condensed Regular"/>
          <w:sz w:val="22"/>
          <w:szCs w:val="22"/>
        </w:rPr>
        <w:t>The following words and expressions shall have the following meanings for the purposes of this clause</w:t>
      </w:r>
      <w:r w:rsidR="00BA22AC">
        <w:rPr>
          <w:rFonts w:ascii="Avenir Next Condensed Regular" w:hAnsi="Avenir Next Condensed Regular"/>
          <w:sz w:val="22"/>
          <w:szCs w:val="22"/>
        </w:rPr>
        <w:t xml:space="preserve"> </w:t>
      </w:r>
      <w:r w:rsidR="00BA22AC">
        <w:rPr>
          <w:rFonts w:ascii="Avenir Next Condensed Regular" w:hAnsi="Avenir Next Condensed Regular"/>
          <w:sz w:val="22"/>
          <w:szCs w:val="22"/>
        </w:rPr>
        <w:fldChar w:fldCharType="begin"/>
      </w:r>
      <w:r w:rsidR="00BA22AC">
        <w:rPr>
          <w:rFonts w:ascii="Avenir Next Condensed Regular" w:hAnsi="Avenir Next Condensed Regular"/>
          <w:sz w:val="22"/>
          <w:szCs w:val="22"/>
        </w:rPr>
        <w:instrText xml:space="preserve"> REF _Ref299215467 \r \h </w:instrText>
      </w:r>
      <w:r w:rsidR="00BA22AC">
        <w:rPr>
          <w:rFonts w:ascii="Avenir Next Condensed Regular" w:hAnsi="Avenir Next Condensed Regular"/>
          <w:sz w:val="22"/>
          <w:szCs w:val="22"/>
        </w:rPr>
      </w:r>
      <w:r w:rsidR="00BA22AC">
        <w:rPr>
          <w:rFonts w:ascii="Avenir Next Condensed Regular" w:hAnsi="Avenir Next Condensed Regular"/>
          <w:sz w:val="22"/>
          <w:szCs w:val="22"/>
        </w:rPr>
        <w:fldChar w:fldCharType="separate"/>
      </w:r>
      <w:r w:rsidR="00BA22AC">
        <w:rPr>
          <w:rFonts w:ascii="Avenir Next Condensed Regular" w:hAnsi="Avenir Next Condensed Regular"/>
          <w:sz w:val="22"/>
          <w:szCs w:val="22"/>
        </w:rPr>
        <w:t>13</w:t>
      </w:r>
      <w:r w:rsidR="00BA22AC">
        <w:rPr>
          <w:rFonts w:ascii="Avenir Next Condensed Regular" w:hAnsi="Avenir Next Condensed Regular"/>
          <w:sz w:val="22"/>
          <w:szCs w:val="22"/>
        </w:rPr>
        <w:fldChar w:fldCharType="end"/>
      </w:r>
      <w:r w:rsidRPr="00DE274C">
        <w:rPr>
          <w:rFonts w:ascii="Avenir Next Condensed Regular" w:hAnsi="Avenir Next Condensed Regular"/>
          <w:sz w:val="22"/>
          <w:szCs w:val="22"/>
        </w:rPr>
        <w:t>:</w:t>
      </w:r>
      <w:bookmarkEnd w:id="566"/>
    </w:p>
    <w:p w14:paraId="6EC3A8D6" w14:textId="255380CC" w:rsidR="000C1074" w:rsidRPr="000C1074" w:rsidRDefault="000C1074">
      <w:pPr>
        <w:ind w:left="1134" w:hanging="1134"/>
        <w:jc w:val="both"/>
        <w:rPr>
          <w:rFonts w:ascii="Avenir Next Condensed Regular" w:hAnsi="Avenir Next Condensed Regular"/>
          <w:sz w:val="22"/>
          <w:szCs w:val="22"/>
        </w:rPr>
        <w:pPrChange w:id="567" w:author="Tania Johny" w:date="2015-07-29T16:11:00Z">
          <w:pPr>
            <w:jc w:val="both"/>
          </w:pPr>
        </w:pPrChange>
      </w:pPr>
    </w:p>
    <w:p w14:paraId="63310556" w14:textId="02C8AAA2" w:rsidR="000C1074" w:rsidRPr="0029399C" w:rsidRDefault="0029399C">
      <w:pPr>
        <w:pStyle w:val="ListParagraph"/>
        <w:numPr>
          <w:ilvl w:val="2"/>
          <w:numId w:val="5"/>
        </w:numPr>
        <w:ind w:left="1134" w:hanging="1134"/>
        <w:jc w:val="both"/>
        <w:rPr>
          <w:rFonts w:ascii="Avenir Next Condensed Regular" w:hAnsi="Avenir Next Condensed Regular"/>
          <w:sz w:val="22"/>
          <w:szCs w:val="22"/>
        </w:rPr>
        <w:pPrChange w:id="568" w:author="Tania Johny" w:date="2015-07-29T16:11:00Z">
          <w:pPr>
            <w:pStyle w:val="ListParagraph"/>
            <w:numPr>
              <w:ilvl w:val="2"/>
              <w:numId w:val="5"/>
            </w:numPr>
            <w:ind w:left="1224" w:hanging="504"/>
            <w:jc w:val="both"/>
          </w:pPr>
        </w:pPrChange>
      </w:pPr>
      <w:r>
        <w:rPr>
          <w:rFonts w:ascii="Avenir Next Condensed Regular" w:hAnsi="Avenir Next Condensed Regular"/>
          <w:bCs/>
          <w:sz w:val="22"/>
          <w:szCs w:val="22"/>
        </w:rPr>
        <w:t>“</w:t>
      </w:r>
      <w:r w:rsidR="000C1074" w:rsidRPr="0029399C">
        <w:rPr>
          <w:rFonts w:ascii="Avenir Next Condensed Regular" w:hAnsi="Avenir Next Condensed Regular"/>
          <w:bCs/>
          <w:sz w:val="22"/>
          <w:szCs w:val="22"/>
        </w:rPr>
        <w:t>Event</w:t>
      </w:r>
      <w:r>
        <w:rPr>
          <w:rFonts w:ascii="Avenir Next Condensed Regular" w:hAnsi="Avenir Next Condensed Regular"/>
          <w:bCs/>
          <w:sz w:val="22"/>
          <w:szCs w:val="22"/>
        </w:rPr>
        <w:t>”</w:t>
      </w:r>
      <w:r w:rsidR="000C1074" w:rsidRPr="0029399C">
        <w:rPr>
          <w:rFonts w:ascii="Avenir Next Condensed Regular" w:hAnsi="Avenir Next Condensed Regular"/>
          <w:sz w:val="22"/>
          <w:szCs w:val="22"/>
        </w:rPr>
        <w:t xml:space="preserve"> means</w:t>
      </w:r>
      <w:bookmarkStart w:id="569" w:name="_DV_M519"/>
      <w:bookmarkEnd w:id="569"/>
      <w:r w:rsidR="000C1074" w:rsidRPr="0029399C">
        <w:rPr>
          <w:rFonts w:ascii="Avenir Next Condensed Regular" w:hAnsi="Avenir Next Condensed Regular"/>
          <w:sz w:val="22"/>
          <w:szCs w:val="22"/>
        </w:rPr>
        <w:t xml:space="preserve"> any </w:t>
      </w:r>
      <w:r w:rsidRPr="0029399C">
        <w:rPr>
          <w:rFonts w:ascii="Avenir Next Condensed Regular" w:hAnsi="Avenir Next Condensed Regular"/>
          <w:sz w:val="22"/>
          <w:szCs w:val="22"/>
        </w:rPr>
        <w:t>breach by</w:t>
      </w:r>
      <w:r w:rsidR="000C1074" w:rsidRPr="0029399C">
        <w:rPr>
          <w:rFonts w:ascii="Avenir Next Condensed Regular" w:hAnsi="Avenir Next Condensed Regular"/>
          <w:sz w:val="22"/>
          <w:szCs w:val="22"/>
        </w:rPr>
        <w:t xml:space="preserve"> a Shareholder</w:t>
      </w:r>
      <w:r w:rsidRPr="0029399C">
        <w:rPr>
          <w:rFonts w:ascii="Avenir Next Condensed Regular" w:hAnsi="Avenir Next Condensed Regular"/>
          <w:sz w:val="22"/>
          <w:szCs w:val="22"/>
        </w:rPr>
        <w:t xml:space="preserve"> except the Existing Shareholder</w:t>
      </w:r>
      <w:r w:rsidR="000C1074" w:rsidRPr="0029399C">
        <w:rPr>
          <w:rFonts w:ascii="Avenir Next Condensed Regular" w:hAnsi="Avenir Next Condensed Regular"/>
          <w:sz w:val="22"/>
          <w:szCs w:val="22"/>
        </w:rPr>
        <w:t xml:space="preserve"> of any of its obligations under this Agreement and, if such default is incapable of remedy or, if capable of remedy, where such default continues </w:t>
      </w:r>
      <w:proofErr w:type="spellStart"/>
      <w:r w:rsidR="000C1074" w:rsidRPr="0029399C">
        <w:rPr>
          <w:rFonts w:ascii="Avenir Next Condensed Regular" w:hAnsi="Avenir Next Condensed Regular"/>
          <w:sz w:val="22"/>
          <w:szCs w:val="22"/>
        </w:rPr>
        <w:t>unremedied</w:t>
      </w:r>
      <w:proofErr w:type="spellEnd"/>
      <w:r w:rsidR="000C1074" w:rsidRPr="0029399C">
        <w:rPr>
          <w:rFonts w:ascii="Avenir Next Condensed Regular" w:hAnsi="Avenir Next Condensed Regular"/>
          <w:sz w:val="22"/>
          <w:szCs w:val="22"/>
        </w:rPr>
        <w:t xml:space="preserve"> for thirty (30) days after notice thereof has been given by the </w:t>
      </w:r>
      <w:r w:rsidRPr="0029399C">
        <w:rPr>
          <w:rFonts w:ascii="Avenir Next Condensed Regular" w:hAnsi="Avenir Next Condensed Regular"/>
          <w:sz w:val="22"/>
          <w:szCs w:val="22"/>
        </w:rPr>
        <w:t>Existing</w:t>
      </w:r>
      <w:r w:rsidR="000C1074" w:rsidRPr="0029399C">
        <w:rPr>
          <w:rFonts w:ascii="Avenir Next Condensed Regular" w:hAnsi="Avenir Next Condensed Regular"/>
          <w:sz w:val="22"/>
          <w:szCs w:val="22"/>
        </w:rPr>
        <w:t xml:space="preserve"> Shareholder to the </w:t>
      </w:r>
      <w:r w:rsidRPr="0029399C">
        <w:rPr>
          <w:rFonts w:ascii="Avenir Next Condensed Regular" w:hAnsi="Avenir Next Condensed Regular"/>
          <w:sz w:val="22"/>
          <w:szCs w:val="22"/>
        </w:rPr>
        <w:t>defaulting</w:t>
      </w:r>
      <w:r w:rsidR="000C1074" w:rsidRPr="0029399C">
        <w:rPr>
          <w:rFonts w:ascii="Avenir Next Condensed Regular" w:hAnsi="Avenir Next Condensed Regular"/>
          <w:sz w:val="22"/>
          <w:szCs w:val="22"/>
        </w:rPr>
        <w:t xml:space="preserve"> Shareholder requiring the same to be remedied;</w:t>
      </w:r>
    </w:p>
    <w:p w14:paraId="75B48691" w14:textId="1DE1A1C4" w:rsidR="000C1074" w:rsidRPr="0029399C" w:rsidRDefault="000C1074">
      <w:pPr>
        <w:ind w:left="1134" w:hanging="1134"/>
        <w:jc w:val="both"/>
        <w:rPr>
          <w:rFonts w:ascii="Avenir Next Condensed Regular" w:hAnsi="Avenir Next Condensed Regular"/>
          <w:sz w:val="22"/>
          <w:szCs w:val="22"/>
        </w:rPr>
        <w:pPrChange w:id="570" w:author="Tania Johny" w:date="2015-07-29T16:11:00Z">
          <w:pPr>
            <w:jc w:val="both"/>
          </w:pPr>
        </w:pPrChange>
      </w:pPr>
    </w:p>
    <w:p w14:paraId="4924BC25" w14:textId="402C7B42" w:rsidR="000C1074" w:rsidRDefault="0029399C">
      <w:pPr>
        <w:pStyle w:val="ListParagraph"/>
        <w:numPr>
          <w:ilvl w:val="2"/>
          <w:numId w:val="5"/>
        </w:numPr>
        <w:ind w:left="1134" w:hanging="1134"/>
        <w:jc w:val="both"/>
        <w:rPr>
          <w:rFonts w:ascii="Avenir Next Condensed Regular" w:hAnsi="Avenir Next Condensed Regular"/>
          <w:sz w:val="22"/>
          <w:szCs w:val="22"/>
        </w:rPr>
        <w:pPrChange w:id="571" w:author="Tania Johny" w:date="2015-07-29T16:11:00Z">
          <w:pPr>
            <w:pStyle w:val="ListParagraph"/>
            <w:numPr>
              <w:ilvl w:val="2"/>
              <w:numId w:val="5"/>
            </w:numPr>
            <w:ind w:left="1224" w:hanging="504"/>
            <w:jc w:val="both"/>
          </w:pPr>
        </w:pPrChange>
      </w:pPr>
      <w:r>
        <w:rPr>
          <w:rFonts w:ascii="Avenir Next Condensed Regular" w:hAnsi="Avenir Next Condensed Regular"/>
          <w:bCs/>
          <w:sz w:val="22"/>
          <w:szCs w:val="22"/>
        </w:rPr>
        <w:t>“</w:t>
      </w:r>
      <w:r w:rsidR="000C1074" w:rsidRPr="0029399C">
        <w:rPr>
          <w:rFonts w:ascii="Avenir Next Condensed Regular" w:hAnsi="Avenir Next Condensed Regular"/>
          <w:bCs/>
          <w:sz w:val="22"/>
          <w:szCs w:val="22"/>
        </w:rPr>
        <w:t>Option Units</w:t>
      </w:r>
      <w:r>
        <w:rPr>
          <w:rFonts w:ascii="Avenir Next Condensed Regular" w:hAnsi="Avenir Next Condensed Regular"/>
          <w:bCs/>
          <w:sz w:val="22"/>
          <w:szCs w:val="22"/>
        </w:rPr>
        <w:t>”</w:t>
      </w:r>
      <w:r w:rsidR="000C1074" w:rsidRPr="0029399C">
        <w:rPr>
          <w:rFonts w:ascii="Avenir Next Condensed Regular" w:hAnsi="Avenir Next Condensed Regular"/>
          <w:sz w:val="22"/>
          <w:szCs w:val="22"/>
        </w:rPr>
        <w:t xml:space="preserve"> means the </w:t>
      </w:r>
      <w:r w:rsidRPr="0029399C">
        <w:rPr>
          <w:rFonts w:ascii="Avenir Next Condensed Regular" w:hAnsi="Avenir Next Condensed Regular"/>
          <w:sz w:val="22"/>
          <w:szCs w:val="22"/>
        </w:rPr>
        <w:t xml:space="preserve">defaulting </w:t>
      </w:r>
      <w:r w:rsidR="000C1074" w:rsidRPr="0029399C">
        <w:rPr>
          <w:rFonts w:ascii="Avenir Next Condensed Regular" w:hAnsi="Avenir Next Condensed Regular"/>
          <w:sz w:val="22"/>
          <w:szCs w:val="22"/>
        </w:rPr>
        <w:t>Shareholder's Shares where the Compulsory Transfer Notice requires</w:t>
      </w:r>
      <w:r w:rsidR="000C1074" w:rsidRPr="000C1074">
        <w:rPr>
          <w:rFonts w:ascii="Avenir Next Condensed Regular" w:hAnsi="Avenir Next Condensed Regular"/>
          <w:sz w:val="22"/>
          <w:szCs w:val="22"/>
        </w:rPr>
        <w:t xml:space="preserve"> them to be sold</w:t>
      </w:r>
      <w:r w:rsidR="000C1074">
        <w:rPr>
          <w:rFonts w:ascii="Avenir Next Condensed Regular" w:hAnsi="Avenir Next Condensed Regular"/>
          <w:sz w:val="22"/>
          <w:szCs w:val="22"/>
        </w:rPr>
        <w:t xml:space="preserve"> to the </w:t>
      </w:r>
      <w:r>
        <w:rPr>
          <w:rFonts w:ascii="Avenir Next Condensed Regular" w:hAnsi="Avenir Next Condensed Regular"/>
          <w:sz w:val="22"/>
          <w:szCs w:val="22"/>
        </w:rPr>
        <w:t>Existing</w:t>
      </w:r>
      <w:r w:rsidR="000C1074">
        <w:rPr>
          <w:rFonts w:ascii="Avenir Next Condensed Regular" w:hAnsi="Avenir Next Condensed Regular"/>
          <w:sz w:val="22"/>
          <w:szCs w:val="22"/>
        </w:rPr>
        <w:t xml:space="preserve"> </w:t>
      </w:r>
      <w:r w:rsidR="000C1074" w:rsidRPr="000C1074">
        <w:rPr>
          <w:rFonts w:ascii="Avenir Next Condensed Regular" w:hAnsi="Avenir Next Condensed Regular"/>
          <w:sz w:val="22"/>
          <w:szCs w:val="22"/>
        </w:rPr>
        <w:t>Shareholder</w:t>
      </w:r>
      <w:r w:rsidR="000C1074">
        <w:rPr>
          <w:rFonts w:ascii="Avenir Next Condensed Regular" w:hAnsi="Avenir Next Condensed Regular"/>
          <w:sz w:val="22"/>
          <w:szCs w:val="22"/>
        </w:rPr>
        <w:t>;</w:t>
      </w:r>
    </w:p>
    <w:p w14:paraId="20AEC7DC" w14:textId="77777777" w:rsidR="000C1074" w:rsidRPr="000C1074" w:rsidRDefault="000C1074">
      <w:pPr>
        <w:ind w:left="1134" w:hanging="1134"/>
        <w:jc w:val="both"/>
        <w:rPr>
          <w:rFonts w:ascii="Avenir Next Condensed Regular" w:hAnsi="Avenir Next Condensed Regular"/>
          <w:sz w:val="22"/>
          <w:szCs w:val="22"/>
        </w:rPr>
        <w:pPrChange w:id="572" w:author="Tania Johny" w:date="2015-07-29T16:11:00Z">
          <w:pPr>
            <w:jc w:val="both"/>
          </w:pPr>
        </w:pPrChange>
      </w:pPr>
    </w:p>
    <w:p w14:paraId="69BB1ED3" w14:textId="4B7D9E8F" w:rsidR="000C1074" w:rsidRDefault="0029399C">
      <w:pPr>
        <w:pStyle w:val="ListParagraph"/>
        <w:numPr>
          <w:ilvl w:val="2"/>
          <w:numId w:val="5"/>
        </w:numPr>
        <w:ind w:left="1134" w:hanging="1134"/>
        <w:jc w:val="both"/>
        <w:rPr>
          <w:rFonts w:ascii="Avenir Next Condensed Regular" w:hAnsi="Avenir Next Condensed Regular"/>
          <w:sz w:val="22"/>
          <w:szCs w:val="22"/>
        </w:rPr>
        <w:pPrChange w:id="573" w:author="Tania Johny" w:date="2015-07-29T16:11:00Z">
          <w:pPr>
            <w:pStyle w:val="ListParagraph"/>
            <w:numPr>
              <w:ilvl w:val="2"/>
              <w:numId w:val="5"/>
            </w:numPr>
            <w:ind w:left="1224" w:hanging="504"/>
            <w:jc w:val="both"/>
          </w:pPr>
        </w:pPrChange>
      </w:pPr>
      <w:r>
        <w:rPr>
          <w:rFonts w:ascii="Avenir Next Condensed Regular" w:hAnsi="Avenir Next Condensed Regular"/>
          <w:sz w:val="22"/>
          <w:szCs w:val="22"/>
        </w:rPr>
        <w:t>“</w:t>
      </w:r>
      <w:r w:rsidR="004E64C9">
        <w:rPr>
          <w:rFonts w:ascii="Avenir Next Condensed Regular" w:hAnsi="Avenir Next Condensed Regular"/>
          <w:sz w:val="22"/>
          <w:szCs w:val="22"/>
        </w:rPr>
        <w:t>Transfer Price</w:t>
      </w:r>
      <w:r>
        <w:rPr>
          <w:rFonts w:ascii="Avenir Next Condensed Regular" w:hAnsi="Avenir Next Condensed Regular"/>
          <w:sz w:val="22"/>
          <w:szCs w:val="22"/>
        </w:rPr>
        <w:t>”</w:t>
      </w:r>
      <w:r w:rsidR="004E64C9">
        <w:rPr>
          <w:rFonts w:ascii="Avenir Next Condensed Regular" w:hAnsi="Avenir Next Condensed Regular"/>
          <w:sz w:val="22"/>
          <w:szCs w:val="22"/>
        </w:rPr>
        <w:t xml:space="preserve"> means </w:t>
      </w:r>
      <w:r w:rsidR="004E64C9" w:rsidRPr="004E64C9">
        <w:rPr>
          <w:rFonts w:ascii="Avenir Next Condensed Regular" w:hAnsi="Avenir Next Condensed Regular"/>
          <w:sz w:val="22"/>
          <w:szCs w:val="22"/>
        </w:rPr>
        <w:t>in each case as determined pursuant to, and applying the principles set out in,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_Ref299217303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15</w:t>
      </w:r>
      <w:r>
        <w:rPr>
          <w:rFonts w:ascii="Avenir Next Condensed Regular" w:hAnsi="Avenir Next Condensed Regular"/>
          <w:sz w:val="22"/>
          <w:szCs w:val="22"/>
        </w:rPr>
        <w:fldChar w:fldCharType="end"/>
      </w:r>
      <w:r w:rsidR="004E64C9">
        <w:rPr>
          <w:rFonts w:ascii="Avenir Next Condensed Regular" w:hAnsi="Avenir Next Condensed Regular"/>
          <w:sz w:val="22"/>
          <w:szCs w:val="22"/>
        </w:rPr>
        <w:t>:</w:t>
      </w:r>
    </w:p>
    <w:p w14:paraId="74C01F86" w14:textId="77777777" w:rsidR="004E64C9" w:rsidRPr="004E64C9" w:rsidRDefault="004E64C9">
      <w:pPr>
        <w:ind w:left="1134" w:hanging="1134"/>
        <w:jc w:val="both"/>
        <w:rPr>
          <w:rFonts w:ascii="Avenir Next Condensed Regular" w:hAnsi="Avenir Next Condensed Regular"/>
          <w:sz w:val="22"/>
          <w:szCs w:val="22"/>
        </w:rPr>
        <w:pPrChange w:id="574" w:author="Tania Johny" w:date="2015-07-29T16:11:00Z">
          <w:pPr>
            <w:jc w:val="both"/>
          </w:pPr>
        </w:pPrChange>
      </w:pPr>
    </w:p>
    <w:p w14:paraId="0B9C5E83" w14:textId="55B0C59D" w:rsidR="004E64C9" w:rsidRDefault="004E64C9">
      <w:pPr>
        <w:pStyle w:val="ListParagraph"/>
        <w:numPr>
          <w:ilvl w:val="3"/>
          <w:numId w:val="5"/>
        </w:numPr>
        <w:ind w:left="1134" w:hanging="1134"/>
        <w:jc w:val="both"/>
        <w:rPr>
          <w:rFonts w:ascii="Avenir Next Condensed Regular" w:hAnsi="Avenir Next Condensed Regular"/>
          <w:sz w:val="22"/>
          <w:szCs w:val="22"/>
        </w:rPr>
        <w:pPrChange w:id="575" w:author="Tania Johny" w:date="2015-07-29T16:11:00Z">
          <w:pPr>
            <w:pStyle w:val="ListParagraph"/>
            <w:numPr>
              <w:ilvl w:val="3"/>
              <w:numId w:val="5"/>
            </w:numPr>
            <w:ind w:left="1728" w:hanging="648"/>
            <w:jc w:val="both"/>
          </w:pPr>
        </w:pPrChange>
      </w:pPr>
      <w:r w:rsidRPr="004E64C9">
        <w:rPr>
          <w:rFonts w:ascii="Avenir Next Condensed Regular" w:hAnsi="Avenir Next Condensed Regular"/>
          <w:sz w:val="22"/>
          <w:szCs w:val="22"/>
        </w:rPr>
        <w:t xml:space="preserve">the value of the Option Units as agreed in writing </w:t>
      </w:r>
      <w:r w:rsidR="0029399C">
        <w:rPr>
          <w:rFonts w:ascii="Avenir Next Condensed Regular" w:hAnsi="Avenir Next Condensed Regular"/>
          <w:sz w:val="22"/>
          <w:szCs w:val="22"/>
        </w:rPr>
        <w:t>between the Existing Shareholder and the defaultin</w:t>
      </w:r>
      <w:r w:rsidR="00F9178E">
        <w:rPr>
          <w:rFonts w:ascii="Avenir Next Condensed Regular" w:hAnsi="Avenir Next Condensed Regular"/>
          <w:sz w:val="22"/>
          <w:szCs w:val="22"/>
        </w:rPr>
        <w:t>g Shareholder</w:t>
      </w:r>
      <w:r w:rsidRPr="004E64C9">
        <w:rPr>
          <w:rFonts w:ascii="Avenir Next Condensed Regular" w:hAnsi="Avenir Next Condensed Regular"/>
          <w:sz w:val="22"/>
          <w:szCs w:val="22"/>
        </w:rPr>
        <w:t>; or</w:t>
      </w:r>
    </w:p>
    <w:p w14:paraId="5A805E38" w14:textId="00C884B0" w:rsidR="004E64C9" w:rsidRPr="004E64C9" w:rsidRDefault="004E64C9">
      <w:pPr>
        <w:ind w:left="1134" w:hanging="1134"/>
        <w:jc w:val="both"/>
        <w:rPr>
          <w:rFonts w:ascii="Avenir Next Condensed Regular" w:hAnsi="Avenir Next Condensed Regular"/>
          <w:sz w:val="22"/>
          <w:szCs w:val="22"/>
        </w:rPr>
        <w:pPrChange w:id="576" w:author="Tania Johny" w:date="2015-07-29T16:11:00Z">
          <w:pPr>
            <w:jc w:val="both"/>
          </w:pPr>
        </w:pPrChange>
      </w:pPr>
    </w:p>
    <w:p w14:paraId="09AB69BB" w14:textId="47C41310" w:rsidR="004E64C9" w:rsidRDefault="004E64C9">
      <w:pPr>
        <w:pStyle w:val="ListParagraph"/>
        <w:numPr>
          <w:ilvl w:val="3"/>
          <w:numId w:val="5"/>
        </w:numPr>
        <w:ind w:left="1134" w:hanging="1134"/>
        <w:jc w:val="both"/>
        <w:rPr>
          <w:rFonts w:ascii="Avenir Next Condensed Regular" w:hAnsi="Avenir Next Condensed Regular"/>
          <w:sz w:val="22"/>
          <w:szCs w:val="22"/>
        </w:rPr>
        <w:pPrChange w:id="577" w:author="Tania Johny" w:date="2015-07-29T16:11:00Z">
          <w:pPr>
            <w:pStyle w:val="ListParagraph"/>
            <w:numPr>
              <w:ilvl w:val="3"/>
              <w:numId w:val="5"/>
            </w:numPr>
            <w:ind w:left="1728" w:hanging="648"/>
            <w:jc w:val="both"/>
          </w:pPr>
        </w:pPrChange>
      </w:pPr>
      <w:proofErr w:type="gramStart"/>
      <w:r w:rsidRPr="004E64C9">
        <w:rPr>
          <w:rFonts w:ascii="Avenir Next Condensed Regular" w:hAnsi="Avenir Next Condensed Regular"/>
          <w:sz w:val="22"/>
          <w:szCs w:val="22"/>
        </w:rPr>
        <w:t>in</w:t>
      </w:r>
      <w:proofErr w:type="gramEnd"/>
      <w:r w:rsidRPr="004E64C9">
        <w:rPr>
          <w:rFonts w:ascii="Avenir Next Condensed Regular" w:hAnsi="Avenir Next Condensed Regular"/>
          <w:sz w:val="22"/>
          <w:szCs w:val="22"/>
        </w:rPr>
        <w:t xml:space="preserve"> the absence of such agreement</w:t>
      </w:r>
      <w:bookmarkStart w:id="578" w:name="_DV_M541"/>
      <w:bookmarkEnd w:id="578"/>
      <w:r w:rsidR="00F9178E">
        <w:rPr>
          <w:rFonts w:ascii="Avenir Next Condensed Regular" w:hAnsi="Avenir Next Condensed Regular"/>
          <w:sz w:val="22"/>
          <w:szCs w:val="22"/>
        </w:rPr>
        <w:t>, eighty</w:t>
      </w:r>
      <w:r w:rsidRPr="004E64C9">
        <w:rPr>
          <w:rFonts w:ascii="Avenir Next Condensed Regular" w:hAnsi="Avenir Next Condensed Regular"/>
          <w:sz w:val="22"/>
          <w:szCs w:val="22"/>
        </w:rPr>
        <w:t xml:space="preserve"> per cent</w:t>
      </w:r>
      <w:r w:rsidR="00F9178E">
        <w:rPr>
          <w:rFonts w:ascii="Avenir Next Condensed Regular" w:hAnsi="Avenir Next Condensed Regular"/>
          <w:sz w:val="22"/>
          <w:szCs w:val="22"/>
        </w:rPr>
        <w:t xml:space="preserve"> (80%)</w:t>
      </w:r>
      <w:r w:rsidRPr="004E64C9">
        <w:rPr>
          <w:rFonts w:ascii="Avenir Next Condensed Regular" w:hAnsi="Avenir Next Condensed Regular"/>
          <w:sz w:val="22"/>
          <w:szCs w:val="22"/>
        </w:rPr>
        <w:t xml:space="preserve"> of the </w:t>
      </w:r>
      <w:r w:rsidR="00F9178E">
        <w:rPr>
          <w:rFonts w:ascii="Avenir Next Condensed Regular" w:hAnsi="Avenir Next Condensed Regular"/>
          <w:sz w:val="22"/>
          <w:szCs w:val="22"/>
        </w:rPr>
        <w:t>defaulting</w:t>
      </w:r>
      <w:r w:rsidRPr="004E64C9">
        <w:rPr>
          <w:rFonts w:ascii="Avenir Next Condensed Regular" w:hAnsi="Avenir Next Condensed Regular"/>
          <w:sz w:val="22"/>
          <w:szCs w:val="22"/>
        </w:rPr>
        <w:t xml:space="preserve"> Shareholder’s Relevant Perc</w:t>
      </w:r>
      <w:r w:rsidR="00F9178E">
        <w:rPr>
          <w:rFonts w:ascii="Avenir Next Condensed Regular" w:hAnsi="Avenir Next Condensed Regular"/>
          <w:sz w:val="22"/>
          <w:szCs w:val="22"/>
        </w:rPr>
        <w:t>entage of the Fair Market Value.</w:t>
      </w:r>
    </w:p>
    <w:p w14:paraId="3678E6A4" w14:textId="77777777" w:rsidR="004E64C9" w:rsidRPr="004E64C9" w:rsidRDefault="004E64C9">
      <w:pPr>
        <w:ind w:left="1134" w:hanging="1134"/>
        <w:jc w:val="both"/>
        <w:rPr>
          <w:rFonts w:ascii="Avenir Next Condensed Regular" w:hAnsi="Avenir Next Condensed Regular"/>
          <w:sz w:val="22"/>
          <w:szCs w:val="22"/>
        </w:rPr>
        <w:pPrChange w:id="579" w:author="Tania Johny" w:date="2015-07-29T16:11:00Z">
          <w:pPr>
            <w:jc w:val="both"/>
          </w:pPr>
        </w:pPrChange>
      </w:pPr>
    </w:p>
    <w:p w14:paraId="6F065407" w14:textId="0EE3B73A" w:rsidR="004E64C9" w:rsidRDefault="002001D8">
      <w:pPr>
        <w:pStyle w:val="ListParagraph"/>
        <w:numPr>
          <w:ilvl w:val="2"/>
          <w:numId w:val="5"/>
        </w:numPr>
        <w:ind w:left="1134" w:hanging="1134"/>
        <w:jc w:val="both"/>
        <w:rPr>
          <w:rFonts w:ascii="Avenir Next Condensed Regular" w:hAnsi="Avenir Next Condensed Regular"/>
          <w:sz w:val="22"/>
          <w:szCs w:val="22"/>
        </w:rPr>
        <w:pPrChange w:id="580" w:author="Tania Johny" w:date="2015-07-29T16:11:00Z">
          <w:pPr>
            <w:pStyle w:val="ListParagraph"/>
            <w:numPr>
              <w:ilvl w:val="2"/>
              <w:numId w:val="5"/>
            </w:numPr>
            <w:ind w:left="1224" w:hanging="504"/>
            <w:jc w:val="both"/>
          </w:pPr>
        </w:pPrChange>
      </w:pPr>
      <w:r w:rsidRPr="002001D8">
        <w:rPr>
          <w:rFonts w:ascii="Avenir Next Condensed Regular" w:hAnsi="Avenir Next Condensed Regular"/>
          <w:sz w:val="22"/>
          <w:szCs w:val="22"/>
        </w:rPr>
        <w:t>Upon the occurrence of an Event</w:t>
      </w:r>
      <w:bookmarkStart w:id="581" w:name="_DV_M553"/>
      <w:bookmarkStart w:id="582" w:name="_DV_M554"/>
      <w:bookmarkEnd w:id="581"/>
      <w:bookmarkEnd w:id="582"/>
      <w:r w:rsidRPr="002001D8">
        <w:rPr>
          <w:rFonts w:ascii="Avenir Next Condensed Regular" w:hAnsi="Avenir Next Condensed Regular"/>
          <w:sz w:val="22"/>
          <w:szCs w:val="22"/>
        </w:rPr>
        <w:t xml:space="preserve"> the </w:t>
      </w:r>
      <w:r w:rsidR="00F9178E">
        <w:rPr>
          <w:rFonts w:ascii="Avenir Next Condensed Regular" w:hAnsi="Avenir Next Condensed Regular"/>
          <w:sz w:val="22"/>
          <w:szCs w:val="22"/>
        </w:rPr>
        <w:t>Existing</w:t>
      </w:r>
      <w:r w:rsidRPr="002001D8">
        <w:rPr>
          <w:rFonts w:ascii="Avenir Next Condensed Regular" w:hAnsi="Avenir Next Condensed Regular"/>
          <w:sz w:val="22"/>
          <w:szCs w:val="22"/>
        </w:rPr>
        <w:t xml:space="preserve"> Shareholder shall be entitled, at its absolute discretion, and without prejudice to any other rights and remedies which it may have, to serve written notice (a </w:t>
      </w:r>
      <w:r w:rsidRPr="002001D8">
        <w:rPr>
          <w:rFonts w:ascii="Avenir Next Condensed Regular" w:hAnsi="Avenir Next Condensed Regular"/>
          <w:b/>
          <w:sz w:val="22"/>
          <w:szCs w:val="22"/>
        </w:rPr>
        <w:t>Compulsory Transfer Notice</w:t>
      </w:r>
      <w:r w:rsidRPr="002001D8">
        <w:rPr>
          <w:rFonts w:ascii="Avenir Next Condensed Regular" w:hAnsi="Avenir Next Condensed Regular"/>
          <w:sz w:val="22"/>
          <w:szCs w:val="22"/>
        </w:rPr>
        <w:t xml:space="preserve">) on the </w:t>
      </w:r>
      <w:r w:rsidR="00F9178E">
        <w:rPr>
          <w:rFonts w:ascii="Avenir Next Condensed Regular" w:hAnsi="Avenir Next Condensed Regular"/>
          <w:sz w:val="22"/>
          <w:szCs w:val="22"/>
        </w:rPr>
        <w:t>defaulting</w:t>
      </w:r>
      <w:r w:rsidRPr="002001D8">
        <w:rPr>
          <w:rFonts w:ascii="Avenir Next Condensed Regular" w:hAnsi="Avenir Next Condensed Regular"/>
          <w:sz w:val="22"/>
          <w:szCs w:val="22"/>
        </w:rPr>
        <w:t xml:space="preserve"> Shareholder at any time up to (and including) the date which is </w:t>
      </w:r>
      <w:r w:rsidR="00F9178E">
        <w:rPr>
          <w:rFonts w:ascii="Avenir Next Condensed Regular" w:hAnsi="Avenir Next Condensed Regular"/>
          <w:sz w:val="22"/>
          <w:szCs w:val="22"/>
        </w:rPr>
        <w:t>six (6) months</w:t>
      </w:r>
      <w:r w:rsidRPr="002001D8">
        <w:rPr>
          <w:rFonts w:ascii="Avenir Next Condensed Regular" w:hAnsi="Avenir Next Condensed Regular"/>
          <w:sz w:val="22"/>
          <w:szCs w:val="22"/>
        </w:rPr>
        <w:t xml:space="preserve"> after the date on which the </w:t>
      </w:r>
      <w:r w:rsidR="00F9178E">
        <w:rPr>
          <w:rFonts w:ascii="Avenir Next Condensed Regular" w:hAnsi="Avenir Next Condensed Regular"/>
          <w:sz w:val="22"/>
          <w:szCs w:val="22"/>
        </w:rPr>
        <w:t>Existing</w:t>
      </w:r>
      <w:r w:rsidRPr="002001D8">
        <w:rPr>
          <w:rFonts w:ascii="Avenir Next Condensed Regular" w:hAnsi="Avenir Next Condensed Regular"/>
          <w:sz w:val="22"/>
          <w:szCs w:val="22"/>
        </w:rPr>
        <w:t xml:space="preserve"> Shareholder became aware of the occurrence of the Event.</w:t>
      </w:r>
    </w:p>
    <w:p w14:paraId="05B4EAEC" w14:textId="4F859267" w:rsidR="002001D8" w:rsidRPr="002001D8" w:rsidRDefault="002001D8">
      <w:pPr>
        <w:ind w:left="1134" w:hanging="1134"/>
        <w:jc w:val="both"/>
        <w:rPr>
          <w:rFonts w:ascii="Avenir Next Condensed Regular" w:hAnsi="Avenir Next Condensed Regular"/>
          <w:sz w:val="22"/>
          <w:szCs w:val="22"/>
        </w:rPr>
        <w:pPrChange w:id="583" w:author="Tania Johny" w:date="2015-07-29T16:11:00Z">
          <w:pPr>
            <w:jc w:val="both"/>
          </w:pPr>
        </w:pPrChange>
      </w:pPr>
    </w:p>
    <w:p w14:paraId="0F5CD427" w14:textId="074C7BA7" w:rsidR="002001D8" w:rsidRDefault="002001D8">
      <w:pPr>
        <w:pStyle w:val="ListParagraph"/>
        <w:numPr>
          <w:ilvl w:val="3"/>
          <w:numId w:val="5"/>
        </w:numPr>
        <w:ind w:left="1134" w:hanging="1134"/>
        <w:jc w:val="both"/>
        <w:rPr>
          <w:rFonts w:ascii="Avenir Next Condensed Regular" w:hAnsi="Avenir Next Condensed Regular"/>
          <w:sz w:val="22"/>
          <w:szCs w:val="22"/>
        </w:rPr>
        <w:pPrChange w:id="584" w:author="Tania Johny" w:date="2015-07-29T16:11:00Z">
          <w:pPr>
            <w:pStyle w:val="ListParagraph"/>
            <w:numPr>
              <w:ilvl w:val="3"/>
              <w:numId w:val="5"/>
            </w:numPr>
            <w:ind w:left="1728" w:hanging="648"/>
            <w:jc w:val="both"/>
          </w:pPr>
        </w:pPrChange>
      </w:pPr>
      <w:bookmarkStart w:id="585" w:name="_Ref140671360"/>
      <w:r w:rsidRPr="00F9178E">
        <w:rPr>
          <w:rFonts w:ascii="Avenir Next Condensed Regular" w:hAnsi="Avenir Next Condensed Regular"/>
          <w:sz w:val="22"/>
          <w:szCs w:val="22"/>
        </w:rPr>
        <w:t xml:space="preserve">A Compulsory Transfer Notice </w:t>
      </w:r>
      <w:r w:rsidR="00F9178E" w:rsidRPr="00F9178E">
        <w:rPr>
          <w:rFonts w:ascii="Avenir Next Condensed Regular" w:hAnsi="Avenir Next Condensed Regular"/>
          <w:sz w:val="22"/>
          <w:szCs w:val="22"/>
        </w:rPr>
        <w:t>save as set out elsewhere in this Agreement</w:t>
      </w:r>
      <w:r w:rsidRPr="00F9178E">
        <w:rPr>
          <w:rFonts w:ascii="Avenir Next Condensed Regular" w:hAnsi="Avenir Next Condensed Regular"/>
          <w:sz w:val="22"/>
          <w:szCs w:val="22"/>
        </w:rPr>
        <w:t xml:space="preserve">, the </w:t>
      </w:r>
      <w:r w:rsidR="00F9178E" w:rsidRPr="00F9178E">
        <w:rPr>
          <w:rFonts w:ascii="Avenir Next Condensed Regular" w:hAnsi="Avenir Next Condensed Regular"/>
          <w:sz w:val="22"/>
          <w:szCs w:val="22"/>
        </w:rPr>
        <w:t>defaulting</w:t>
      </w:r>
      <w:r w:rsidRPr="00F9178E">
        <w:rPr>
          <w:rFonts w:ascii="Avenir Next Condensed Regular" w:hAnsi="Avenir Next Condensed Regular"/>
          <w:sz w:val="22"/>
          <w:szCs w:val="22"/>
        </w:rPr>
        <w:t xml:space="preserve"> Shareholder irrevocably undertakes to </w:t>
      </w:r>
      <w:bookmarkEnd w:id="585"/>
      <w:r w:rsidRPr="00F9178E">
        <w:rPr>
          <w:rFonts w:ascii="Avenir Next Condensed Regular" w:hAnsi="Avenir Next Condensed Regular"/>
          <w:sz w:val="22"/>
          <w:szCs w:val="22"/>
        </w:rPr>
        <w:t xml:space="preserve">sell all (but not some only) of its Shareholder Units to the </w:t>
      </w:r>
      <w:r w:rsidR="00F9178E">
        <w:rPr>
          <w:rFonts w:ascii="Avenir Next Condensed Regular" w:hAnsi="Avenir Next Condensed Regular"/>
          <w:sz w:val="22"/>
          <w:szCs w:val="22"/>
        </w:rPr>
        <w:t>Existing</w:t>
      </w:r>
      <w:r w:rsidRPr="00F9178E">
        <w:rPr>
          <w:rFonts w:ascii="Avenir Next Condensed Regular" w:hAnsi="Avenir Next Condensed Regular"/>
          <w:sz w:val="22"/>
          <w:szCs w:val="22"/>
        </w:rPr>
        <w:t xml:space="preserve"> Shareholder at the Transfer Price</w:t>
      </w:r>
      <w:r w:rsidR="00F9178E">
        <w:rPr>
          <w:rFonts w:ascii="Avenir Next Condensed Regular" w:hAnsi="Avenir Next Condensed Regular"/>
          <w:sz w:val="22"/>
          <w:szCs w:val="22"/>
        </w:rPr>
        <w:t>.</w:t>
      </w:r>
    </w:p>
    <w:p w14:paraId="2AEA4FCD" w14:textId="77777777" w:rsidR="002001D8" w:rsidRPr="002001D8" w:rsidRDefault="002001D8">
      <w:pPr>
        <w:ind w:left="1134" w:hanging="1134"/>
        <w:jc w:val="both"/>
        <w:rPr>
          <w:rFonts w:ascii="Avenir Next Condensed Regular" w:hAnsi="Avenir Next Condensed Regular"/>
          <w:sz w:val="22"/>
          <w:szCs w:val="22"/>
        </w:rPr>
        <w:pPrChange w:id="586" w:author="Tania Johny" w:date="2015-07-29T16:11:00Z">
          <w:pPr>
            <w:jc w:val="both"/>
          </w:pPr>
        </w:pPrChange>
      </w:pPr>
    </w:p>
    <w:p w14:paraId="0E71B252" w14:textId="43B29ED2" w:rsidR="002001D8" w:rsidRDefault="00BD58ED">
      <w:pPr>
        <w:pStyle w:val="ListParagraph"/>
        <w:numPr>
          <w:ilvl w:val="2"/>
          <w:numId w:val="5"/>
        </w:numPr>
        <w:ind w:left="1134" w:hanging="1134"/>
        <w:jc w:val="both"/>
        <w:rPr>
          <w:rFonts w:ascii="Avenir Next Condensed Regular" w:hAnsi="Avenir Next Condensed Regular"/>
          <w:sz w:val="22"/>
          <w:szCs w:val="22"/>
        </w:rPr>
        <w:pPrChange w:id="587" w:author="Tania Johny" w:date="2015-07-29T16:11:00Z">
          <w:pPr>
            <w:pStyle w:val="ListParagraph"/>
            <w:numPr>
              <w:ilvl w:val="2"/>
              <w:numId w:val="5"/>
            </w:numPr>
            <w:ind w:left="1224" w:hanging="504"/>
            <w:jc w:val="both"/>
          </w:pPr>
        </w:pPrChange>
      </w:pPr>
      <w:r w:rsidRPr="00BD58ED">
        <w:rPr>
          <w:rFonts w:ascii="Avenir Next Condensed Regular" w:hAnsi="Avenir Next Condensed Regular"/>
          <w:sz w:val="22"/>
          <w:szCs w:val="22"/>
        </w:rPr>
        <w:t xml:space="preserve">Following service of a Compulsory Transfer Notice, the </w:t>
      </w:r>
      <w:r w:rsidR="00F9178E">
        <w:rPr>
          <w:rFonts w:ascii="Avenir Next Condensed Regular" w:hAnsi="Avenir Next Condensed Regular"/>
          <w:sz w:val="22"/>
          <w:szCs w:val="22"/>
        </w:rPr>
        <w:t xml:space="preserve">Existing </w:t>
      </w:r>
      <w:r w:rsidRPr="00BD58ED">
        <w:rPr>
          <w:rFonts w:ascii="Avenir Next Condensed Regular" w:hAnsi="Avenir Next Condensed Regular"/>
          <w:sz w:val="22"/>
          <w:szCs w:val="22"/>
        </w:rPr>
        <w:t>Shareholder</w:t>
      </w:r>
      <w:r w:rsidR="00F9178E">
        <w:rPr>
          <w:rFonts w:ascii="Avenir Next Condensed Regular" w:hAnsi="Avenir Next Condensed Regular"/>
          <w:sz w:val="22"/>
          <w:szCs w:val="22"/>
        </w:rPr>
        <w:t xml:space="preserve"> and defaulting Shareholder </w:t>
      </w:r>
      <w:r w:rsidRPr="00BD58ED">
        <w:rPr>
          <w:rFonts w:ascii="Avenir Next Condensed Regular" w:hAnsi="Avenir Next Condensed Regular"/>
          <w:sz w:val="22"/>
          <w:szCs w:val="22"/>
        </w:rPr>
        <w:t>shall endeavour to agree the Transfer Price. In the event that the Shareholders have failed to agre</w:t>
      </w:r>
      <w:r w:rsidR="00F9178E">
        <w:rPr>
          <w:rFonts w:ascii="Avenir Next Condensed Regular" w:hAnsi="Avenir Next Condensed Regular"/>
          <w:sz w:val="22"/>
          <w:szCs w:val="22"/>
        </w:rPr>
        <w:t>e on the Transfer Price within fifteen (15) d</w:t>
      </w:r>
      <w:r w:rsidRPr="00BD58ED">
        <w:rPr>
          <w:rFonts w:ascii="Avenir Next Condensed Regular" w:hAnsi="Avenir Next Condensed Regular"/>
          <w:sz w:val="22"/>
          <w:szCs w:val="22"/>
        </w:rPr>
        <w:t>ays of the service of the Compulsory Transfer Notice, then the provisions of clause</w:t>
      </w:r>
      <w:r w:rsidR="00F9178E">
        <w:rPr>
          <w:rFonts w:ascii="Avenir Next Condensed Regular" w:hAnsi="Avenir Next Condensed Regular"/>
          <w:sz w:val="22"/>
          <w:szCs w:val="22"/>
        </w:rPr>
        <w:t xml:space="preserve"> </w:t>
      </w:r>
      <w:r w:rsidR="00F9178E">
        <w:rPr>
          <w:rFonts w:ascii="Avenir Next Condensed Regular" w:hAnsi="Avenir Next Condensed Regular"/>
          <w:sz w:val="22"/>
          <w:szCs w:val="22"/>
        </w:rPr>
        <w:fldChar w:fldCharType="begin"/>
      </w:r>
      <w:r w:rsidR="00F9178E">
        <w:rPr>
          <w:rFonts w:ascii="Avenir Next Condensed Regular" w:hAnsi="Avenir Next Condensed Regular"/>
          <w:sz w:val="22"/>
          <w:szCs w:val="22"/>
        </w:rPr>
        <w:instrText xml:space="preserve"> REF _Ref299217303 \r \h </w:instrText>
      </w:r>
      <w:r w:rsidR="00F9178E">
        <w:rPr>
          <w:rFonts w:ascii="Avenir Next Condensed Regular" w:hAnsi="Avenir Next Condensed Regular"/>
          <w:sz w:val="22"/>
          <w:szCs w:val="22"/>
        </w:rPr>
      </w:r>
      <w:r w:rsidR="00F9178E">
        <w:rPr>
          <w:rFonts w:ascii="Avenir Next Condensed Regular" w:hAnsi="Avenir Next Condensed Regular"/>
          <w:sz w:val="22"/>
          <w:szCs w:val="22"/>
        </w:rPr>
        <w:fldChar w:fldCharType="separate"/>
      </w:r>
      <w:r w:rsidR="00F9178E">
        <w:rPr>
          <w:rFonts w:ascii="Avenir Next Condensed Regular" w:hAnsi="Avenir Next Condensed Regular"/>
          <w:sz w:val="22"/>
          <w:szCs w:val="22"/>
        </w:rPr>
        <w:t>15</w:t>
      </w:r>
      <w:r w:rsidR="00F9178E">
        <w:rPr>
          <w:rFonts w:ascii="Avenir Next Condensed Regular" w:hAnsi="Avenir Next Condensed Regular"/>
          <w:sz w:val="22"/>
          <w:szCs w:val="22"/>
        </w:rPr>
        <w:fldChar w:fldCharType="end"/>
      </w:r>
      <w:r w:rsidRPr="00BD58ED">
        <w:rPr>
          <w:rFonts w:ascii="Avenir Next Condensed Regular" w:hAnsi="Avenir Next Condensed Regular"/>
          <w:sz w:val="22"/>
          <w:szCs w:val="22"/>
        </w:rPr>
        <w:t xml:space="preserve"> shall apply in relation to the determination of the Fair Market Value (and accordingly the Transfer Price</w:t>
      </w:r>
      <w:r w:rsidR="00F77D54">
        <w:rPr>
          <w:rFonts w:ascii="Avenir Next Condensed Regular" w:hAnsi="Avenir Next Condensed Regular"/>
          <w:sz w:val="22"/>
          <w:szCs w:val="22"/>
        </w:rPr>
        <w:t xml:space="preserve"> shall be determined</w:t>
      </w:r>
      <w:r w:rsidRPr="00BD58ED">
        <w:rPr>
          <w:rFonts w:ascii="Avenir Next Condensed Regular" w:hAnsi="Avenir Next Condensed Regular"/>
          <w:sz w:val="22"/>
          <w:szCs w:val="22"/>
        </w:rPr>
        <w:t>).</w:t>
      </w:r>
    </w:p>
    <w:p w14:paraId="77F59405" w14:textId="057C816D" w:rsidR="00BD58ED" w:rsidRPr="00BD58ED" w:rsidRDefault="00BD58ED">
      <w:pPr>
        <w:ind w:left="1134" w:hanging="1134"/>
        <w:jc w:val="both"/>
        <w:rPr>
          <w:rFonts w:ascii="Avenir Next Condensed Regular" w:hAnsi="Avenir Next Condensed Regular"/>
          <w:sz w:val="22"/>
          <w:szCs w:val="22"/>
        </w:rPr>
        <w:pPrChange w:id="588" w:author="Tania Johny" w:date="2015-07-29T16:11:00Z">
          <w:pPr>
            <w:jc w:val="both"/>
          </w:pPr>
        </w:pPrChange>
      </w:pPr>
    </w:p>
    <w:p w14:paraId="233C720A" w14:textId="0E304067" w:rsidR="00BD58ED" w:rsidRDefault="00221B75">
      <w:pPr>
        <w:pStyle w:val="ListParagraph"/>
        <w:numPr>
          <w:ilvl w:val="2"/>
          <w:numId w:val="5"/>
        </w:numPr>
        <w:ind w:left="1134" w:hanging="1134"/>
        <w:jc w:val="both"/>
        <w:rPr>
          <w:rFonts w:ascii="Avenir Next Condensed Regular" w:hAnsi="Avenir Next Condensed Regular"/>
          <w:sz w:val="22"/>
          <w:szCs w:val="22"/>
        </w:rPr>
        <w:pPrChange w:id="589" w:author="Tania Johny" w:date="2015-07-29T16:11:00Z">
          <w:pPr>
            <w:pStyle w:val="ListParagraph"/>
            <w:numPr>
              <w:ilvl w:val="2"/>
              <w:numId w:val="5"/>
            </w:numPr>
            <w:ind w:left="1224" w:hanging="504"/>
            <w:jc w:val="both"/>
          </w:pPr>
        </w:pPrChange>
      </w:pPr>
      <w:r w:rsidRPr="00221B75">
        <w:rPr>
          <w:rFonts w:ascii="Avenir Next Condensed Regular" w:hAnsi="Avenir Next Condensed Regular"/>
          <w:sz w:val="22"/>
          <w:szCs w:val="22"/>
        </w:rPr>
        <w:t xml:space="preserve">Subject to withdrawal of the Compulsory Transfer Notice, the sale and purchase of the Option Units shall be completed at such time and place as the </w:t>
      </w:r>
      <w:r w:rsidR="00F77D54">
        <w:rPr>
          <w:rFonts w:ascii="Avenir Next Condensed Regular" w:hAnsi="Avenir Next Condensed Regular"/>
          <w:sz w:val="22"/>
          <w:szCs w:val="22"/>
        </w:rPr>
        <w:t>Existing</w:t>
      </w:r>
      <w:r w:rsidRPr="00221B75">
        <w:rPr>
          <w:rFonts w:ascii="Avenir Next Condensed Regular" w:hAnsi="Avenir Next Condensed Regular"/>
          <w:sz w:val="22"/>
          <w:szCs w:val="22"/>
        </w:rPr>
        <w:t xml:space="preserve"> Shareholder shall reasonably specify by not less than</w:t>
      </w:r>
      <w:r w:rsidR="00F77D54">
        <w:rPr>
          <w:rFonts w:ascii="Avenir Next Condensed Regular" w:hAnsi="Avenir Next Condensed Regular"/>
          <w:sz w:val="22"/>
          <w:szCs w:val="22"/>
        </w:rPr>
        <w:t xml:space="preserve"> seventy two</w:t>
      </w:r>
      <w:r w:rsidRPr="00221B75">
        <w:rPr>
          <w:rFonts w:ascii="Avenir Next Condensed Regular" w:hAnsi="Avenir Next Condensed Regular"/>
          <w:sz w:val="22"/>
          <w:szCs w:val="22"/>
        </w:rPr>
        <w:t xml:space="preserve"> </w:t>
      </w:r>
      <w:r w:rsidR="00F77D54">
        <w:rPr>
          <w:rFonts w:ascii="Avenir Next Condensed Regular" w:hAnsi="Avenir Next Condensed Regular"/>
          <w:sz w:val="22"/>
          <w:szCs w:val="22"/>
        </w:rPr>
        <w:t>(</w:t>
      </w:r>
      <w:r w:rsidRPr="00221B75">
        <w:rPr>
          <w:rFonts w:ascii="Avenir Next Condensed Regular" w:hAnsi="Avenir Next Condensed Regular"/>
          <w:sz w:val="22"/>
          <w:szCs w:val="22"/>
        </w:rPr>
        <w:t>72</w:t>
      </w:r>
      <w:r w:rsidR="00F77D54">
        <w:rPr>
          <w:rFonts w:ascii="Avenir Next Condensed Regular" w:hAnsi="Avenir Next Condensed Regular"/>
          <w:sz w:val="22"/>
          <w:szCs w:val="22"/>
        </w:rPr>
        <w:t>)</w:t>
      </w:r>
      <w:r w:rsidRPr="00221B75">
        <w:rPr>
          <w:rFonts w:ascii="Avenir Next Condensed Regular" w:hAnsi="Avenir Next Condensed Regular"/>
          <w:sz w:val="22"/>
          <w:szCs w:val="22"/>
        </w:rPr>
        <w:t xml:space="preserve"> hours' written notice to the </w:t>
      </w:r>
      <w:r w:rsidR="00F77D54">
        <w:rPr>
          <w:rFonts w:ascii="Avenir Next Condensed Regular" w:hAnsi="Avenir Next Condensed Regular"/>
          <w:sz w:val="22"/>
          <w:szCs w:val="22"/>
        </w:rPr>
        <w:t>defaulting</w:t>
      </w:r>
      <w:r w:rsidRPr="00221B75">
        <w:rPr>
          <w:rFonts w:ascii="Avenir Next Condensed Regular" w:hAnsi="Avenir Next Condensed Regular"/>
          <w:sz w:val="22"/>
          <w:szCs w:val="22"/>
        </w:rPr>
        <w:t xml:space="preserve"> Sha</w:t>
      </w:r>
      <w:r w:rsidR="00F77D54">
        <w:rPr>
          <w:rFonts w:ascii="Avenir Next Condensed Regular" w:hAnsi="Avenir Next Condensed Regular"/>
          <w:sz w:val="22"/>
          <w:szCs w:val="22"/>
        </w:rPr>
        <w:t>reholder on the date being ten (10) d</w:t>
      </w:r>
      <w:r w:rsidRPr="00221B75">
        <w:rPr>
          <w:rFonts w:ascii="Avenir Next Condensed Regular" w:hAnsi="Avenir Next Condensed Regular"/>
          <w:sz w:val="22"/>
          <w:szCs w:val="22"/>
        </w:rPr>
        <w:t xml:space="preserve">ays after the later of (a) the date on which the Transfer Price is agreed or determined (as the case may be); and (b) the date on which the Completion </w:t>
      </w:r>
      <w:r w:rsidRPr="00221B75">
        <w:rPr>
          <w:rFonts w:ascii="Avenir Next Condensed Regular" w:hAnsi="Avenir Next Condensed Regular"/>
          <w:sz w:val="22"/>
          <w:szCs w:val="22"/>
        </w:rPr>
        <w:lastRenderedPageBreak/>
        <w:t>Conditions shall have been satisfied or been waived by the</w:t>
      </w:r>
      <w:r>
        <w:rPr>
          <w:rFonts w:ascii="Avenir Next Condensed Regular" w:hAnsi="Avenir Next Condensed Regular"/>
          <w:sz w:val="22"/>
          <w:szCs w:val="22"/>
        </w:rPr>
        <w:t xml:space="preserve"> </w:t>
      </w:r>
      <w:r w:rsidR="00702F1F">
        <w:rPr>
          <w:rFonts w:ascii="Avenir Next Condensed Regular" w:hAnsi="Avenir Next Condensed Regular"/>
          <w:sz w:val="22"/>
          <w:szCs w:val="22"/>
        </w:rPr>
        <w:t>Existing</w:t>
      </w:r>
      <w:r w:rsidRPr="00221B75">
        <w:rPr>
          <w:rFonts w:ascii="Avenir Next Condensed Regular" w:hAnsi="Avenir Next Condensed Regular"/>
          <w:sz w:val="22"/>
          <w:szCs w:val="22"/>
        </w:rPr>
        <w:t xml:space="preserve"> Shareholder. The provisions of clause</w:t>
      </w:r>
      <w:r w:rsidR="00702F1F">
        <w:rPr>
          <w:rFonts w:ascii="Avenir Next Condensed Regular" w:hAnsi="Avenir Next Condensed Regular"/>
          <w:sz w:val="22"/>
          <w:szCs w:val="22"/>
        </w:rPr>
        <w:t xml:space="preserve"> </w:t>
      </w:r>
      <w:r w:rsidR="00702F1F">
        <w:rPr>
          <w:rFonts w:ascii="Avenir Next Condensed Regular" w:hAnsi="Avenir Next Condensed Regular"/>
          <w:sz w:val="22"/>
          <w:szCs w:val="22"/>
        </w:rPr>
        <w:fldChar w:fldCharType="begin"/>
      </w:r>
      <w:r w:rsidR="00702F1F">
        <w:rPr>
          <w:rFonts w:ascii="Avenir Next Condensed Regular" w:hAnsi="Avenir Next Condensed Regular"/>
          <w:sz w:val="22"/>
          <w:szCs w:val="22"/>
        </w:rPr>
        <w:instrText xml:space="preserve"> REF _Ref299216226 \r \h </w:instrText>
      </w:r>
      <w:r w:rsidR="00702F1F">
        <w:rPr>
          <w:rFonts w:ascii="Avenir Next Condensed Regular" w:hAnsi="Avenir Next Condensed Regular"/>
          <w:sz w:val="22"/>
          <w:szCs w:val="22"/>
        </w:rPr>
      </w:r>
      <w:r w:rsidR="00702F1F">
        <w:rPr>
          <w:rFonts w:ascii="Avenir Next Condensed Regular" w:hAnsi="Avenir Next Condensed Regular"/>
          <w:sz w:val="22"/>
          <w:szCs w:val="22"/>
        </w:rPr>
        <w:fldChar w:fldCharType="separate"/>
      </w:r>
      <w:r w:rsidR="00702F1F">
        <w:rPr>
          <w:rFonts w:ascii="Avenir Next Condensed Regular" w:hAnsi="Avenir Next Condensed Regular"/>
          <w:sz w:val="22"/>
          <w:szCs w:val="22"/>
        </w:rPr>
        <w:t>14</w:t>
      </w:r>
      <w:r w:rsidR="00702F1F">
        <w:rPr>
          <w:rFonts w:ascii="Avenir Next Condensed Regular" w:hAnsi="Avenir Next Condensed Regular"/>
          <w:sz w:val="22"/>
          <w:szCs w:val="22"/>
        </w:rPr>
        <w:fldChar w:fldCharType="end"/>
      </w:r>
      <w:r w:rsidRPr="00221B75">
        <w:rPr>
          <w:rFonts w:ascii="Avenir Next Condensed Regular" w:hAnsi="Avenir Next Condensed Regular"/>
          <w:sz w:val="22"/>
          <w:szCs w:val="22"/>
        </w:rPr>
        <w:t xml:space="preserve"> shall apply to such sale and purchase.</w:t>
      </w:r>
    </w:p>
    <w:p w14:paraId="091833AA" w14:textId="77777777" w:rsidR="00BC4FB2" w:rsidRPr="00BC4FB2" w:rsidRDefault="00BC4FB2">
      <w:pPr>
        <w:ind w:left="1134" w:hanging="1134"/>
        <w:jc w:val="both"/>
        <w:rPr>
          <w:rFonts w:ascii="Avenir Next Condensed Regular" w:hAnsi="Avenir Next Condensed Regular"/>
          <w:sz w:val="22"/>
          <w:szCs w:val="22"/>
        </w:rPr>
        <w:pPrChange w:id="590" w:author="Tania Johny" w:date="2015-07-29T16:11:00Z">
          <w:pPr>
            <w:jc w:val="both"/>
          </w:pPr>
        </w:pPrChange>
      </w:pPr>
    </w:p>
    <w:p w14:paraId="199520CE" w14:textId="791E0765" w:rsidR="00BC4FB2" w:rsidRDefault="00BC4FB2">
      <w:pPr>
        <w:pStyle w:val="ListParagraph"/>
        <w:numPr>
          <w:ilvl w:val="2"/>
          <w:numId w:val="5"/>
        </w:numPr>
        <w:ind w:left="1134" w:hanging="1134"/>
        <w:jc w:val="both"/>
        <w:rPr>
          <w:rFonts w:ascii="Avenir Next Condensed Regular" w:hAnsi="Avenir Next Condensed Regular"/>
          <w:sz w:val="22"/>
          <w:szCs w:val="22"/>
        </w:rPr>
        <w:pPrChange w:id="591" w:author="Tania Johny" w:date="2015-07-29T16:11:00Z">
          <w:pPr>
            <w:pStyle w:val="ListParagraph"/>
            <w:numPr>
              <w:ilvl w:val="2"/>
              <w:numId w:val="5"/>
            </w:numPr>
            <w:ind w:left="1224" w:hanging="504"/>
            <w:jc w:val="both"/>
          </w:pPr>
        </w:pPrChange>
      </w:pPr>
      <w:r w:rsidRPr="00BC4FB2">
        <w:rPr>
          <w:rFonts w:ascii="Avenir Next Condensed Regular" w:hAnsi="Avenir Next Condensed Regular"/>
          <w:sz w:val="22"/>
          <w:szCs w:val="22"/>
        </w:rPr>
        <w:t xml:space="preserve">Each of the Shareholders shall use all reasonable endeavours to ensure that the Completion Conditions are satisfied as soon as reasonably practicable after the service of a Compulsory Transfer Notice.  Each Shareholder shall give written notice to the other that a relevant Completion Condition has been satisfied within two </w:t>
      </w:r>
      <w:r w:rsidR="00EB4B66">
        <w:rPr>
          <w:rFonts w:ascii="Avenir Next Condensed Regular" w:hAnsi="Avenir Next Condensed Regular"/>
          <w:sz w:val="22"/>
          <w:szCs w:val="22"/>
        </w:rPr>
        <w:t>(2) d</w:t>
      </w:r>
      <w:r w:rsidRPr="00BC4FB2">
        <w:rPr>
          <w:rFonts w:ascii="Avenir Next Condensed Regular" w:hAnsi="Avenir Next Condensed Regular"/>
          <w:sz w:val="22"/>
          <w:szCs w:val="22"/>
        </w:rPr>
        <w:t>ays of becoming aware of that fact.</w:t>
      </w:r>
    </w:p>
    <w:p w14:paraId="66D87392" w14:textId="77777777" w:rsidR="00BC4FB2" w:rsidRPr="00BC4FB2" w:rsidRDefault="00BC4FB2">
      <w:pPr>
        <w:ind w:left="1134" w:hanging="1134"/>
        <w:jc w:val="both"/>
        <w:rPr>
          <w:rFonts w:ascii="Avenir Next Condensed Regular" w:hAnsi="Avenir Next Condensed Regular"/>
          <w:sz w:val="22"/>
          <w:szCs w:val="22"/>
        </w:rPr>
        <w:pPrChange w:id="592" w:author="Tania Johny" w:date="2015-07-29T16:11:00Z">
          <w:pPr>
            <w:jc w:val="both"/>
          </w:pPr>
        </w:pPrChange>
      </w:pPr>
    </w:p>
    <w:p w14:paraId="48079B2A" w14:textId="3D48A56D" w:rsidR="00BC4FB2" w:rsidRDefault="00EB4B66">
      <w:pPr>
        <w:pStyle w:val="ListParagraph"/>
        <w:numPr>
          <w:ilvl w:val="2"/>
          <w:numId w:val="5"/>
        </w:numPr>
        <w:ind w:left="1134" w:hanging="1134"/>
        <w:jc w:val="both"/>
        <w:rPr>
          <w:rFonts w:ascii="Avenir Next Condensed Regular" w:hAnsi="Avenir Next Condensed Regular"/>
          <w:sz w:val="22"/>
          <w:szCs w:val="22"/>
        </w:rPr>
        <w:pPrChange w:id="593" w:author="Tania Johny" w:date="2015-07-29T16:11:00Z">
          <w:pPr>
            <w:pStyle w:val="ListParagraph"/>
            <w:numPr>
              <w:ilvl w:val="2"/>
              <w:numId w:val="5"/>
            </w:numPr>
            <w:ind w:left="1224" w:hanging="504"/>
            <w:jc w:val="both"/>
          </w:pPr>
        </w:pPrChange>
      </w:pPr>
      <w:bookmarkStart w:id="594" w:name="_Ref141769540"/>
      <w:r>
        <w:rPr>
          <w:rFonts w:ascii="Avenir Next Condensed Regular" w:hAnsi="Avenir Next Condensed Regular"/>
          <w:sz w:val="22"/>
          <w:szCs w:val="22"/>
        </w:rPr>
        <w:t xml:space="preserve">The Existing Shareholder may withdraw </w:t>
      </w:r>
      <w:r w:rsidR="00F33823" w:rsidRPr="00F33823">
        <w:rPr>
          <w:rFonts w:ascii="Avenir Next Condensed Regular" w:hAnsi="Avenir Next Condensed Regular"/>
          <w:sz w:val="22"/>
          <w:szCs w:val="22"/>
        </w:rPr>
        <w:t xml:space="preserve">a Compulsory Transfer Notice </w:t>
      </w:r>
      <w:r>
        <w:rPr>
          <w:rFonts w:ascii="Avenir Next Condensed Regular" w:hAnsi="Avenir Next Condensed Regular"/>
          <w:sz w:val="22"/>
          <w:szCs w:val="22"/>
        </w:rPr>
        <w:t xml:space="preserve">within five (5) days </w:t>
      </w:r>
      <w:r w:rsidR="00F33823" w:rsidRPr="00F33823">
        <w:rPr>
          <w:rFonts w:ascii="Avenir Next Condensed Regular" w:hAnsi="Avenir Next Condensed Regular"/>
          <w:sz w:val="22"/>
          <w:szCs w:val="22"/>
        </w:rPr>
        <w:t>once served</w:t>
      </w:r>
      <w:r>
        <w:rPr>
          <w:rFonts w:ascii="Avenir Next Condensed Regular" w:hAnsi="Avenir Next Condensed Regular"/>
          <w:sz w:val="22"/>
          <w:szCs w:val="22"/>
        </w:rPr>
        <w:t xml:space="preserve"> after such time it</w:t>
      </w:r>
      <w:r w:rsidR="00F33823" w:rsidRPr="00F33823">
        <w:rPr>
          <w:rFonts w:ascii="Avenir Next Condensed Regular" w:hAnsi="Avenir Next Condensed Regular"/>
          <w:sz w:val="22"/>
          <w:szCs w:val="22"/>
        </w:rPr>
        <w:t xml:space="preserve"> may not be withdrawn.</w:t>
      </w:r>
      <w:bookmarkEnd w:id="594"/>
    </w:p>
    <w:p w14:paraId="7E885A54" w14:textId="77777777" w:rsidR="00F33823" w:rsidRPr="00F33823" w:rsidRDefault="00F33823" w:rsidP="00F33823">
      <w:pPr>
        <w:jc w:val="both"/>
        <w:rPr>
          <w:rFonts w:ascii="Avenir Next Condensed Regular" w:hAnsi="Avenir Next Condensed Regular"/>
          <w:sz w:val="22"/>
          <w:szCs w:val="22"/>
        </w:rPr>
      </w:pPr>
    </w:p>
    <w:p w14:paraId="6247FB80" w14:textId="73784E03" w:rsidR="00F33823" w:rsidRDefault="0047426F">
      <w:pPr>
        <w:pStyle w:val="ListParagraph"/>
        <w:numPr>
          <w:ilvl w:val="2"/>
          <w:numId w:val="5"/>
        </w:numPr>
        <w:ind w:left="1134" w:hanging="1134"/>
        <w:jc w:val="both"/>
        <w:rPr>
          <w:rFonts w:ascii="Avenir Next Condensed Regular" w:hAnsi="Avenir Next Condensed Regular"/>
          <w:sz w:val="22"/>
          <w:szCs w:val="22"/>
        </w:rPr>
        <w:pPrChange w:id="595" w:author="Tania Johny" w:date="2015-07-29T16:19:00Z">
          <w:pPr>
            <w:pStyle w:val="ListParagraph"/>
            <w:numPr>
              <w:ilvl w:val="2"/>
              <w:numId w:val="5"/>
            </w:numPr>
            <w:ind w:left="1224" w:hanging="504"/>
            <w:jc w:val="both"/>
          </w:pPr>
        </w:pPrChange>
      </w:pPr>
      <w:bookmarkStart w:id="596" w:name="_Ref140671359"/>
      <w:r w:rsidRPr="0047426F">
        <w:rPr>
          <w:rFonts w:ascii="Avenir Next Condensed Regular" w:hAnsi="Avenir Next Condensed Regular"/>
          <w:sz w:val="22"/>
          <w:szCs w:val="22"/>
        </w:rPr>
        <w:t xml:space="preserve">The </w:t>
      </w:r>
      <w:r w:rsidR="008B49DC">
        <w:rPr>
          <w:rFonts w:ascii="Avenir Next Condensed Regular" w:hAnsi="Avenir Next Condensed Regular"/>
          <w:sz w:val="22"/>
          <w:szCs w:val="22"/>
        </w:rPr>
        <w:t>Shareholders agree that the twenty</w:t>
      </w:r>
      <w:r w:rsidRPr="0047426F">
        <w:rPr>
          <w:rFonts w:ascii="Avenir Next Condensed Regular" w:hAnsi="Avenir Next Condensed Regular"/>
          <w:sz w:val="22"/>
          <w:szCs w:val="22"/>
        </w:rPr>
        <w:t xml:space="preserve"> per cent</w:t>
      </w:r>
      <w:r w:rsidR="008B49DC">
        <w:rPr>
          <w:rFonts w:ascii="Avenir Next Condensed Regular" w:hAnsi="Avenir Next Condensed Regular"/>
          <w:sz w:val="22"/>
          <w:szCs w:val="22"/>
        </w:rPr>
        <w:t xml:space="preserve"> (20%)</w:t>
      </w:r>
      <w:r w:rsidRPr="0047426F">
        <w:rPr>
          <w:rFonts w:ascii="Avenir Next Condensed Regular" w:hAnsi="Avenir Next Condensed Regular"/>
          <w:sz w:val="22"/>
          <w:szCs w:val="22"/>
        </w:rPr>
        <w:t xml:space="preserve"> discount to the price paid for the Shareholder Units is applied as a result of an Event is a genuine pre-estimate of the loss, damages and costs suffered or incurred or to be suffered or incurred by the </w:t>
      </w:r>
      <w:r w:rsidR="008B49DC">
        <w:rPr>
          <w:rFonts w:ascii="Avenir Next Condensed Regular" w:hAnsi="Avenir Next Condensed Regular"/>
          <w:sz w:val="22"/>
          <w:szCs w:val="22"/>
        </w:rPr>
        <w:t>Existing</w:t>
      </w:r>
      <w:r w:rsidRPr="0047426F">
        <w:rPr>
          <w:rFonts w:ascii="Avenir Next Condensed Regular" w:hAnsi="Avenir Next Condensed Regular"/>
          <w:sz w:val="22"/>
          <w:szCs w:val="22"/>
        </w:rPr>
        <w:t xml:space="preserve"> Shareholder.</w:t>
      </w:r>
      <w:bookmarkEnd w:id="596"/>
    </w:p>
    <w:p w14:paraId="41526FBF" w14:textId="77777777" w:rsidR="00B6750B" w:rsidRPr="00B6750B" w:rsidRDefault="00B6750B">
      <w:pPr>
        <w:ind w:left="1134" w:hanging="1134"/>
        <w:jc w:val="both"/>
        <w:rPr>
          <w:rFonts w:ascii="Avenir Next Condensed Regular" w:hAnsi="Avenir Next Condensed Regular"/>
          <w:sz w:val="22"/>
          <w:szCs w:val="22"/>
        </w:rPr>
        <w:pPrChange w:id="597" w:author="Tania Johny" w:date="2015-07-29T16:19:00Z">
          <w:pPr>
            <w:jc w:val="both"/>
          </w:pPr>
        </w:pPrChange>
      </w:pPr>
    </w:p>
    <w:p w14:paraId="006F1A59" w14:textId="2C983CD3" w:rsidR="00B6750B" w:rsidRPr="001F7ED1" w:rsidRDefault="001F7ED1">
      <w:pPr>
        <w:pStyle w:val="ListParagraph"/>
        <w:numPr>
          <w:ilvl w:val="0"/>
          <w:numId w:val="5"/>
        </w:numPr>
        <w:ind w:left="1134" w:hanging="1134"/>
        <w:jc w:val="both"/>
        <w:rPr>
          <w:rFonts w:ascii="Avenir Next Condensed Regular" w:hAnsi="Avenir Next Condensed Regular"/>
          <w:b/>
          <w:sz w:val="22"/>
          <w:szCs w:val="22"/>
        </w:rPr>
        <w:pPrChange w:id="598" w:author="Tania Johny" w:date="2015-07-29T16:19:00Z">
          <w:pPr>
            <w:pStyle w:val="ListParagraph"/>
            <w:numPr>
              <w:numId w:val="5"/>
            </w:numPr>
            <w:ind w:left="360" w:hanging="360"/>
            <w:jc w:val="both"/>
          </w:pPr>
        </w:pPrChange>
      </w:pPr>
      <w:bookmarkStart w:id="599" w:name="_Ref299216226"/>
      <w:r w:rsidRPr="001F7ED1">
        <w:rPr>
          <w:rFonts w:ascii="Avenir Next Condensed Regular" w:hAnsi="Avenir Next Condensed Regular"/>
          <w:b/>
          <w:sz w:val="22"/>
          <w:szCs w:val="22"/>
        </w:rPr>
        <w:t>Completion of Sale and Purchase of Shareholder Units</w:t>
      </w:r>
      <w:bookmarkEnd w:id="599"/>
    </w:p>
    <w:p w14:paraId="21574900" w14:textId="33D8FE86" w:rsidR="001F7ED1" w:rsidRPr="001F7ED1" w:rsidRDefault="001F7ED1">
      <w:pPr>
        <w:ind w:left="1134" w:hanging="1134"/>
        <w:jc w:val="both"/>
        <w:rPr>
          <w:rFonts w:ascii="Avenir Next Condensed Regular" w:hAnsi="Avenir Next Condensed Regular"/>
          <w:sz w:val="22"/>
          <w:szCs w:val="22"/>
        </w:rPr>
        <w:pPrChange w:id="600" w:author="Tania Johny" w:date="2015-07-29T16:19:00Z">
          <w:pPr>
            <w:jc w:val="both"/>
          </w:pPr>
        </w:pPrChange>
      </w:pPr>
    </w:p>
    <w:p w14:paraId="67622A7D" w14:textId="49324285" w:rsidR="001F7ED1" w:rsidRDefault="00F85F22">
      <w:pPr>
        <w:pStyle w:val="ListParagraph"/>
        <w:numPr>
          <w:ilvl w:val="1"/>
          <w:numId w:val="5"/>
        </w:numPr>
        <w:ind w:left="1134" w:hanging="1134"/>
        <w:jc w:val="both"/>
        <w:rPr>
          <w:rFonts w:ascii="Avenir Next Condensed Regular" w:hAnsi="Avenir Next Condensed Regular"/>
          <w:sz w:val="22"/>
          <w:szCs w:val="22"/>
        </w:rPr>
        <w:pPrChange w:id="601" w:author="Tania Johny" w:date="2015-07-29T16:19:00Z">
          <w:pPr>
            <w:pStyle w:val="ListParagraph"/>
            <w:numPr>
              <w:ilvl w:val="1"/>
              <w:numId w:val="5"/>
            </w:numPr>
            <w:ind w:left="792" w:hanging="432"/>
            <w:jc w:val="both"/>
          </w:pPr>
        </w:pPrChange>
      </w:pPr>
      <w:bookmarkStart w:id="602" w:name="_Ref140671365"/>
      <w:r w:rsidRPr="00F85F22">
        <w:rPr>
          <w:rFonts w:ascii="Avenir Next Condensed Regular" w:hAnsi="Avenir Next Condensed Regular"/>
          <w:sz w:val="22"/>
          <w:szCs w:val="22"/>
        </w:rPr>
        <w:t xml:space="preserve">Any sale of Shareholder Units from one Shareholder (the </w:t>
      </w:r>
      <w:r w:rsidRPr="00F85F22">
        <w:rPr>
          <w:rFonts w:ascii="Avenir Next Condensed Regular" w:hAnsi="Avenir Next Condensed Regular"/>
          <w:b/>
          <w:sz w:val="22"/>
          <w:szCs w:val="22"/>
        </w:rPr>
        <w:t>Seller</w:t>
      </w:r>
      <w:r w:rsidRPr="00F85F22">
        <w:rPr>
          <w:rFonts w:ascii="Avenir Next Condensed Regular" w:hAnsi="Avenir Next Condensed Regular"/>
          <w:sz w:val="22"/>
          <w:szCs w:val="22"/>
        </w:rPr>
        <w:t>) to the other Shareholder (the </w:t>
      </w:r>
      <w:r w:rsidRPr="00F85F22">
        <w:rPr>
          <w:rFonts w:ascii="Avenir Next Condensed Regular" w:hAnsi="Avenir Next Condensed Regular"/>
          <w:b/>
          <w:sz w:val="22"/>
          <w:szCs w:val="22"/>
        </w:rPr>
        <w:t>Buyer</w:t>
      </w:r>
      <w:r w:rsidRPr="00F85F22">
        <w:rPr>
          <w:rFonts w:ascii="Avenir Next Condensed Regular" w:hAnsi="Avenir Next Condensed Regular"/>
          <w:sz w:val="22"/>
          <w:szCs w:val="22"/>
        </w:rPr>
        <w:t xml:space="preserve">) pursuant to </w:t>
      </w:r>
      <w:r w:rsidR="00AA59BE">
        <w:rPr>
          <w:rFonts w:ascii="Avenir Next Condensed Regular" w:hAnsi="Avenir Next Condensed Regular"/>
          <w:sz w:val="22"/>
          <w:szCs w:val="22"/>
        </w:rPr>
        <w:t xml:space="preserve">this Agreement </w:t>
      </w:r>
      <w:r w:rsidRPr="00F85F22">
        <w:rPr>
          <w:rFonts w:ascii="Avenir Next Condensed Regular" w:hAnsi="Avenir Next Condensed Regular"/>
          <w:sz w:val="22"/>
          <w:szCs w:val="22"/>
        </w:rPr>
        <w:t>shall be completed in accordance with this clause</w:t>
      </w:r>
      <w:r w:rsidR="00AA59BE">
        <w:rPr>
          <w:rFonts w:ascii="Avenir Next Condensed Regular" w:hAnsi="Avenir Next Condensed Regular"/>
          <w:sz w:val="22"/>
          <w:szCs w:val="22"/>
        </w:rPr>
        <w:t xml:space="preserve"> </w:t>
      </w:r>
      <w:r w:rsidR="00AA59BE">
        <w:rPr>
          <w:rFonts w:ascii="Avenir Next Condensed Regular" w:hAnsi="Avenir Next Condensed Regular"/>
          <w:sz w:val="22"/>
          <w:szCs w:val="22"/>
        </w:rPr>
        <w:fldChar w:fldCharType="begin"/>
      </w:r>
      <w:r w:rsidR="00AA59BE">
        <w:rPr>
          <w:rFonts w:ascii="Avenir Next Condensed Regular" w:hAnsi="Avenir Next Condensed Regular"/>
          <w:sz w:val="22"/>
          <w:szCs w:val="22"/>
        </w:rPr>
        <w:instrText xml:space="preserve"> REF _Ref299216226 \r \h </w:instrText>
      </w:r>
      <w:r w:rsidR="00AA59BE">
        <w:rPr>
          <w:rFonts w:ascii="Avenir Next Condensed Regular" w:hAnsi="Avenir Next Condensed Regular"/>
          <w:sz w:val="22"/>
          <w:szCs w:val="22"/>
        </w:rPr>
      </w:r>
      <w:r w:rsidR="00AA59BE">
        <w:rPr>
          <w:rFonts w:ascii="Avenir Next Condensed Regular" w:hAnsi="Avenir Next Condensed Regular"/>
          <w:sz w:val="22"/>
          <w:szCs w:val="22"/>
        </w:rPr>
        <w:fldChar w:fldCharType="separate"/>
      </w:r>
      <w:r w:rsidR="00AA59BE">
        <w:rPr>
          <w:rFonts w:ascii="Avenir Next Condensed Regular" w:hAnsi="Avenir Next Condensed Regular"/>
          <w:sz w:val="22"/>
          <w:szCs w:val="22"/>
        </w:rPr>
        <w:t>14</w:t>
      </w:r>
      <w:r w:rsidR="00AA59BE">
        <w:rPr>
          <w:rFonts w:ascii="Avenir Next Condensed Regular" w:hAnsi="Avenir Next Condensed Regular"/>
          <w:sz w:val="22"/>
          <w:szCs w:val="22"/>
        </w:rPr>
        <w:fldChar w:fldCharType="end"/>
      </w:r>
      <w:r w:rsidRPr="00F85F22">
        <w:rPr>
          <w:rFonts w:ascii="Avenir Next Condensed Regular" w:hAnsi="Avenir Next Condensed Regular"/>
          <w:sz w:val="22"/>
          <w:szCs w:val="22"/>
        </w:rPr>
        <w:t>. References in this clause</w:t>
      </w:r>
      <w:r w:rsidR="00AA59BE">
        <w:rPr>
          <w:rFonts w:ascii="Avenir Next Condensed Regular" w:hAnsi="Avenir Next Condensed Regular"/>
          <w:sz w:val="22"/>
          <w:szCs w:val="22"/>
        </w:rPr>
        <w:t xml:space="preserve"> </w:t>
      </w:r>
      <w:r w:rsidR="00AA59BE">
        <w:rPr>
          <w:rFonts w:ascii="Avenir Next Condensed Regular" w:hAnsi="Avenir Next Condensed Regular"/>
          <w:sz w:val="22"/>
          <w:szCs w:val="22"/>
        </w:rPr>
        <w:fldChar w:fldCharType="begin"/>
      </w:r>
      <w:r w:rsidR="00AA59BE">
        <w:rPr>
          <w:rFonts w:ascii="Avenir Next Condensed Regular" w:hAnsi="Avenir Next Condensed Regular"/>
          <w:sz w:val="22"/>
          <w:szCs w:val="22"/>
        </w:rPr>
        <w:instrText xml:space="preserve"> REF _Ref299216226 \r \h </w:instrText>
      </w:r>
      <w:r w:rsidR="00AA59BE">
        <w:rPr>
          <w:rFonts w:ascii="Avenir Next Condensed Regular" w:hAnsi="Avenir Next Condensed Regular"/>
          <w:sz w:val="22"/>
          <w:szCs w:val="22"/>
        </w:rPr>
      </w:r>
      <w:r w:rsidR="00AA59BE">
        <w:rPr>
          <w:rFonts w:ascii="Avenir Next Condensed Regular" w:hAnsi="Avenir Next Condensed Regular"/>
          <w:sz w:val="22"/>
          <w:szCs w:val="22"/>
        </w:rPr>
        <w:fldChar w:fldCharType="separate"/>
      </w:r>
      <w:r w:rsidR="00AA59BE">
        <w:rPr>
          <w:rFonts w:ascii="Avenir Next Condensed Regular" w:hAnsi="Avenir Next Condensed Regular"/>
          <w:sz w:val="22"/>
          <w:szCs w:val="22"/>
        </w:rPr>
        <w:t>14</w:t>
      </w:r>
      <w:r w:rsidR="00AA59BE">
        <w:rPr>
          <w:rFonts w:ascii="Avenir Next Condensed Regular" w:hAnsi="Avenir Next Condensed Regular"/>
          <w:sz w:val="22"/>
          <w:szCs w:val="22"/>
        </w:rPr>
        <w:fldChar w:fldCharType="end"/>
      </w:r>
      <w:r w:rsidRPr="00F85F22">
        <w:rPr>
          <w:rFonts w:ascii="Avenir Next Condensed Regular" w:hAnsi="Avenir Next Condensed Regular"/>
          <w:sz w:val="22"/>
          <w:szCs w:val="22"/>
        </w:rPr>
        <w:t xml:space="preserve"> to a </w:t>
      </w:r>
      <w:r w:rsidRPr="00F85F22">
        <w:rPr>
          <w:rFonts w:ascii="Avenir Next Condensed Regular" w:hAnsi="Avenir Next Condensed Regular"/>
          <w:b/>
          <w:sz w:val="22"/>
          <w:szCs w:val="22"/>
        </w:rPr>
        <w:t>loan</w:t>
      </w:r>
      <w:r w:rsidRPr="00F85F22">
        <w:rPr>
          <w:rFonts w:ascii="Avenir Next Condensed Regular" w:hAnsi="Avenir Next Condensed Regular"/>
          <w:sz w:val="22"/>
          <w:szCs w:val="22"/>
        </w:rPr>
        <w:t xml:space="preserve"> shall include any </w:t>
      </w:r>
      <w:r w:rsidR="00AA59BE">
        <w:rPr>
          <w:rFonts w:ascii="Avenir Next Condensed Regular" w:hAnsi="Avenir Next Condensed Regular"/>
          <w:sz w:val="22"/>
          <w:szCs w:val="22"/>
        </w:rPr>
        <w:t>Shareholder l</w:t>
      </w:r>
      <w:r w:rsidRPr="00F85F22">
        <w:rPr>
          <w:rFonts w:ascii="Avenir Next Condensed Regular" w:hAnsi="Avenir Next Condensed Regular"/>
          <w:sz w:val="22"/>
          <w:szCs w:val="22"/>
        </w:rPr>
        <w:t>oan (to the extent applicable), any other loan, loan capital, borrowings or indebtedness in the nature of borrowings.</w:t>
      </w:r>
      <w:bookmarkEnd w:id="602"/>
    </w:p>
    <w:p w14:paraId="285E5A5F" w14:textId="659490F4" w:rsidR="00F85F22" w:rsidRPr="00F85F22" w:rsidRDefault="00F85F22">
      <w:pPr>
        <w:ind w:left="1134" w:hanging="1134"/>
        <w:jc w:val="both"/>
        <w:rPr>
          <w:rFonts w:ascii="Avenir Next Condensed Regular" w:hAnsi="Avenir Next Condensed Regular"/>
          <w:sz w:val="22"/>
          <w:szCs w:val="22"/>
        </w:rPr>
        <w:pPrChange w:id="603" w:author="Tania Johny" w:date="2015-07-29T16:19:00Z">
          <w:pPr>
            <w:jc w:val="both"/>
          </w:pPr>
        </w:pPrChange>
      </w:pPr>
    </w:p>
    <w:p w14:paraId="46BDBB77" w14:textId="1D25C439" w:rsidR="00F85F22" w:rsidRDefault="006B2C58">
      <w:pPr>
        <w:pStyle w:val="ListParagraph"/>
        <w:numPr>
          <w:ilvl w:val="1"/>
          <w:numId w:val="5"/>
        </w:numPr>
        <w:ind w:left="1134" w:hanging="1134"/>
        <w:jc w:val="both"/>
        <w:rPr>
          <w:rFonts w:ascii="Avenir Next Condensed Regular" w:hAnsi="Avenir Next Condensed Regular"/>
          <w:sz w:val="22"/>
          <w:szCs w:val="22"/>
        </w:rPr>
        <w:pPrChange w:id="604" w:author="Tania Johny" w:date="2015-07-29T16:19:00Z">
          <w:pPr>
            <w:pStyle w:val="ListParagraph"/>
            <w:numPr>
              <w:ilvl w:val="1"/>
              <w:numId w:val="5"/>
            </w:numPr>
            <w:ind w:left="792" w:hanging="432"/>
            <w:jc w:val="both"/>
          </w:pPr>
        </w:pPrChange>
      </w:pPr>
      <w:r w:rsidRPr="006B2C58">
        <w:rPr>
          <w:rFonts w:ascii="Avenir Next Condensed Regular" w:hAnsi="Avenir Next Condensed Regular"/>
          <w:sz w:val="22"/>
          <w:szCs w:val="22"/>
        </w:rPr>
        <w:t>At completion of any sale referred to in clause</w:t>
      </w:r>
      <w:r w:rsidR="00AA59BE">
        <w:rPr>
          <w:rFonts w:ascii="Avenir Next Condensed Regular" w:hAnsi="Avenir Next Condensed Regular"/>
          <w:sz w:val="22"/>
          <w:szCs w:val="22"/>
        </w:rPr>
        <w:t xml:space="preserve"> </w:t>
      </w:r>
      <w:r w:rsidR="00AA59BE">
        <w:rPr>
          <w:rFonts w:ascii="Avenir Next Condensed Regular" w:hAnsi="Avenir Next Condensed Regular"/>
          <w:sz w:val="22"/>
          <w:szCs w:val="22"/>
        </w:rPr>
        <w:fldChar w:fldCharType="begin"/>
      </w:r>
      <w:r w:rsidR="00AA59BE">
        <w:rPr>
          <w:rFonts w:ascii="Avenir Next Condensed Regular" w:hAnsi="Avenir Next Condensed Regular"/>
          <w:sz w:val="22"/>
          <w:szCs w:val="22"/>
        </w:rPr>
        <w:instrText xml:space="preserve"> REF _Ref299216226 \r \h </w:instrText>
      </w:r>
      <w:r w:rsidR="00AA59BE">
        <w:rPr>
          <w:rFonts w:ascii="Avenir Next Condensed Regular" w:hAnsi="Avenir Next Condensed Regular"/>
          <w:sz w:val="22"/>
          <w:szCs w:val="22"/>
        </w:rPr>
      </w:r>
      <w:r w:rsidR="00AA59BE">
        <w:rPr>
          <w:rFonts w:ascii="Avenir Next Condensed Regular" w:hAnsi="Avenir Next Condensed Regular"/>
          <w:sz w:val="22"/>
          <w:szCs w:val="22"/>
        </w:rPr>
        <w:fldChar w:fldCharType="separate"/>
      </w:r>
      <w:r w:rsidR="00AA59BE">
        <w:rPr>
          <w:rFonts w:ascii="Avenir Next Condensed Regular" w:hAnsi="Avenir Next Condensed Regular"/>
          <w:sz w:val="22"/>
          <w:szCs w:val="22"/>
        </w:rPr>
        <w:t>14</w:t>
      </w:r>
      <w:r w:rsidR="00AA59BE">
        <w:rPr>
          <w:rFonts w:ascii="Avenir Next Condensed Regular" w:hAnsi="Avenir Next Condensed Regular"/>
          <w:sz w:val="22"/>
          <w:szCs w:val="22"/>
        </w:rPr>
        <w:fldChar w:fldCharType="end"/>
      </w:r>
      <w:r w:rsidRPr="006B2C58">
        <w:rPr>
          <w:rFonts w:ascii="Avenir Next Condensed Regular" w:hAnsi="Avenir Next Condensed Regular"/>
          <w:sz w:val="22"/>
          <w:szCs w:val="22"/>
        </w:rPr>
        <w:t xml:space="preserve"> (</w:t>
      </w:r>
      <w:r w:rsidRPr="006B2C58">
        <w:rPr>
          <w:rFonts w:ascii="Avenir Next Condensed Regular" w:hAnsi="Avenir Next Condensed Regular"/>
          <w:b/>
          <w:sz w:val="22"/>
          <w:szCs w:val="22"/>
        </w:rPr>
        <w:t>Completion</w:t>
      </w:r>
      <w:r w:rsidRPr="006B2C58">
        <w:rPr>
          <w:rFonts w:ascii="Avenir Next Condensed Regular" w:hAnsi="Avenir Next Condensed Regular"/>
          <w:sz w:val="22"/>
          <w:szCs w:val="22"/>
        </w:rPr>
        <w:t>), the following shall take place, save where any requirement on one party has been waived by the other party:</w:t>
      </w:r>
    </w:p>
    <w:p w14:paraId="6504EFB3" w14:textId="77777777" w:rsidR="006B2C58" w:rsidRPr="006B2C58" w:rsidRDefault="006B2C58">
      <w:pPr>
        <w:ind w:left="1134" w:hanging="1134"/>
        <w:jc w:val="both"/>
        <w:rPr>
          <w:rFonts w:ascii="Avenir Next Condensed Regular" w:hAnsi="Avenir Next Condensed Regular"/>
          <w:sz w:val="22"/>
          <w:szCs w:val="22"/>
        </w:rPr>
        <w:pPrChange w:id="605" w:author="Tania Johny" w:date="2015-07-29T16:19:00Z">
          <w:pPr>
            <w:jc w:val="both"/>
          </w:pPr>
        </w:pPrChange>
      </w:pPr>
    </w:p>
    <w:p w14:paraId="1FBE5D10" w14:textId="7B61B139" w:rsidR="006B2C58" w:rsidRDefault="006B2C58">
      <w:pPr>
        <w:pStyle w:val="ListParagraph"/>
        <w:numPr>
          <w:ilvl w:val="2"/>
          <w:numId w:val="5"/>
        </w:numPr>
        <w:ind w:left="1134" w:hanging="1134"/>
        <w:jc w:val="both"/>
        <w:rPr>
          <w:rFonts w:ascii="Avenir Next Condensed Regular" w:hAnsi="Avenir Next Condensed Regular"/>
          <w:sz w:val="22"/>
          <w:szCs w:val="22"/>
        </w:rPr>
        <w:pPrChange w:id="606" w:author="Tania Johny" w:date="2015-07-29T16:19:00Z">
          <w:pPr>
            <w:pStyle w:val="ListParagraph"/>
            <w:numPr>
              <w:ilvl w:val="2"/>
              <w:numId w:val="5"/>
            </w:numPr>
            <w:ind w:left="1224" w:hanging="504"/>
            <w:jc w:val="both"/>
          </w:pPr>
        </w:pPrChange>
      </w:pPr>
      <w:bookmarkStart w:id="607" w:name="_Ref140672993"/>
      <w:r w:rsidRPr="006B2C58">
        <w:rPr>
          <w:rFonts w:ascii="Avenir Next Condensed Regular" w:hAnsi="Avenir Next Condensed Regular"/>
          <w:sz w:val="22"/>
          <w:szCs w:val="22"/>
        </w:rPr>
        <w:t>the Seller shall:</w:t>
      </w:r>
      <w:bookmarkEnd w:id="607"/>
    </w:p>
    <w:p w14:paraId="3369D12F" w14:textId="06966EE1" w:rsidR="006B2C58" w:rsidRPr="006B2C58" w:rsidRDefault="006B2C58">
      <w:pPr>
        <w:ind w:left="1134" w:hanging="1134"/>
        <w:jc w:val="both"/>
        <w:rPr>
          <w:rFonts w:ascii="Avenir Next Condensed Regular" w:hAnsi="Avenir Next Condensed Regular"/>
          <w:sz w:val="22"/>
          <w:szCs w:val="22"/>
        </w:rPr>
        <w:pPrChange w:id="608" w:author="Tania Johny" w:date="2015-07-29T16:19:00Z">
          <w:pPr>
            <w:jc w:val="both"/>
          </w:pPr>
        </w:pPrChange>
      </w:pPr>
    </w:p>
    <w:p w14:paraId="7D8AD282" w14:textId="4AEB5CB1" w:rsidR="006B2C58" w:rsidRDefault="006B2C58">
      <w:pPr>
        <w:pStyle w:val="ListParagraph"/>
        <w:numPr>
          <w:ilvl w:val="3"/>
          <w:numId w:val="5"/>
        </w:numPr>
        <w:ind w:left="1134" w:hanging="1134"/>
        <w:jc w:val="both"/>
        <w:rPr>
          <w:rFonts w:ascii="Avenir Next Condensed Regular" w:hAnsi="Avenir Next Condensed Regular"/>
          <w:sz w:val="22"/>
          <w:szCs w:val="22"/>
        </w:rPr>
        <w:pPrChange w:id="609" w:author="Tania Johny" w:date="2015-07-29T16:19:00Z">
          <w:pPr>
            <w:pStyle w:val="ListParagraph"/>
            <w:numPr>
              <w:ilvl w:val="3"/>
              <w:numId w:val="5"/>
            </w:numPr>
            <w:ind w:left="1728" w:hanging="648"/>
            <w:jc w:val="both"/>
          </w:pPr>
        </w:pPrChange>
      </w:pPr>
      <w:r w:rsidRPr="006B2C58">
        <w:rPr>
          <w:rFonts w:ascii="Avenir Next Condensed Regular" w:hAnsi="Avenir Next Condensed Regular"/>
          <w:sz w:val="22"/>
          <w:szCs w:val="22"/>
        </w:rPr>
        <w:t>deliver or cause to be delivered to the Buyer (or as it may direct) a duly executed transfer or transfers in favour of the Buyer (or as it may direct) in respect of the Seller's Shares, accompanied by the relevant share certificates or other documents of title and any power of attorney or other authority under which such transfer or transfers (and any assignments made pursuant to</w:t>
      </w:r>
      <w:r w:rsidR="00AA59BE">
        <w:rPr>
          <w:rFonts w:ascii="Avenir Next Condensed Regular" w:hAnsi="Avenir Next Condensed Regular"/>
          <w:sz w:val="22"/>
          <w:szCs w:val="22"/>
        </w:rPr>
        <w:t xml:space="preserve"> this Agreement</w:t>
      </w:r>
      <w:r w:rsidRPr="006B2C58">
        <w:rPr>
          <w:rFonts w:ascii="Avenir Next Condensed Regular" w:hAnsi="Avenir Next Condensed Regular"/>
          <w:sz w:val="22"/>
          <w:szCs w:val="22"/>
        </w:rPr>
        <w:t>) have been executed, together with a power of attorney in a form and in favour of a person nominated by the Buyer enabling the Buyer, pending registration, to exercise all rights of ownership in relation to the Seller's Shares, including voting rights;</w:t>
      </w:r>
    </w:p>
    <w:p w14:paraId="2BC04327" w14:textId="55453C5A" w:rsidR="00D2356C" w:rsidRPr="00D2356C" w:rsidRDefault="00D2356C">
      <w:pPr>
        <w:ind w:left="1134" w:hanging="1134"/>
        <w:jc w:val="both"/>
        <w:rPr>
          <w:rFonts w:ascii="Avenir Next Condensed Regular" w:hAnsi="Avenir Next Condensed Regular"/>
          <w:sz w:val="22"/>
          <w:szCs w:val="22"/>
        </w:rPr>
        <w:pPrChange w:id="610" w:author="Tania Johny" w:date="2015-07-29T16:19:00Z">
          <w:pPr>
            <w:jc w:val="both"/>
          </w:pPr>
        </w:pPrChange>
      </w:pPr>
    </w:p>
    <w:p w14:paraId="09DD09C3" w14:textId="357DCD7F" w:rsidR="00D2356C" w:rsidRDefault="00D2356C">
      <w:pPr>
        <w:pStyle w:val="ListParagraph"/>
        <w:numPr>
          <w:ilvl w:val="3"/>
          <w:numId w:val="5"/>
        </w:numPr>
        <w:ind w:left="1134" w:hanging="1134"/>
        <w:jc w:val="both"/>
        <w:rPr>
          <w:rFonts w:ascii="Avenir Next Condensed Regular" w:hAnsi="Avenir Next Condensed Regular"/>
          <w:sz w:val="22"/>
          <w:szCs w:val="22"/>
        </w:rPr>
        <w:pPrChange w:id="611" w:author="Tania Johny" w:date="2015-07-29T16:19:00Z">
          <w:pPr>
            <w:pStyle w:val="ListParagraph"/>
            <w:numPr>
              <w:ilvl w:val="3"/>
              <w:numId w:val="5"/>
            </w:numPr>
            <w:ind w:left="1728" w:hanging="648"/>
            <w:jc w:val="both"/>
          </w:pPr>
        </w:pPrChange>
      </w:pPr>
      <w:r w:rsidRPr="00D2356C">
        <w:rPr>
          <w:rFonts w:ascii="Avenir Next Condensed Regular" w:hAnsi="Avenir Next Condensed Regular"/>
          <w:sz w:val="22"/>
          <w:szCs w:val="22"/>
        </w:rPr>
        <w:t>transfer the Shares to the Buyer (or its nominee) with full title guarantee and free from a</w:t>
      </w:r>
      <w:r w:rsidR="00B171F1">
        <w:rPr>
          <w:rFonts w:ascii="Avenir Next Condensed Regular" w:hAnsi="Avenir Next Condensed Regular"/>
          <w:sz w:val="22"/>
          <w:szCs w:val="22"/>
        </w:rPr>
        <w:t>ny claims, equities, liens and E</w:t>
      </w:r>
      <w:r w:rsidRPr="00D2356C">
        <w:rPr>
          <w:rFonts w:ascii="Avenir Next Condensed Regular" w:hAnsi="Avenir Next Condensed Regular"/>
          <w:sz w:val="22"/>
          <w:szCs w:val="22"/>
        </w:rPr>
        <w:t>ncumbrances whatsoever and with all rights attached to the Shares as at the date of service of the Transfer Notice or Compulsory Transfer Notice, as the case may be (including all rights to any dividends or other distributions declared, paid or made after the date or any such notice), but otherwise without the benefit of any other warranties, representations, indemnities or undertakings whatsoever;</w:t>
      </w:r>
    </w:p>
    <w:p w14:paraId="60C2651D" w14:textId="77777777" w:rsidR="00D2356C" w:rsidRPr="00D2356C" w:rsidRDefault="00D2356C">
      <w:pPr>
        <w:ind w:left="1134" w:hanging="1134"/>
        <w:jc w:val="both"/>
        <w:rPr>
          <w:rFonts w:ascii="Avenir Next Condensed Regular" w:hAnsi="Avenir Next Condensed Regular"/>
          <w:sz w:val="22"/>
          <w:szCs w:val="22"/>
        </w:rPr>
        <w:pPrChange w:id="612" w:author="Tania Johny" w:date="2015-07-29T16:19:00Z">
          <w:pPr>
            <w:jc w:val="both"/>
          </w:pPr>
        </w:pPrChange>
      </w:pPr>
    </w:p>
    <w:p w14:paraId="47F6C3CD" w14:textId="24CFE26F" w:rsidR="00D2356C" w:rsidRDefault="000C16B8">
      <w:pPr>
        <w:pStyle w:val="ListParagraph"/>
        <w:numPr>
          <w:ilvl w:val="3"/>
          <w:numId w:val="5"/>
        </w:numPr>
        <w:ind w:left="1134" w:hanging="1134"/>
        <w:jc w:val="both"/>
        <w:rPr>
          <w:rFonts w:ascii="Avenir Next Condensed Regular" w:hAnsi="Avenir Next Condensed Regular"/>
          <w:sz w:val="22"/>
          <w:szCs w:val="22"/>
        </w:rPr>
        <w:pPrChange w:id="613" w:author="Tania Johny" w:date="2015-07-29T16:19:00Z">
          <w:pPr>
            <w:pStyle w:val="ListParagraph"/>
            <w:numPr>
              <w:ilvl w:val="3"/>
              <w:numId w:val="5"/>
            </w:numPr>
            <w:ind w:left="1728" w:hanging="648"/>
            <w:jc w:val="both"/>
          </w:pPr>
        </w:pPrChange>
      </w:pPr>
      <w:r w:rsidRPr="000C16B8">
        <w:rPr>
          <w:rFonts w:ascii="Avenir Next Condensed Regular" w:hAnsi="Avenir Next Condensed Regular"/>
          <w:sz w:val="22"/>
          <w:szCs w:val="22"/>
        </w:rPr>
        <w:t xml:space="preserve">repay (or procure the repayment of) all loans from any </w:t>
      </w:r>
      <w:r w:rsidR="00B171F1">
        <w:rPr>
          <w:rFonts w:ascii="Avenir Next Condensed Regular" w:hAnsi="Avenir Next Condensed Regular"/>
          <w:sz w:val="22"/>
          <w:szCs w:val="22"/>
        </w:rPr>
        <w:t xml:space="preserve">Group </w:t>
      </w:r>
      <w:r w:rsidRPr="000C16B8">
        <w:rPr>
          <w:rFonts w:ascii="Avenir Next Condensed Regular" w:hAnsi="Avenir Next Condensed Regular"/>
          <w:sz w:val="22"/>
          <w:szCs w:val="22"/>
        </w:rPr>
        <w:t>Company (together with any accrued interest thereon);</w:t>
      </w:r>
    </w:p>
    <w:p w14:paraId="608086DD" w14:textId="77777777" w:rsidR="000C16B8" w:rsidRPr="000C16B8" w:rsidRDefault="000C16B8">
      <w:pPr>
        <w:ind w:left="1134" w:hanging="1134"/>
        <w:jc w:val="both"/>
        <w:rPr>
          <w:rFonts w:ascii="Avenir Next Condensed Regular" w:hAnsi="Avenir Next Condensed Regular"/>
          <w:sz w:val="22"/>
          <w:szCs w:val="22"/>
        </w:rPr>
        <w:pPrChange w:id="614" w:author="Tania Johny" w:date="2015-07-29T16:19:00Z">
          <w:pPr>
            <w:jc w:val="both"/>
          </w:pPr>
        </w:pPrChange>
      </w:pPr>
    </w:p>
    <w:p w14:paraId="096E1DF9" w14:textId="101819BE" w:rsidR="000C16B8" w:rsidRDefault="00ED231F">
      <w:pPr>
        <w:pStyle w:val="ListParagraph"/>
        <w:numPr>
          <w:ilvl w:val="3"/>
          <w:numId w:val="5"/>
        </w:numPr>
        <w:ind w:left="1134" w:hanging="1134"/>
        <w:jc w:val="both"/>
        <w:rPr>
          <w:rFonts w:ascii="Avenir Next Condensed Regular" w:hAnsi="Avenir Next Condensed Regular"/>
          <w:sz w:val="22"/>
          <w:szCs w:val="22"/>
        </w:rPr>
        <w:pPrChange w:id="615" w:author="Tania Johny" w:date="2015-07-29T16:19:00Z">
          <w:pPr>
            <w:pStyle w:val="ListParagraph"/>
            <w:numPr>
              <w:ilvl w:val="3"/>
              <w:numId w:val="5"/>
            </w:numPr>
            <w:ind w:left="1728" w:hanging="648"/>
            <w:jc w:val="both"/>
          </w:pPr>
        </w:pPrChange>
      </w:pPr>
      <w:bookmarkStart w:id="616" w:name="_Ref141280676"/>
      <w:r w:rsidRPr="00ED231F">
        <w:rPr>
          <w:rFonts w:ascii="Avenir Next Condensed Regular" w:hAnsi="Avenir Next Condensed Regular"/>
          <w:sz w:val="22"/>
          <w:szCs w:val="22"/>
        </w:rPr>
        <w:t>assign to the Buyer (or procure the assignment to the Buyer of) the benefit of al</w:t>
      </w:r>
      <w:r w:rsidR="00B171F1">
        <w:rPr>
          <w:rFonts w:ascii="Avenir Next Condensed Regular" w:hAnsi="Avenir Next Condensed Regular"/>
          <w:sz w:val="22"/>
          <w:szCs w:val="22"/>
        </w:rPr>
        <w:t>l Shareholder loans, including Shareholder l</w:t>
      </w:r>
      <w:r w:rsidRPr="00ED231F">
        <w:rPr>
          <w:rFonts w:ascii="Avenir Next Condensed Regular" w:hAnsi="Avenir Next Condensed Regular"/>
          <w:sz w:val="22"/>
          <w:szCs w:val="22"/>
        </w:rPr>
        <w:t xml:space="preserve">oans to the extent applicable, from the Seller to any </w:t>
      </w:r>
      <w:r w:rsidR="00B171F1">
        <w:rPr>
          <w:rFonts w:ascii="Avenir Next Condensed Regular" w:hAnsi="Avenir Next Condensed Regular"/>
          <w:sz w:val="22"/>
          <w:szCs w:val="22"/>
        </w:rPr>
        <w:t>Group</w:t>
      </w:r>
      <w:r w:rsidRPr="00ED231F">
        <w:rPr>
          <w:rFonts w:ascii="Avenir Next Condensed Regular" w:hAnsi="Avenir Next Condensed Regular"/>
          <w:sz w:val="22"/>
          <w:szCs w:val="22"/>
        </w:rPr>
        <w:t xml:space="preserve"> Company free from any c</w:t>
      </w:r>
      <w:r w:rsidR="00B171F1">
        <w:rPr>
          <w:rFonts w:ascii="Avenir Next Condensed Regular" w:hAnsi="Avenir Next Condensed Regular"/>
          <w:sz w:val="22"/>
          <w:szCs w:val="22"/>
        </w:rPr>
        <w:t>laims, equities, liens and E</w:t>
      </w:r>
      <w:r w:rsidRPr="00ED231F">
        <w:rPr>
          <w:rFonts w:ascii="Avenir Next Condensed Regular" w:hAnsi="Avenir Next Condensed Regular"/>
          <w:sz w:val="22"/>
          <w:szCs w:val="22"/>
        </w:rPr>
        <w:t>ncumbrances whatsoever, together with the benefit of any accrued interest thereon;</w:t>
      </w:r>
      <w:bookmarkEnd w:id="616"/>
    </w:p>
    <w:p w14:paraId="0D4CF90E" w14:textId="77777777" w:rsidR="003F54A6" w:rsidRPr="003F54A6" w:rsidRDefault="003F54A6">
      <w:pPr>
        <w:ind w:left="1134" w:hanging="1134"/>
        <w:jc w:val="both"/>
        <w:rPr>
          <w:rFonts w:ascii="Avenir Next Condensed Regular" w:hAnsi="Avenir Next Condensed Regular"/>
          <w:sz w:val="22"/>
          <w:szCs w:val="22"/>
        </w:rPr>
        <w:pPrChange w:id="617" w:author="Tania Johny" w:date="2015-07-29T16:19:00Z">
          <w:pPr>
            <w:jc w:val="both"/>
          </w:pPr>
        </w:pPrChange>
      </w:pPr>
    </w:p>
    <w:p w14:paraId="30822EDF" w14:textId="28BE8B87" w:rsidR="003F54A6" w:rsidRDefault="003F54A6">
      <w:pPr>
        <w:pStyle w:val="ListParagraph"/>
        <w:numPr>
          <w:ilvl w:val="3"/>
          <w:numId w:val="5"/>
        </w:numPr>
        <w:ind w:left="1134" w:hanging="1134"/>
        <w:jc w:val="both"/>
        <w:rPr>
          <w:rFonts w:ascii="Avenir Next Condensed Regular" w:hAnsi="Avenir Next Condensed Regular"/>
          <w:sz w:val="22"/>
          <w:szCs w:val="22"/>
        </w:rPr>
        <w:pPrChange w:id="618" w:author="Tania Johny" w:date="2015-07-29T16:19:00Z">
          <w:pPr>
            <w:pStyle w:val="ListParagraph"/>
            <w:numPr>
              <w:ilvl w:val="3"/>
              <w:numId w:val="5"/>
            </w:numPr>
            <w:ind w:left="1728" w:hanging="648"/>
            <w:jc w:val="both"/>
          </w:pPr>
        </w:pPrChange>
      </w:pPr>
      <w:r w:rsidRPr="003F54A6">
        <w:rPr>
          <w:rFonts w:ascii="Avenir Next Condensed Regular" w:hAnsi="Avenir Next Condensed Regular"/>
          <w:sz w:val="22"/>
          <w:szCs w:val="22"/>
        </w:rPr>
        <w:t xml:space="preserve">procure the resignation of all Directors appointed by it and all directors of any other </w:t>
      </w:r>
      <w:r w:rsidR="00B171F1">
        <w:rPr>
          <w:rFonts w:ascii="Avenir Next Condensed Regular" w:hAnsi="Avenir Next Condensed Regular"/>
          <w:sz w:val="22"/>
          <w:szCs w:val="22"/>
        </w:rPr>
        <w:t>Group</w:t>
      </w:r>
      <w:r w:rsidRPr="003F54A6">
        <w:rPr>
          <w:rFonts w:ascii="Avenir Next Condensed Regular" w:hAnsi="Avenir Next Condensed Regular"/>
          <w:sz w:val="22"/>
          <w:szCs w:val="22"/>
        </w:rPr>
        <w:t xml:space="preserve"> Company appointed by it; and</w:t>
      </w:r>
    </w:p>
    <w:p w14:paraId="6B87AC3D" w14:textId="77777777" w:rsidR="003F54A6" w:rsidRPr="003F54A6" w:rsidRDefault="003F54A6">
      <w:pPr>
        <w:ind w:left="1134" w:hanging="1134"/>
        <w:jc w:val="both"/>
        <w:rPr>
          <w:rFonts w:ascii="Avenir Next Condensed Regular" w:hAnsi="Avenir Next Condensed Regular"/>
          <w:sz w:val="22"/>
          <w:szCs w:val="22"/>
        </w:rPr>
        <w:pPrChange w:id="619" w:author="Tania Johny" w:date="2015-07-29T16:19:00Z">
          <w:pPr>
            <w:jc w:val="both"/>
          </w:pPr>
        </w:pPrChange>
      </w:pPr>
    </w:p>
    <w:p w14:paraId="38A6A153" w14:textId="7F5B87C3" w:rsidR="003F54A6" w:rsidRDefault="003F54A6">
      <w:pPr>
        <w:pStyle w:val="ListParagraph"/>
        <w:numPr>
          <w:ilvl w:val="3"/>
          <w:numId w:val="5"/>
        </w:numPr>
        <w:ind w:left="1134" w:hanging="1134"/>
        <w:jc w:val="both"/>
        <w:rPr>
          <w:rFonts w:ascii="Avenir Next Condensed Regular" w:hAnsi="Avenir Next Condensed Regular"/>
          <w:sz w:val="22"/>
          <w:szCs w:val="22"/>
        </w:rPr>
        <w:pPrChange w:id="620" w:author="Tania Johny" w:date="2015-07-29T16:19:00Z">
          <w:pPr>
            <w:pStyle w:val="ListParagraph"/>
            <w:numPr>
              <w:ilvl w:val="3"/>
              <w:numId w:val="5"/>
            </w:numPr>
            <w:ind w:left="1728" w:hanging="648"/>
            <w:jc w:val="both"/>
          </w:pPr>
        </w:pPrChange>
      </w:pPr>
      <w:r w:rsidRPr="003F54A6">
        <w:rPr>
          <w:rFonts w:ascii="Avenir Next Condensed Regular" w:hAnsi="Avenir Next Condensed Regular"/>
          <w:sz w:val="22"/>
          <w:szCs w:val="22"/>
        </w:rPr>
        <w:t>do all such other things and execute all such other documents as the Buyer may reasonably require to give effect to the sale and purchase of the relevant Shares (including procuring, so far as it is able, that the Company adopts such new articles of association as the Buyer may require) and the assignment to the Buyer of any shareholder loan; and</w:t>
      </w:r>
    </w:p>
    <w:p w14:paraId="4482B592" w14:textId="77777777" w:rsidR="003F54A6" w:rsidRPr="003F54A6" w:rsidRDefault="003F54A6">
      <w:pPr>
        <w:ind w:left="1134" w:hanging="1134"/>
        <w:jc w:val="both"/>
        <w:rPr>
          <w:rFonts w:ascii="Avenir Next Condensed Regular" w:hAnsi="Avenir Next Condensed Regular"/>
          <w:sz w:val="22"/>
          <w:szCs w:val="22"/>
        </w:rPr>
        <w:pPrChange w:id="621" w:author="Tania Johny" w:date="2015-07-29T16:19:00Z">
          <w:pPr>
            <w:jc w:val="both"/>
          </w:pPr>
        </w:pPrChange>
      </w:pPr>
    </w:p>
    <w:p w14:paraId="11E620BD" w14:textId="22801272" w:rsidR="003F54A6" w:rsidRDefault="003F54A6">
      <w:pPr>
        <w:pStyle w:val="ListParagraph"/>
        <w:numPr>
          <w:ilvl w:val="2"/>
          <w:numId w:val="5"/>
        </w:numPr>
        <w:ind w:left="1134" w:hanging="1134"/>
        <w:jc w:val="both"/>
        <w:rPr>
          <w:rFonts w:ascii="Avenir Next Condensed Regular" w:hAnsi="Avenir Next Condensed Regular"/>
          <w:sz w:val="22"/>
          <w:szCs w:val="22"/>
        </w:rPr>
        <w:pPrChange w:id="622" w:author="Tania Johny" w:date="2015-07-29T16:19:00Z">
          <w:pPr>
            <w:pStyle w:val="ListParagraph"/>
            <w:numPr>
              <w:ilvl w:val="2"/>
              <w:numId w:val="5"/>
            </w:numPr>
            <w:ind w:left="1224" w:hanging="504"/>
            <w:jc w:val="both"/>
          </w:pPr>
        </w:pPrChange>
      </w:pPr>
      <w:bookmarkStart w:id="623" w:name="_Ref140673065"/>
      <w:r w:rsidRPr="003F54A6">
        <w:rPr>
          <w:rFonts w:ascii="Avenir Next Condensed Regular" w:hAnsi="Avenir Next Condensed Regular"/>
          <w:sz w:val="22"/>
          <w:szCs w:val="22"/>
        </w:rPr>
        <w:t>the Buyer shall pay to the Seller (or as it may direct) by electronic funds transfer (or, if the Seller has not provided the Buyer with details of the account into which the purchase price should be paid, by delivering a bankers' draft for value on the day of Completion) an amount equal to the aggregate of</w:t>
      </w:r>
      <w:bookmarkStart w:id="624" w:name="_DV_M600"/>
      <w:bookmarkEnd w:id="623"/>
      <w:bookmarkEnd w:id="624"/>
      <w:r w:rsidRPr="003F54A6">
        <w:rPr>
          <w:rFonts w:ascii="Avenir Next Condensed Regular" w:hAnsi="Avenir Next Condensed Regular"/>
          <w:sz w:val="22"/>
          <w:szCs w:val="22"/>
        </w:rPr>
        <w:t xml:space="preserve"> the purchase price for such Shareholder Units as determined in accordance with </w:t>
      </w:r>
      <w:r w:rsidR="00C63D7B">
        <w:rPr>
          <w:rFonts w:ascii="Avenir Next Condensed Regular" w:hAnsi="Avenir Next Condensed Regular"/>
          <w:sz w:val="22"/>
          <w:szCs w:val="22"/>
        </w:rPr>
        <w:t xml:space="preserve">this Agreement </w:t>
      </w:r>
      <w:r w:rsidRPr="003F54A6">
        <w:rPr>
          <w:rFonts w:ascii="Avenir Next Condensed Regular" w:hAnsi="Avenir Next Condensed Regular"/>
          <w:sz w:val="22"/>
          <w:szCs w:val="22"/>
        </w:rPr>
        <w:t>(as the case may be).</w:t>
      </w:r>
    </w:p>
    <w:p w14:paraId="37ABB8B5" w14:textId="470C77DE" w:rsidR="003F54A6" w:rsidRPr="003F54A6" w:rsidRDefault="003F54A6" w:rsidP="003F54A6">
      <w:pPr>
        <w:jc w:val="both"/>
        <w:rPr>
          <w:rFonts w:ascii="Avenir Next Condensed Regular" w:hAnsi="Avenir Next Condensed Regular"/>
          <w:sz w:val="22"/>
          <w:szCs w:val="22"/>
        </w:rPr>
      </w:pPr>
    </w:p>
    <w:p w14:paraId="51D9DB8F" w14:textId="7274A767" w:rsidR="003F54A6" w:rsidRDefault="00C4403B">
      <w:pPr>
        <w:pStyle w:val="ListParagraph"/>
        <w:numPr>
          <w:ilvl w:val="1"/>
          <w:numId w:val="5"/>
        </w:numPr>
        <w:ind w:left="1134" w:hanging="1134"/>
        <w:jc w:val="both"/>
        <w:rPr>
          <w:rFonts w:ascii="Avenir Next Condensed Regular" w:hAnsi="Avenir Next Condensed Regular"/>
          <w:sz w:val="22"/>
          <w:szCs w:val="22"/>
        </w:rPr>
        <w:pPrChange w:id="625" w:author="Tania Johny" w:date="2015-07-29T16:20:00Z">
          <w:pPr>
            <w:pStyle w:val="ListParagraph"/>
            <w:numPr>
              <w:ilvl w:val="1"/>
              <w:numId w:val="5"/>
            </w:numPr>
            <w:ind w:left="792" w:hanging="432"/>
            <w:jc w:val="both"/>
          </w:pPr>
        </w:pPrChange>
      </w:pPr>
      <w:r w:rsidRPr="00C4403B">
        <w:rPr>
          <w:rFonts w:ascii="Avenir Next Condensed Regular" w:hAnsi="Avenir Next Condensed Regular"/>
          <w:sz w:val="22"/>
          <w:szCs w:val="22"/>
        </w:rPr>
        <w:t xml:space="preserve">Following Completion the Buyer shall use all reasonable endeavours to obtain the release of the Seller and each member of the Seller's Group from any guarantee, indemnity or other security which the Seller or any member of the Seller's Group may have given in respect of the indebtedness or other obligations of any </w:t>
      </w:r>
      <w:r w:rsidR="00C63D7B">
        <w:rPr>
          <w:rFonts w:ascii="Avenir Next Condensed Regular" w:hAnsi="Avenir Next Condensed Regular"/>
          <w:sz w:val="22"/>
          <w:szCs w:val="22"/>
        </w:rPr>
        <w:t>Group</w:t>
      </w:r>
      <w:r w:rsidRPr="00C4403B">
        <w:rPr>
          <w:rFonts w:ascii="Avenir Next Condensed Regular" w:hAnsi="Avenir Next Condensed Regular"/>
          <w:sz w:val="22"/>
          <w:szCs w:val="22"/>
        </w:rPr>
        <w:t xml:space="preserve"> Company, and pending such release shall keep the Seller and each such member of the Seller's Group indemnified against any Actions or Losses suffered or incurred under any such guarantee, indemnity or other security (save where, and to the extent that, a claim has already been made thereunder at Completion).</w:t>
      </w:r>
    </w:p>
    <w:p w14:paraId="01EE087A" w14:textId="3E642396" w:rsidR="00C4403B" w:rsidRPr="00C4403B" w:rsidRDefault="00C4403B">
      <w:pPr>
        <w:ind w:left="1134" w:hanging="1134"/>
        <w:jc w:val="both"/>
        <w:rPr>
          <w:rFonts w:ascii="Avenir Next Condensed Regular" w:hAnsi="Avenir Next Condensed Regular"/>
          <w:sz w:val="22"/>
          <w:szCs w:val="22"/>
        </w:rPr>
        <w:pPrChange w:id="626" w:author="Tania Johny" w:date="2015-07-29T16:20:00Z">
          <w:pPr>
            <w:jc w:val="both"/>
          </w:pPr>
        </w:pPrChange>
      </w:pPr>
    </w:p>
    <w:p w14:paraId="23C7DEB4" w14:textId="55A914BB" w:rsidR="00C4403B" w:rsidRDefault="00C63D7B">
      <w:pPr>
        <w:pStyle w:val="ListParagraph"/>
        <w:numPr>
          <w:ilvl w:val="1"/>
          <w:numId w:val="5"/>
        </w:numPr>
        <w:ind w:left="1134" w:hanging="1134"/>
        <w:jc w:val="both"/>
        <w:rPr>
          <w:rFonts w:ascii="Avenir Next Condensed Regular" w:hAnsi="Avenir Next Condensed Regular"/>
          <w:sz w:val="22"/>
          <w:szCs w:val="22"/>
        </w:rPr>
        <w:pPrChange w:id="627" w:author="Tania Johny" w:date="2015-07-29T16:20:00Z">
          <w:pPr>
            <w:pStyle w:val="ListParagraph"/>
            <w:numPr>
              <w:ilvl w:val="1"/>
              <w:numId w:val="5"/>
            </w:numPr>
            <w:ind w:left="792" w:hanging="432"/>
            <w:jc w:val="both"/>
          </w:pPr>
        </w:pPrChange>
      </w:pPr>
      <w:r>
        <w:rPr>
          <w:rFonts w:ascii="Avenir Next Condensed Regular" w:hAnsi="Avenir Next Condensed Regular"/>
          <w:sz w:val="22"/>
          <w:szCs w:val="22"/>
        </w:rPr>
        <w:t>The Seller</w:t>
      </w:r>
      <w:r w:rsidR="00223A23" w:rsidRPr="00223A23">
        <w:rPr>
          <w:rFonts w:ascii="Avenir Next Condensed Regular" w:hAnsi="Avenir Next Condensed Regular"/>
          <w:sz w:val="22"/>
          <w:szCs w:val="22"/>
        </w:rPr>
        <w:t xml:space="preserve"> appoints the </w:t>
      </w:r>
      <w:r>
        <w:rPr>
          <w:rFonts w:ascii="Avenir Next Condensed Regular" w:hAnsi="Avenir Next Condensed Regular"/>
          <w:sz w:val="22"/>
          <w:szCs w:val="22"/>
        </w:rPr>
        <w:t>Buyer</w:t>
      </w:r>
      <w:r w:rsidR="00223A23" w:rsidRPr="00223A23">
        <w:rPr>
          <w:rFonts w:ascii="Avenir Next Condensed Regular" w:hAnsi="Avenir Next Condensed Regular"/>
          <w:sz w:val="22"/>
          <w:szCs w:val="22"/>
        </w:rPr>
        <w:t xml:space="preserve"> irrevocably and by way of security for the performance of the </w:t>
      </w:r>
      <w:r>
        <w:rPr>
          <w:rFonts w:ascii="Avenir Next Condensed Regular" w:hAnsi="Avenir Next Condensed Regular"/>
          <w:sz w:val="22"/>
          <w:szCs w:val="22"/>
        </w:rPr>
        <w:t>Seller</w:t>
      </w:r>
      <w:r w:rsidR="00223A23" w:rsidRPr="00223A23">
        <w:rPr>
          <w:rFonts w:ascii="Avenir Next Condensed Regular" w:hAnsi="Avenir Next Condensed Regular"/>
          <w:sz w:val="22"/>
          <w:szCs w:val="22"/>
        </w:rPr>
        <w:t>'s obligations under this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_Ref299216226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14</w:t>
      </w:r>
      <w:r>
        <w:rPr>
          <w:rFonts w:ascii="Avenir Next Condensed Regular" w:hAnsi="Avenir Next Condensed Regular"/>
          <w:sz w:val="22"/>
          <w:szCs w:val="22"/>
        </w:rPr>
        <w:fldChar w:fldCharType="end"/>
      </w:r>
      <w:r w:rsidR="00223A23" w:rsidRPr="00223A23">
        <w:rPr>
          <w:rFonts w:ascii="Avenir Next Condensed Regular" w:hAnsi="Avenir Next Condensed Regular"/>
          <w:sz w:val="22"/>
          <w:szCs w:val="22"/>
        </w:rPr>
        <w:t xml:space="preserve"> and as the </w:t>
      </w:r>
      <w:r w:rsidR="00D77988">
        <w:rPr>
          <w:rFonts w:ascii="Avenir Next Condensed Regular" w:hAnsi="Avenir Next Condensed Regular"/>
          <w:sz w:val="22"/>
          <w:szCs w:val="22"/>
        </w:rPr>
        <w:t>Seller's attorney</w:t>
      </w:r>
      <w:r w:rsidR="00223A23" w:rsidRPr="00223A23">
        <w:rPr>
          <w:rFonts w:ascii="Avenir Next Condensed Regular" w:hAnsi="Avenir Next Condensed Regular"/>
          <w:sz w:val="22"/>
          <w:szCs w:val="22"/>
        </w:rPr>
        <w:t>, to execute any document necessary to give effect to this clause</w:t>
      </w:r>
      <w:r w:rsidR="00D77988">
        <w:rPr>
          <w:rFonts w:ascii="Avenir Next Condensed Regular" w:hAnsi="Avenir Next Condensed Regular"/>
          <w:sz w:val="22"/>
          <w:szCs w:val="22"/>
        </w:rPr>
        <w:t xml:space="preserve"> </w:t>
      </w:r>
      <w:r w:rsidR="00D77988">
        <w:rPr>
          <w:rFonts w:ascii="Avenir Next Condensed Regular" w:hAnsi="Avenir Next Condensed Regular"/>
          <w:sz w:val="22"/>
          <w:szCs w:val="22"/>
        </w:rPr>
        <w:fldChar w:fldCharType="begin"/>
      </w:r>
      <w:r w:rsidR="00D77988">
        <w:rPr>
          <w:rFonts w:ascii="Avenir Next Condensed Regular" w:hAnsi="Avenir Next Condensed Regular"/>
          <w:sz w:val="22"/>
          <w:szCs w:val="22"/>
        </w:rPr>
        <w:instrText xml:space="preserve"> REF _Ref299216226 \r \h </w:instrText>
      </w:r>
      <w:r w:rsidR="00D77988">
        <w:rPr>
          <w:rFonts w:ascii="Avenir Next Condensed Regular" w:hAnsi="Avenir Next Condensed Regular"/>
          <w:sz w:val="22"/>
          <w:szCs w:val="22"/>
        </w:rPr>
      </w:r>
      <w:r w:rsidR="00D77988">
        <w:rPr>
          <w:rFonts w:ascii="Avenir Next Condensed Regular" w:hAnsi="Avenir Next Condensed Regular"/>
          <w:sz w:val="22"/>
          <w:szCs w:val="22"/>
        </w:rPr>
        <w:fldChar w:fldCharType="separate"/>
      </w:r>
      <w:r w:rsidR="00D77988">
        <w:rPr>
          <w:rFonts w:ascii="Avenir Next Condensed Regular" w:hAnsi="Avenir Next Condensed Regular"/>
          <w:sz w:val="22"/>
          <w:szCs w:val="22"/>
        </w:rPr>
        <w:t>14</w:t>
      </w:r>
      <w:r w:rsidR="00D77988">
        <w:rPr>
          <w:rFonts w:ascii="Avenir Next Condensed Regular" w:hAnsi="Avenir Next Condensed Regular"/>
          <w:sz w:val="22"/>
          <w:szCs w:val="22"/>
        </w:rPr>
        <w:fldChar w:fldCharType="end"/>
      </w:r>
      <w:r w:rsidR="00223A23" w:rsidRPr="00223A23">
        <w:rPr>
          <w:rFonts w:ascii="Avenir Next Condensed Regular" w:hAnsi="Avenir Next Condensed Regular"/>
          <w:sz w:val="22"/>
          <w:szCs w:val="22"/>
        </w:rPr>
        <w:t xml:space="preserve">, including any transfer of Shares or shareholder loans. </w:t>
      </w:r>
      <w:r w:rsidR="00D77988">
        <w:rPr>
          <w:rFonts w:ascii="Avenir Next Condensed Regular" w:hAnsi="Avenir Next Condensed Regular"/>
          <w:sz w:val="22"/>
          <w:szCs w:val="22"/>
        </w:rPr>
        <w:t>The Seller</w:t>
      </w:r>
      <w:r w:rsidR="00223A23" w:rsidRPr="00223A23">
        <w:rPr>
          <w:rFonts w:ascii="Avenir Next Condensed Regular" w:hAnsi="Avenir Next Condensed Regular"/>
          <w:sz w:val="22"/>
          <w:szCs w:val="22"/>
        </w:rPr>
        <w:t xml:space="preserve"> undertakes to ratify whatever </w:t>
      </w:r>
      <w:r w:rsidR="00D77988">
        <w:rPr>
          <w:rFonts w:ascii="Avenir Next Condensed Regular" w:hAnsi="Avenir Next Condensed Regular"/>
          <w:sz w:val="22"/>
          <w:szCs w:val="22"/>
        </w:rPr>
        <w:t>the</w:t>
      </w:r>
      <w:r w:rsidR="00223A23" w:rsidRPr="00223A23">
        <w:rPr>
          <w:rFonts w:ascii="Avenir Next Condensed Regular" w:hAnsi="Avenir Next Condensed Regular"/>
          <w:sz w:val="22"/>
          <w:szCs w:val="22"/>
        </w:rPr>
        <w:t xml:space="preserve"> attorney shall lawfully do or cause to be done in accordance with such power of attorney and to indemnify and keep indemnified the attorney from all claims, expenses, damages and losses which the attorney may suffer or incur as a result of the lawful exercise by him of the powers conferred under such power of attorney.</w:t>
      </w:r>
    </w:p>
    <w:p w14:paraId="0291040C" w14:textId="77777777" w:rsidR="00223A23" w:rsidRPr="00223A23" w:rsidRDefault="00223A23">
      <w:pPr>
        <w:ind w:left="1134" w:hanging="1134"/>
        <w:jc w:val="both"/>
        <w:rPr>
          <w:rFonts w:ascii="Avenir Next Condensed Regular" w:hAnsi="Avenir Next Condensed Regular"/>
          <w:sz w:val="22"/>
          <w:szCs w:val="22"/>
        </w:rPr>
        <w:pPrChange w:id="628" w:author="Tania Johny" w:date="2015-07-29T16:20:00Z">
          <w:pPr>
            <w:jc w:val="both"/>
          </w:pPr>
        </w:pPrChange>
      </w:pPr>
    </w:p>
    <w:p w14:paraId="570554BF" w14:textId="0E9BEA49" w:rsidR="00223A23" w:rsidRDefault="00E46E34">
      <w:pPr>
        <w:pStyle w:val="ListParagraph"/>
        <w:numPr>
          <w:ilvl w:val="1"/>
          <w:numId w:val="5"/>
        </w:numPr>
        <w:ind w:left="1134" w:hanging="1134"/>
        <w:jc w:val="both"/>
        <w:rPr>
          <w:rFonts w:ascii="Avenir Next Condensed Regular" w:hAnsi="Avenir Next Condensed Regular"/>
          <w:sz w:val="22"/>
          <w:szCs w:val="22"/>
        </w:rPr>
        <w:pPrChange w:id="629" w:author="Tania Johny" w:date="2015-07-29T16:20:00Z">
          <w:pPr>
            <w:pStyle w:val="ListParagraph"/>
            <w:numPr>
              <w:ilvl w:val="1"/>
              <w:numId w:val="5"/>
            </w:numPr>
            <w:ind w:left="792" w:hanging="432"/>
            <w:jc w:val="both"/>
          </w:pPr>
        </w:pPrChange>
      </w:pPr>
      <w:r w:rsidRPr="00E46E34">
        <w:rPr>
          <w:rFonts w:ascii="Avenir Next Condensed Regular" w:hAnsi="Avenir Next Condensed Regular"/>
          <w:sz w:val="22"/>
          <w:szCs w:val="22"/>
        </w:rPr>
        <w:t>If the Seller complies with its obligations under this clause</w:t>
      </w:r>
      <w:r w:rsidR="00D77988">
        <w:rPr>
          <w:rFonts w:ascii="Avenir Next Condensed Regular" w:hAnsi="Avenir Next Condensed Regular"/>
          <w:sz w:val="22"/>
          <w:szCs w:val="22"/>
        </w:rPr>
        <w:t xml:space="preserve"> </w:t>
      </w:r>
      <w:r w:rsidR="00D77988">
        <w:rPr>
          <w:rFonts w:ascii="Avenir Next Condensed Regular" w:hAnsi="Avenir Next Condensed Regular"/>
          <w:sz w:val="22"/>
          <w:szCs w:val="22"/>
        </w:rPr>
        <w:fldChar w:fldCharType="begin"/>
      </w:r>
      <w:r w:rsidR="00D77988">
        <w:rPr>
          <w:rFonts w:ascii="Avenir Next Condensed Regular" w:hAnsi="Avenir Next Condensed Regular"/>
          <w:sz w:val="22"/>
          <w:szCs w:val="22"/>
        </w:rPr>
        <w:instrText xml:space="preserve"> REF _Ref299216226 \r \h </w:instrText>
      </w:r>
      <w:r w:rsidR="00D77988">
        <w:rPr>
          <w:rFonts w:ascii="Avenir Next Condensed Regular" w:hAnsi="Avenir Next Condensed Regular"/>
          <w:sz w:val="22"/>
          <w:szCs w:val="22"/>
        </w:rPr>
      </w:r>
      <w:r w:rsidR="00D77988">
        <w:rPr>
          <w:rFonts w:ascii="Avenir Next Condensed Regular" w:hAnsi="Avenir Next Condensed Regular"/>
          <w:sz w:val="22"/>
          <w:szCs w:val="22"/>
        </w:rPr>
        <w:fldChar w:fldCharType="separate"/>
      </w:r>
      <w:r w:rsidR="00D77988">
        <w:rPr>
          <w:rFonts w:ascii="Avenir Next Condensed Regular" w:hAnsi="Avenir Next Condensed Regular"/>
          <w:sz w:val="22"/>
          <w:szCs w:val="22"/>
        </w:rPr>
        <w:t>14</w:t>
      </w:r>
      <w:r w:rsidR="00D77988">
        <w:rPr>
          <w:rFonts w:ascii="Avenir Next Condensed Regular" w:hAnsi="Avenir Next Condensed Regular"/>
          <w:sz w:val="22"/>
          <w:szCs w:val="22"/>
        </w:rPr>
        <w:fldChar w:fldCharType="end"/>
      </w:r>
      <w:r w:rsidRPr="00E46E34">
        <w:rPr>
          <w:rFonts w:ascii="Avenir Next Condensed Regular" w:hAnsi="Avenir Next Condensed Regular"/>
          <w:sz w:val="22"/>
          <w:szCs w:val="22"/>
        </w:rPr>
        <w:t xml:space="preserve"> but the Buyer fails to pay to the Seller the amounts referred to in </w:t>
      </w:r>
      <w:proofErr w:type="gramStart"/>
      <w:r w:rsidRPr="00E46E34">
        <w:rPr>
          <w:rFonts w:ascii="Avenir Next Condensed Regular" w:hAnsi="Avenir Next Condensed Regular"/>
          <w:sz w:val="22"/>
          <w:szCs w:val="22"/>
        </w:rPr>
        <w:t>clause</w:t>
      </w:r>
      <w:r w:rsidR="00D77988">
        <w:rPr>
          <w:rFonts w:ascii="Avenir Next Condensed Regular" w:hAnsi="Avenir Next Condensed Regular"/>
          <w:sz w:val="22"/>
          <w:szCs w:val="22"/>
        </w:rPr>
        <w:t xml:space="preserve">  </w:t>
      </w:r>
      <w:proofErr w:type="gramEnd"/>
      <w:r w:rsidR="00D77988">
        <w:rPr>
          <w:rFonts w:ascii="Avenir Next Condensed Regular" w:hAnsi="Avenir Next Condensed Regular"/>
          <w:sz w:val="22"/>
          <w:szCs w:val="22"/>
        </w:rPr>
        <w:fldChar w:fldCharType="begin"/>
      </w:r>
      <w:r w:rsidR="00D77988">
        <w:rPr>
          <w:rFonts w:ascii="Avenir Next Condensed Regular" w:hAnsi="Avenir Next Condensed Regular"/>
          <w:sz w:val="22"/>
          <w:szCs w:val="22"/>
        </w:rPr>
        <w:instrText xml:space="preserve"> REF _Ref299216226 \r \h </w:instrText>
      </w:r>
      <w:r w:rsidR="00D77988">
        <w:rPr>
          <w:rFonts w:ascii="Avenir Next Condensed Regular" w:hAnsi="Avenir Next Condensed Regular"/>
          <w:sz w:val="22"/>
          <w:szCs w:val="22"/>
        </w:rPr>
      </w:r>
      <w:r w:rsidR="00D77988">
        <w:rPr>
          <w:rFonts w:ascii="Avenir Next Condensed Regular" w:hAnsi="Avenir Next Condensed Regular"/>
          <w:sz w:val="22"/>
          <w:szCs w:val="22"/>
        </w:rPr>
        <w:fldChar w:fldCharType="separate"/>
      </w:r>
      <w:r w:rsidR="00D77988">
        <w:rPr>
          <w:rFonts w:ascii="Avenir Next Condensed Regular" w:hAnsi="Avenir Next Condensed Regular"/>
          <w:sz w:val="22"/>
          <w:szCs w:val="22"/>
        </w:rPr>
        <w:t>14</w:t>
      </w:r>
      <w:r w:rsidR="00D77988">
        <w:rPr>
          <w:rFonts w:ascii="Avenir Next Condensed Regular" w:hAnsi="Avenir Next Condensed Regular"/>
          <w:sz w:val="22"/>
          <w:szCs w:val="22"/>
        </w:rPr>
        <w:fldChar w:fldCharType="end"/>
      </w:r>
      <w:r w:rsidRPr="00E46E34">
        <w:rPr>
          <w:rFonts w:ascii="Avenir Next Condensed Regular" w:hAnsi="Avenir Next Condensed Regular"/>
          <w:sz w:val="22"/>
          <w:szCs w:val="22"/>
        </w:rPr>
        <w:t xml:space="preserve"> on the stipulated completion date then such mo</w:t>
      </w:r>
      <w:r w:rsidR="00D77988">
        <w:rPr>
          <w:rFonts w:ascii="Avenir Next Condensed Regular" w:hAnsi="Avenir Next Condensed Regular"/>
          <w:sz w:val="22"/>
          <w:szCs w:val="22"/>
        </w:rPr>
        <w:t xml:space="preserve">nies shall bear interest at the rate of ten per cent (10%) per annum calculated daily, </w:t>
      </w:r>
      <w:r w:rsidRPr="00E46E34">
        <w:rPr>
          <w:rFonts w:ascii="Avenir Next Condensed Regular" w:hAnsi="Avenir Next Condensed Regular"/>
          <w:sz w:val="22"/>
          <w:szCs w:val="22"/>
        </w:rPr>
        <w:t>from the due date until they are paid in full.</w:t>
      </w:r>
    </w:p>
    <w:p w14:paraId="4FD69586" w14:textId="77777777" w:rsidR="00141064" w:rsidRPr="00141064" w:rsidRDefault="00141064">
      <w:pPr>
        <w:ind w:left="1134" w:hanging="1134"/>
        <w:jc w:val="both"/>
        <w:rPr>
          <w:rFonts w:ascii="Avenir Next Condensed Regular" w:hAnsi="Avenir Next Condensed Regular"/>
          <w:sz w:val="22"/>
          <w:szCs w:val="22"/>
        </w:rPr>
        <w:pPrChange w:id="630" w:author="Tania Johny" w:date="2015-07-29T16:20:00Z">
          <w:pPr>
            <w:jc w:val="both"/>
          </w:pPr>
        </w:pPrChange>
      </w:pPr>
    </w:p>
    <w:p w14:paraId="6F3498CB" w14:textId="0EF935E1" w:rsidR="00141064" w:rsidRPr="00141064" w:rsidRDefault="00141064">
      <w:pPr>
        <w:pStyle w:val="ListParagraph"/>
        <w:numPr>
          <w:ilvl w:val="0"/>
          <w:numId w:val="5"/>
        </w:numPr>
        <w:ind w:left="1134" w:hanging="1134"/>
        <w:jc w:val="both"/>
        <w:rPr>
          <w:rFonts w:ascii="Avenir Next Condensed Regular" w:hAnsi="Avenir Next Condensed Regular"/>
          <w:b/>
          <w:sz w:val="22"/>
          <w:szCs w:val="22"/>
        </w:rPr>
        <w:pPrChange w:id="631" w:author="Tania Johny" w:date="2015-07-29T16:20:00Z">
          <w:pPr>
            <w:pStyle w:val="ListParagraph"/>
            <w:numPr>
              <w:numId w:val="5"/>
            </w:numPr>
            <w:ind w:left="360" w:hanging="360"/>
            <w:jc w:val="both"/>
          </w:pPr>
        </w:pPrChange>
      </w:pPr>
      <w:bookmarkStart w:id="632" w:name="_Ref299217303"/>
      <w:r w:rsidRPr="00141064">
        <w:rPr>
          <w:rFonts w:ascii="Avenir Next Condensed Regular" w:hAnsi="Avenir Next Condensed Regular"/>
          <w:b/>
          <w:sz w:val="22"/>
          <w:szCs w:val="22"/>
        </w:rPr>
        <w:t>Determination of Fair Market Value</w:t>
      </w:r>
      <w:bookmarkEnd w:id="632"/>
    </w:p>
    <w:p w14:paraId="0DBC619B" w14:textId="2E30DB3E" w:rsidR="00141064" w:rsidRPr="00141064" w:rsidRDefault="00141064">
      <w:pPr>
        <w:ind w:left="1134" w:hanging="1134"/>
        <w:jc w:val="both"/>
        <w:rPr>
          <w:rFonts w:ascii="Avenir Next Condensed Regular" w:hAnsi="Avenir Next Condensed Regular"/>
          <w:sz w:val="22"/>
          <w:szCs w:val="22"/>
        </w:rPr>
        <w:pPrChange w:id="633" w:author="Tania Johny" w:date="2015-07-29T16:20:00Z">
          <w:pPr>
            <w:jc w:val="both"/>
          </w:pPr>
        </w:pPrChange>
      </w:pPr>
    </w:p>
    <w:p w14:paraId="09949F8E" w14:textId="1AF64665" w:rsidR="00141064" w:rsidRDefault="00FB0FD8">
      <w:pPr>
        <w:pStyle w:val="ListParagraph"/>
        <w:numPr>
          <w:ilvl w:val="1"/>
          <w:numId w:val="5"/>
        </w:numPr>
        <w:ind w:left="1134" w:hanging="1134"/>
        <w:jc w:val="both"/>
        <w:rPr>
          <w:rFonts w:ascii="Avenir Next Condensed Regular" w:hAnsi="Avenir Next Condensed Regular"/>
          <w:sz w:val="22"/>
          <w:szCs w:val="22"/>
        </w:rPr>
        <w:pPrChange w:id="634" w:author="Tania Johny" w:date="2015-07-29T16:20:00Z">
          <w:pPr>
            <w:pStyle w:val="ListParagraph"/>
            <w:numPr>
              <w:ilvl w:val="1"/>
              <w:numId w:val="5"/>
            </w:numPr>
            <w:ind w:left="792" w:hanging="432"/>
            <w:jc w:val="both"/>
          </w:pPr>
        </w:pPrChange>
      </w:pPr>
      <w:r w:rsidRPr="00FB0FD8">
        <w:rPr>
          <w:rFonts w:ascii="Avenir Next Condensed Regular" w:hAnsi="Avenir Next Condensed Regular"/>
          <w:sz w:val="22"/>
          <w:szCs w:val="22"/>
        </w:rPr>
        <w:t xml:space="preserve">In the event that the Shareholders have failed to agree the Transfer Price (as defined in clause </w:t>
      </w:r>
      <w:r w:rsidRPr="00FB0FD8">
        <w:rPr>
          <w:rFonts w:ascii="Avenir Next Condensed Regular" w:hAnsi="Avenir Next Condensed Regular"/>
          <w:sz w:val="22"/>
          <w:szCs w:val="22"/>
        </w:rPr>
        <w:fldChar w:fldCharType="begin"/>
      </w:r>
      <w:r w:rsidRPr="00FB0FD8">
        <w:rPr>
          <w:rFonts w:ascii="Avenir Next Condensed Regular" w:hAnsi="Avenir Next Condensed Regular"/>
          <w:sz w:val="22"/>
          <w:szCs w:val="22"/>
        </w:rPr>
        <w:instrText xml:space="preserve"> REF _Ref140671340 \w \h </w:instrText>
      </w:r>
      <w:r w:rsidRPr="00FB0FD8">
        <w:rPr>
          <w:rFonts w:ascii="Avenir Next Condensed Regular" w:hAnsi="Avenir Next Condensed Regular"/>
          <w:sz w:val="22"/>
          <w:szCs w:val="22"/>
        </w:rPr>
      </w:r>
      <w:r w:rsidRPr="00FB0FD8">
        <w:rPr>
          <w:rFonts w:ascii="Avenir Next Condensed Regular" w:hAnsi="Avenir Next Condensed Regular"/>
          <w:sz w:val="22"/>
          <w:szCs w:val="22"/>
        </w:rPr>
        <w:fldChar w:fldCharType="separate"/>
      </w:r>
      <w:r>
        <w:rPr>
          <w:rFonts w:ascii="Avenir Next Condensed Regular" w:hAnsi="Avenir Next Condensed Regular"/>
          <w:sz w:val="22"/>
          <w:szCs w:val="22"/>
        </w:rPr>
        <w:t>13.1</w:t>
      </w:r>
      <w:r w:rsidRPr="00FB0FD8">
        <w:rPr>
          <w:rFonts w:ascii="Avenir Next Condensed Regular" w:hAnsi="Avenir Next Condensed Regular"/>
          <w:sz w:val="22"/>
          <w:szCs w:val="22"/>
        </w:rPr>
        <w:fldChar w:fldCharType="end"/>
      </w:r>
      <w:r w:rsidR="001B4B75">
        <w:rPr>
          <w:rFonts w:ascii="Avenir Next Condensed Regular" w:hAnsi="Avenir Next Condensed Regular"/>
          <w:sz w:val="22"/>
          <w:szCs w:val="22"/>
        </w:rPr>
        <w:t>) within fifteen (15) d</w:t>
      </w:r>
      <w:r w:rsidRPr="00FB0FD8">
        <w:rPr>
          <w:rFonts w:ascii="Avenir Next Condensed Regular" w:hAnsi="Avenir Next Condensed Regular"/>
          <w:sz w:val="22"/>
          <w:szCs w:val="22"/>
        </w:rPr>
        <w:t xml:space="preserve">ays of the service of a Compulsory Transfer Notice, then the </w:t>
      </w:r>
      <w:r w:rsidRPr="00FB0FD8">
        <w:rPr>
          <w:rFonts w:ascii="Avenir Next Condensed Regular" w:hAnsi="Avenir Next Condensed Regular"/>
          <w:sz w:val="22"/>
          <w:szCs w:val="22"/>
        </w:rPr>
        <w:lastRenderedPageBreak/>
        <w:t>provisions of this clause</w:t>
      </w:r>
      <w:r w:rsidR="001B4B75">
        <w:rPr>
          <w:rFonts w:ascii="Avenir Next Condensed Regular" w:hAnsi="Avenir Next Condensed Regular"/>
          <w:sz w:val="22"/>
          <w:szCs w:val="22"/>
        </w:rPr>
        <w:t xml:space="preserve"> </w:t>
      </w:r>
      <w:r w:rsidR="001B4B75">
        <w:rPr>
          <w:rFonts w:ascii="Avenir Next Condensed Regular" w:hAnsi="Avenir Next Condensed Regular"/>
          <w:sz w:val="22"/>
          <w:szCs w:val="22"/>
        </w:rPr>
        <w:fldChar w:fldCharType="begin"/>
      </w:r>
      <w:r w:rsidR="001B4B75">
        <w:rPr>
          <w:rFonts w:ascii="Avenir Next Condensed Regular" w:hAnsi="Avenir Next Condensed Regular"/>
          <w:sz w:val="22"/>
          <w:szCs w:val="22"/>
        </w:rPr>
        <w:instrText xml:space="preserve"> REF _Ref299217303 \r \h </w:instrText>
      </w:r>
      <w:r w:rsidR="001B4B75">
        <w:rPr>
          <w:rFonts w:ascii="Avenir Next Condensed Regular" w:hAnsi="Avenir Next Condensed Regular"/>
          <w:sz w:val="22"/>
          <w:szCs w:val="22"/>
        </w:rPr>
      </w:r>
      <w:r w:rsidR="001B4B75">
        <w:rPr>
          <w:rFonts w:ascii="Avenir Next Condensed Regular" w:hAnsi="Avenir Next Condensed Regular"/>
          <w:sz w:val="22"/>
          <w:szCs w:val="22"/>
        </w:rPr>
        <w:fldChar w:fldCharType="separate"/>
      </w:r>
      <w:r w:rsidR="001B4B75">
        <w:rPr>
          <w:rFonts w:ascii="Avenir Next Condensed Regular" w:hAnsi="Avenir Next Condensed Regular"/>
          <w:sz w:val="22"/>
          <w:szCs w:val="22"/>
        </w:rPr>
        <w:t>15</w:t>
      </w:r>
      <w:r w:rsidR="001B4B75">
        <w:rPr>
          <w:rFonts w:ascii="Avenir Next Condensed Regular" w:hAnsi="Avenir Next Condensed Regular"/>
          <w:sz w:val="22"/>
          <w:szCs w:val="22"/>
        </w:rPr>
        <w:fldChar w:fldCharType="end"/>
      </w:r>
      <w:r w:rsidRPr="00FB0FD8">
        <w:rPr>
          <w:rFonts w:ascii="Avenir Next Condensed Regular" w:hAnsi="Avenir Next Condensed Regular"/>
          <w:sz w:val="22"/>
          <w:szCs w:val="22"/>
        </w:rPr>
        <w:t xml:space="preserve"> shall apply in relation to the determination of the Fair Market Value (and accordingly the Transfer Price). </w:t>
      </w:r>
    </w:p>
    <w:p w14:paraId="06A3347E" w14:textId="7D4E75F5" w:rsidR="00FB0FD8" w:rsidRPr="00FB0FD8" w:rsidRDefault="00FB0FD8">
      <w:pPr>
        <w:ind w:left="1134" w:hanging="1134"/>
        <w:jc w:val="both"/>
        <w:rPr>
          <w:rFonts w:ascii="Avenir Next Condensed Regular" w:hAnsi="Avenir Next Condensed Regular"/>
          <w:sz w:val="22"/>
          <w:szCs w:val="22"/>
        </w:rPr>
        <w:pPrChange w:id="635" w:author="Tania Johny" w:date="2015-07-29T16:20:00Z">
          <w:pPr>
            <w:jc w:val="both"/>
          </w:pPr>
        </w:pPrChange>
      </w:pPr>
    </w:p>
    <w:p w14:paraId="3E217EB8" w14:textId="24CDBCD4" w:rsidR="00FB0FD8" w:rsidRDefault="00AD7ABF">
      <w:pPr>
        <w:pStyle w:val="ListParagraph"/>
        <w:numPr>
          <w:ilvl w:val="1"/>
          <w:numId w:val="5"/>
        </w:numPr>
        <w:ind w:left="1134" w:hanging="1134"/>
        <w:jc w:val="both"/>
        <w:rPr>
          <w:rFonts w:ascii="Avenir Next Condensed Regular" w:hAnsi="Avenir Next Condensed Regular"/>
          <w:sz w:val="22"/>
          <w:szCs w:val="22"/>
        </w:rPr>
        <w:pPrChange w:id="636" w:author="Tania Johny" w:date="2015-07-29T16:20:00Z">
          <w:pPr>
            <w:pStyle w:val="ListParagraph"/>
            <w:numPr>
              <w:ilvl w:val="1"/>
              <w:numId w:val="5"/>
            </w:numPr>
            <w:ind w:left="792" w:hanging="432"/>
            <w:jc w:val="both"/>
          </w:pPr>
        </w:pPrChange>
      </w:pPr>
      <w:bookmarkStart w:id="637" w:name="_Ref261858386"/>
      <w:r w:rsidRPr="00AD7ABF">
        <w:rPr>
          <w:rFonts w:ascii="Avenir Next Condensed Regular" w:hAnsi="Avenir Next Condensed Regular"/>
          <w:sz w:val="22"/>
          <w:szCs w:val="22"/>
        </w:rPr>
        <w:t>The Transfer Price shall be determined in accordance with this clause</w:t>
      </w:r>
      <w:r w:rsidR="001B4B75">
        <w:rPr>
          <w:rFonts w:ascii="Avenir Next Condensed Regular" w:hAnsi="Avenir Next Condensed Regular"/>
          <w:sz w:val="22"/>
          <w:szCs w:val="22"/>
        </w:rPr>
        <w:t xml:space="preserve"> </w:t>
      </w:r>
      <w:r w:rsidR="001B4B75">
        <w:rPr>
          <w:rFonts w:ascii="Avenir Next Condensed Regular" w:hAnsi="Avenir Next Condensed Regular"/>
          <w:sz w:val="22"/>
          <w:szCs w:val="22"/>
        </w:rPr>
        <w:fldChar w:fldCharType="begin"/>
      </w:r>
      <w:r w:rsidR="001B4B75">
        <w:rPr>
          <w:rFonts w:ascii="Avenir Next Condensed Regular" w:hAnsi="Avenir Next Condensed Regular"/>
          <w:sz w:val="22"/>
          <w:szCs w:val="22"/>
        </w:rPr>
        <w:instrText xml:space="preserve"> REF _Ref299217303 \r \h </w:instrText>
      </w:r>
      <w:r w:rsidR="001B4B75">
        <w:rPr>
          <w:rFonts w:ascii="Avenir Next Condensed Regular" w:hAnsi="Avenir Next Condensed Regular"/>
          <w:sz w:val="22"/>
          <w:szCs w:val="22"/>
        </w:rPr>
      </w:r>
      <w:r w:rsidR="001B4B75">
        <w:rPr>
          <w:rFonts w:ascii="Avenir Next Condensed Regular" w:hAnsi="Avenir Next Condensed Regular"/>
          <w:sz w:val="22"/>
          <w:szCs w:val="22"/>
        </w:rPr>
        <w:fldChar w:fldCharType="separate"/>
      </w:r>
      <w:r w:rsidR="001B4B75">
        <w:rPr>
          <w:rFonts w:ascii="Avenir Next Condensed Regular" w:hAnsi="Avenir Next Condensed Regular"/>
          <w:sz w:val="22"/>
          <w:szCs w:val="22"/>
        </w:rPr>
        <w:t>15</w:t>
      </w:r>
      <w:r w:rsidR="001B4B75">
        <w:rPr>
          <w:rFonts w:ascii="Avenir Next Condensed Regular" w:hAnsi="Avenir Next Condensed Regular"/>
          <w:sz w:val="22"/>
          <w:szCs w:val="22"/>
        </w:rPr>
        <w:fldChar w:fldCharType="end"/>
      </w:r>
      <w:r w:rsidRPr="00AD7ABF">
        <w:rPr>
          <w:rFonts w:ascii="Avenir Next Condensed Regular" w:hAnsi="Avenir Next Condensed Regular"/>
          <w:sz w:val="22"/>
          <w:szCs w:val="22"/>
        </w:rPr>
        <w:t xml:space="preserve"> either by the Auditors (if each of the</w:t>
      </w:r>
      <w:r w:rsidR="001B4B75">
        <w:rPr>
          <w:rFonts w:ascii="Avenir Next Condensed Regular" w:hAnsi="Avenir Next Condensed Regular"/>
          <w:sz w:val="22"/>
          <w:szCs w:val="22"/>
        </w:rPr>
        <w:t xml:space="preserve"> relevant</w:t>
      </w:r>
      <w:r w:rsidRPr="00AD7ABF">
        <w:rPr>
          <w:rFonts w:ascii="Avenir Next Condensed Regular" w:hAnsi="Avenir Next Condensed Regular"/>
          <w:sz w:val="22"/>
          <w:szCs w:val="22"/>
        </w:rPr>
        <w:t xml:space="preserve"> Shareholders agrees in writing) or by an independent accountant jointly appointed by th</w:t>
      </w:r>
      <w:r w:rsidR="001B4B75">
        <w:rPr>
          <w:rFonts w:ascii="Avenir Next Condensed Regular" w:hAnsi="Avenir Next Condensed Regular"/>
          <w:sz w:val="22"/>
          <w:szCs w:val="22"/>
        </w:rPr>
        <w:t>e relevant Shareholders. In the event of</w:t>
      </w:r>
      <w:r w:rsidRPr="00AD7ABF">
        <w:rPr>
          <w:rFonts w:ascii="Avenir Next Condensed Regular" w:hAnsi="Avenir Next Condensed Regular"/>
          <w:sz w:val="22"/>
          <w:szCs w:val="22"/>
        </w:rPr>
        <w:t xml:space="preserve"> failure either to agree within </w:t>
      </w:r>
      <w:r w:rsidR="001B4B75">
        <w:rPr>
          <w:rFonts w:ascii="Avenir Next Condensed Regular" w:hAnsi="Avenir Next Condensed Regular"/>
          <w:sz w:val="22"/>
          <w:szCs w:val="22"/>
        </w:rPr>
        <w:t>fifteen (15) d</w:t>
      </w:r>
      <w:r w:rsidR="001B4B75" w:rsidRPr="00FB0FD8">
        <w:rPr>
          <w:rFonts w:ascii="Avenir Next Condensed Regular" w:hAnsi="Avenir Next Condensed Regular"/>
          <w:sz w:val="22"/>
          <w:szCs w:val="22"/>
        </w:rPr>
        <w:t>ays</w:t>
      </w:r>
      <w:r w:rsidRPr="00AD7ABF">
        <w:rPr>
          <w:rFonts w:ascii="Avenir Next Condensed Regular" w:hAnsi="Avenir Next Condensed Regular"/>
          <w:sz w:val="22"/>
          <w:szCs w:val="22"/>
        </w:rPr>
        <w:t xml:space="preserve"> of the service of the Compulsory Transfer Notice that the Auditors should determine the Fair Market Value or to jointly appoint an independent accountant, the </w:t>
      </w:r>
      <w:r w:rsidR="001B4B75">
        <w:rPr>
          <w:rFonts w:ascii="Avenir Next Condensed Regular" w:hAnsi="Avenir Next Condensed Regular"/>
          <w:sz w:val="22"/>
          <w:szCs w:val="22"/>
        </w:rPr>
        <w:t>Existing</w:t>
      </w:r>
      <w:r w:rsidRPr="00AD7ABF">
        <w:rPr>
          <w:rFonts w:ascii="Avenir Next Condensed Regular" w:hAnsi="Avenir Next Condensed Regular"/>
          <w:sz w:val="22"/>
          <w:szCs w:val="22"/>
        </w:rPr>
        <w:t xml:space="preserve"> Shareholder may </w:t>
      </w:r>
      <w:r w:rsidR="001B4B75">
        <w:rPr>
          <w:rFonts w:ascii="Avenir Next Condensed Regular" w:hAnsi="Avenir Next Condensed Regular"/>
          <w:sz w:val="22"/>
          <w:szCs w:val="22"/>
        </w:rPr>
        <w:t xml:space="preserve">request </w:t>
      </w:r>
      <w:r w:rsidRPr="00AD7ABF">
        <w:rPr>
          <w:rFonts w:ascii="Avenir Next Condensed Regular" w:hAnsi="Avenir Next Condensed Regular"/>
          <w:sz w:val="22"/>
          <w:szCs w:val="22"/>
        </w:rPr>
        <w:t xml:space="preserve">the President for the time being of the Institute of Chartered Accountants of </w:t>
      </w:r>
      <w:r w:rsidR="001B4B75">
        <w:rPr>
          <w:rFonts w:ascii="Avenir Next Condensed Regular" w:hAnsi="Avenir Next Condensed Regular"/>
          <w:sz w:val="22"/>
          <w:szCs w:val="22"/>
        </w:rPr>
        <w:t>Singapore</w:t>
      </w:r>
      <w:r w:rsidRPr="00AD7ABF">
        <w:rPr>
          <w:rFonts w:ascii="Avenir Next Condensed Regular" w:hAnsi="Avenir Next Condensed Regular"/>
          <w:sz w:val="22"/>
          <w:szCs w:val="22"/>
        </w:rPr>
        <w:t xml:space="preserve">, whose decision shall be final and binding, to nominate an independent accountant who shall </w:t>
      </w:r>
      <w:r w:rsidR="001B4B75">
        <w:rPr>
          <w:rFonts w:ascii="Avenir Next Condensed Regular" w:hAnsi="Avenir Next Condensed Regular"/>
          <w:sz w:val="22"/>
          <w:szCs w:val="22"/>
        </w:rPr>
        <w:t xml:space="preserve">be </w:t>
      </w:r>
      <w:r w:rsidRPr="00AD7ABF">
        <w:rPr>
          <w:rFonts w:ascii="Avenir Next Condensed Regular" w:hAnsi="Avenir Next Condensed Regular"/>
          <w:sz w:val="22"/>
          <w:szCs w:val="22"/>
        </w:rPr>
        <w:t>appoint</w:t>
      </w:r>
      <w:r w:rsidR="001B4B75">
        <w:rPr>
          <w:rFonts w:ascii="Avenir Next Condensed Regular" w:hAnsi="Avenir Next Condensed Regular"/>
          <w:sz w:val="22"/>
          <w:szCs w:val="22"/>
        </w:rPr>
        <w:t>ed</w:t>
      </w:r>
      <w:r w:rsidRPr="00AD7ABF">
        <w:rPr>
          <w:rFonts w:ascii="Avenir Next Condensed Regular" w:hAnsi="Avenir Next Condensed Regular"/>
          <w:sz w:val="22"/>
          <w:szCs w:val="22"/>
        </w:rPr>
        <w:t xml:space="preserve"> to determine and certify the amount considered by it to be the Fair Market Value.</w:t>
      </w:r>
      <w:bookmarkEnd w:id="637"/>
    </w:p>
    <w:p w14:paraId="4B365AFC" w14:textId="77777777" w:rsidR="00AD7ABF" w:rsidRPr="00AD7ABF" w:rsidRDefault="00AD7ABF">
      <w:pPr>
        <w:ind w:left="1134" w:hanging="1134"/>
        <w:jc w:val="both"/>
        <w:rPr>
          <w:rFonts w:ascii="Avenir Next Condensed Regular" w:hAnsi="Avenir Next Condensed Regular"/>
          <w:sz w:val="22"/>
          <w:szCs w:val="22"/>
        </w:rPr>
        <w:pPrChange w:id="638" w:author="Tania Johny" w:date="2015-07-29T16:20:00Z">
          <w:pPr>
            <w:jc w:val="both"/>
          </w:pPr>
        </w:pPrChange>
      </w:pPr>
    </w:p>
    <w:p w14:paraId="3FCD8A10" w14:textId="1DE3DC54" w:rsidR="00AD7ABF" w:rsidRDefault="00BB28A2">
      <w:pPr>
        <w:pStyle w:val="ListParagraph"/>
        <w:numPr>
          <w:ilvl w:val="1"/>
          <w:numId w:val="5"/>
        </w:numPr>
        <w:ind w:left="1134" w:hanging="1134"/>
        <w:jc w:val="both"/>
        <w:rPr>
          <w:rFonts w:ascii="Avenir Next Condensed Regular" w:hAnsi="Avenir Next Condensed Regular"/>
          <w:sz w:val="22"/>
          <w:szCs w:val="22"/>
        </w:rPr>
        <w:pPrChange w:id="639" w:author="Tania Johny" w:date="2015-07-29T16:20:00Z">
          <w:pPr>
            <w:pStyle w:val="ListParagraph"/>
            <w:numPr>
              <w:ilvl w:val="1"/>
              <w:numId w:val="5"/>
            </w:numPr>
            <w:ind w:left="792" w:hanging="432"/>
            <w:jc w:val="both"/>
          </w:pPr>
        </w:pPrChange>
      </w:pPr>
      <w:r w:rsidRPr="00BB28A2">
        <w:rPr>
          <w:rFonts w:ascii="Avenir Next Condensed Regular" w:hAnsi="Avenir Next Condensed Regular"/>
          <w:sz w:val="22"/>
          <w:szCs w:val="22"/>
        </w:rPr>
        <w:t>Each of the Shareholders (or if the independe</w:t>
      </w:r>
      <w:r w:rsidR="00A256AE">
        <w:rPr>
          <w:rFonts w:ascii="Avenir Next Condensed Regular" w:hAnsi="Avenir Next Condensed Regular"/>
          <w:sz w:val="22"/>
          <w:szCs w:val="22"/>
        </w:rPr>
        <w:t xml:space="preserve">nt account is nominated by the </w:t>
      </w:r>
      <w:r w:rsidRPr="00BB28A2">
        <w:rPr>
          <w:rFonts w:ascii="Avenir Next Condensed Regular" w:hAnsi="Avenir Next Condensed Regular"/>
          <w:sz w:val="22"/>
          <w:szCs w:val="22"/>
        </w:rPr>
        <w:t xml:space="preserve">President for the time being of the Institute of Chartered Accountants of </w:t>
      </w:r>
      <w:r w:rsidR="00A256AE">
        <w:rPr>
          <w:rFonts w:ascii="Avenir Next Condensed Regular" w:hAnsi="Avenir Next Condensed Regular"/>
          <w:sz w:val="22"/>
          <w:szCs w:val="22"/>
        </w:rPr>
        <w:t>Singapore</w:t>
      </w:r>
      <w:r w:rsidRPr="00BB28A2">
        <w:rPr>
          <w:rFonts w:ascii="Avenir Next Condensed Regular" w:hAnsi="Avenir Next Condensed Regular"/>
          <w:sz w:val="22"/>
          <w:szCs w:val="22"/>
        </w:rPr>
        <w:t xml:space="preserve">) shall enter into an appropriate form of appointment of the Auditors or of the independent accountant as so agreed or nominated (in either case, the </w:t>
      </w:r>
      <w:r w:rsidRPr="00BB28A2">
        <w:rPr>
          <w:rFonts w:ascii="Avenir Next Condensed Regular" w:hAnsi="Avenir Next Condensed Regular"/>
          <w:b/>
          <w:sz w:val="22"/>
          <w:szCs w:val="22"/>
        </w:rPr>
        <w:t>Accountant</w:t>
      </w:r>
      <w:r w:rsidRPr="00BB28A2">
        <w:rPr>
          <w:rFonts w:ascii="Avenir Next Condensed Regular" w:hAnsi="Avenir Next Condensed Regular"/>
          <w:sz w:val="22"/>
          <w:szCs w:val="22"/>
        </w:rPr>
        <w:t>) as soon as reasonably practicable (and in any event wi</w:t>
      </w:r>
      <w:r w:rsidR="00A256AE">
        <w:rPr>
          <w:rFonts w:ascii="Avenir Next Condensed Regular" w:hAnsi="Avenir Next Condensed Regular"/>
          <w:sz w:val="22"/>
          <w:szCs w:val="22"/>
        </w:rPr>
        <w:t>thin thirty (30) days) following the</w:t>
      </w:r>
      <w:r w:rsidRPr="00BB28A2">
        <w:rPr>
          <w:rFonts w:ascii="Avenir Next Condensed Regular" w:hAnsi="Avenir Next Condensed Regular"/>
          <w:sz w:val="22"/>
          <w:szCs w:val="22"/>
        </w:rPr>
        <w:t xml:space="preserve"> determination of the identity thereof and shall act reasonably in agreeing the terms and conditions of such appointment, including in respect of fees and any exclusions and limitations of liability where it can be reasonably demonstrated that such terms and conditions reflect market standard provisions for such appointments.</w:t>
      </w:r>
    </w:p>
    <w:p w14:paraId="46CED9F0" w14:textId="77777777" w:rsidR="00BB28A2" w:rsidRPr="00BB28A2" w:rsidRDefault="00BB28A2">
      <w:pPr>
        <w:ind w:left="1134" w:hanging="1134"/>
        <w:jc w:val="both"/>
        <w:rPr>
          <w:rFonts w:ascii="Avenir Next Condensed Regular" w:hAnsi="Avenir Next Condensed Regular"/>
          <w:sz w:val="22"/>
          <w:szCs w:val="22"/>
        </w:rPr>
        <w:pPrChange w:id="640" w:author="Tania Johny" w:date="2015-07-29T16:20:00Z">
          <w:pPr>
            <w:jc w:val="both"/>
          </w:pPr>
        </w:pPrChange>
      </w:pPr>
    </w:p>
    <w:p w14:paraId="01983250" w14:textId="3E4D0A5C" w:rsidR="00BB28A2" w:rsidRDefault="0063293F">
      <w:pPr>
        <w:pStyle w:val="ListParagraph"/>
        <w:numPr>
          <w:ilvl w:val="1"/>
          <w:numId w:val="5"/>
        </w:numPr>
        <w:ind w:left="1134" w:hanging="1134"/>
        <w:jc w:val="both"/>
        <w:rPr>
          <w:rFonts w:ascii="Avenir Next Condensed Regular" w:hAnsi="Avenir Next Condensed Regular"/>
          <w:sz w:val="22"/>
          <w:szCs w:val="22"/>
        </w:rPr>
        <w:pPrChange w:id="641" w:author="Tania Johny" w:date="2015-07-29T16:20:00Z">
          <w:pPr>
            <w:pStyle w:val="ListParagraph"/>
            <w:numPr>
              <w:ilvl w:val="1"/>
              <w:numId w:val="5"/>
            </w:numPr>
            <w:ind w:left="792" w:hanging="432"/>
            <w:jc w:val="both"/>
          </w:pPr>
        </w:pPrChange>
      </w:pPr>
      <w:r w:rsidRPr="0063293F">
        <w:rPr>
          <w:rFonts w:ascii="Avenir Next Condensed Regular" w:hAnsi="Avenir Next Condensed Regular"/>
          <w:sz w:val="22"/>
          <w:szCs w:val="22"/>
        </w:rPr>
        <w:t>The Accountant shall be instructed</w:t>
      </w:r>
      <w:r w:rsidR="00A256AE">
        <w:rPr>
          <w:rFonts w:ascii="Avenir Next Condensed Regular" w:hAnsi="Avenir Next Condensed Regular"/>
          <w:sz w:val="22"/>
          <w:szCs w:val="22"/>
        </w:rPr>
        <w:t xml:space="preserve"> to certify in writing, within forty five (</w:t>
      </w:r>
      <w:r w:rsidRPr="0063293F">
        <w:rPr>
          <w:rFonts w:ascii="Avenir Next Condensed Regular" w:hAnsi="Avenir Next Condensed Regular"/>
          <w:sz w:val="22"/>
          <w:szCs w:val="22"/>
        </w:rPr>
        <w:t>45</w:t>
      </w:r>
      <w:r w:rsidR="00A256AE">
        <w:rPr>
          <w:rFonts w:ascii="Avenir Next Condensed Regular" w:hAnsi="Avenir Next Condensed Regular"/>
          <w:sz w:val="22"/>
          <w:szCs w:val="22"/>
        </w:rPr>
        <w:t>) days</w:t>
      </w:r>
      <w:r w:rsidRPr="0063293F">
        <w:rPr>
          <w:rFonts w:ascii="Avenir Next Condensed Regular" w:hAnsi="Avenir Next Condensed Regular"/>
          <w:sz w:val="22"/>
          <w:szCs w:val="22"/>
        </w:rPr>
        <w:t xml:space="preserve"> of its appointment, the Fair Market Value.</w:t>
      </w:r>
    </w:p>
    <w:p w14:paraId="44236887" w14:textId="77777777" w:rsidR="0063293F" w:rsidRPr="0063293F" w:rsidRDefault="0063293F">
      <w:pPr>
        <w:ind w:left="1134" w:hanging="1134"/>
        <w:jc w:val="both"/>
        <w:rPr>
          <w:rFonts w:ascii="Avenir Next Condensed Regular" w:hAnsi="Avenir Next Condensed Regular"/>
          <w:sz w:val="22"/>
          <w:szCs w:val="22"/>
        </w:rPr>
        <w:pPrChange w:id="642" w:author="Tania Johny" w:date="2015-07-29T16:20:00Z">
          <w:pPr>
            <w:jc w:val="both"/>
          </w:pPr>
        </w:pPrChange>
      </w:pPr>
    </w:p>
    <w:p w14:paraId="59559AE0" w14:textId="5F5C1B24" w:rsidR="0063293F" w:rsidRDefault="0063293F">
      <w:pPr>
        <w:pStyle w:val="ListParagraph"/>
        <w:numPr>
          <w:ilvl w:val="1"/>
          <w:numId w:val="5"/>
        </w:numPr>
        <w:ind w:left="1134" w:hanging="1134"/>
        <w:jc w:val="both"/>
        <w:rPr>
          <w:rFonts w:ascii="Avenir Next Condensed Regular" w:hAnsi="Avenir Next Condensed Regular"/>
          <w:sz w:val="22"/>
          <w:szCs w:val="22"/>
        </w:rPr>
        <w:pPrChange w:id="643" w:author="Tania Johny" w:date="2015-07-29T16:20:00Z">
          <w:pPr>
            <w:pStyle w:val="ListParagraph"/>
            <w:numPr>
              <w:ilvl w:val="1"/>
              <w:numId w:val="5"/>
            </w:numPr>
            <w:ind w:left="792" w:hanging="432"/>
            <w:jc w:val="both"/>
          </w:pPr>
        </w:pPrChange>
      </w:pPr>
      <w:bookmarkStart w:id="644" w:name="_Ref141768155"/>
      <w:r w:rsidRPr="0063293F">
        <w:rPr>
          <w:rFonts w:ascii="Avenir Next Condensed Regular" w:hAnsi="Avenir Next Condensed Regular"/>
          <w:sz w:val="22"/>
          <w:szCs w:val="22"/>
        </w:rPr>
        <w:t>The following provisions shall also apply in relation to the determination of the Fair Market Value:</w:t>
      </w:r>
      <w:bookmarkEnd w:id="644"/>
    </w:p>
    <w:p w14:paraId="3E56569A" w14:textId="77777777" w:rsidR="0063293F" w:rsidRPr="0063293F" w:rsidRDefault="0063293F">
      <w:pPr>
        <w:ind w:left="1134" w:hanging="1134"/>
        <w:jc w:val="both"/>
        <w:rPr>
          <w:rFonts w:ascii="Avenir Next Condensed Regular" w:hAnsi="Avenir Next Condensed Regular"/>
          <w:sz w:val="22"/>
          <w:szCs w:val="22"/>
        </w:rPr>
        <w:pPrChange w:id="645" w:author="Tania Johny" w:date="2015-07-29T16:20:00Z">
          <w:pPr>
            <w:jc w:val="both"/>
          </w:pPr>
        </w:pPrChange>
      </w:pPr>
    </w:p>
    <w:p w14:paraId="2B64351D" w14:textId="566C3898" w:rsidR="0063293F" w:rsidRDefault="0063293F">
      <w:pPr>
        <w:pStyle w:val="ListParagraph"/>
        <w:numPr>
          <w:ilvl w:val="2"/>
          <w:numId w:val="5"/>
        </w:numPr>
        <w:ind w:left="1134" w:hanging="1134"/>
        <w:jc w:val="both"/>
        <w:rPr>
          <w:rFonts w:ascii="Avenir Next Condensed Regular" w:hAnsi="Avenir Next Condensed Regular"/>
          <w:sz w:val="22"/>
          <w:szCs w:val="22"/>
        </w:rPr>
        <w:pPrChange w:id="646" w:author="Tania Johny" w:date="2015-07-29T16:20:00Z">
          <w:pPr>
            <w:pStyle w:val="ListParagraph"/>
            <w:numPr>
              <w:ilvl w:val="2"/>
              <w:numId w:val="5"/>
            </w:numPr>
            <w:ind w:left="1224" w:hanging="504"/>
            <w:jc w:val="both"/>
          </w:pPr>
        </w:pPrChange>
      </w:pPr>
      <w:r w:rsidRPr="0063293F">
        <w:rPr>
          <w:rFonts w:ascii="Avenir Next Condensed Regular" w:hAnsi="Avenir Next Condensed Regular"/>
          <w:sz w:val="22"/>
          <w:szCs w:val="22"/>
        </w:rPr>
        <w:t xml:space="preserve">save where the Company has ceased to carry on business as a going concern, the determination of the Fair Market Value shall be on the basis that the Company is (and the </w:t>
      </w:r>
      <w:r w:rsidR="00A256AE">
        <w:rPr>
          <w:rFonts w:ascii="Avenir Next Condensed Regular" w:hAnsi="Avenir Next Condensed Regular"/>
          <w:sz w:val="22"/>
          <w:szCs w:val="22"/>
        </w:rPr>
        <w:t>Company’s</w:t>
      </w:r>
      <w:r w:rsidRPr="0063293F">
        <w:rPr>
          <w:rFonts w:ascii="Avenir Next Condensed Regular" w:hAnsi="Avenir Next Condensed Regular"/>
          <w:sz w:val="22"/>
          <w:szCs w:val="22"/>
        </w:rPr>
        <w:t xml:space="preserve"> Group and any other Subsidiaries are) carrying on business as a going concern, and will continue to do so;</w:t>
      </w:r>
    </w:p>
    <w:p w14:paraId="17EB50DF" w14:textId="2D208DC9" w:rsidR="009D74F4" w:rsidRPr="009D74F4" w:rsidRDefault="009D74F4">
      <w:pPr>
        <w:ind w:left="1134" w:hanging="1134"/>
        <w:jc w:val="both"/>
        <w:rPr>
          <w:rFonts w:ascii="Avenir Next Condensed Regular" w:hAnsi="Avenir Next Condensed Regular"/>
          <w:sz w:val="22"/>
          <w:szCs w:val="22"/>
        </w:rPr>
        <w:pPrChange w:id="647" w:author="Tania Johny" w:date="2015-07-29T16:20:00Z">
          <w:pPr>
            <w:jc w:val="both"/>
          </w:pPr>
        </w:pPrChange>
      </w:pPr>
    </w:p>
    <w:p w14:paraId="398A4A10" w14:textId="123A788D" w:rsidR="009D74F4" w:rsidRDefault="009D74F4">
      <w:pPr>
        <w:pStyle w:val="ListParagraph"/>
        <w:numPr>
          <w:ilvl w:val="2"/>
          <w:numId w:val="5"/>
        </w:numPr>
        <w:ind w:left="1134" w:hanging="1134"/>
        <w:jc w:val="both"/>
        <w:rPr>
          <w:rFonts w:ascii="Avenir Next Condensed Regular" w:hAnsi="Avenir Next Condensed Regular"/>
          <w:sz w:val="22"/>
          <w:szCs w:val="22"/>
        </w:rPr>
        <w:pPrChange w:id="648"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t xml:space="preserve">if relevant, there shall be taken into account any loss, damages and costs suffered or incurred or to be suffered or incurred by the Company,  the </w:t>
      </w:r>
      <w:r w:rsidR="00106398">
        <w:rPr>
          <w:rFonts w:ascii="Avenir Next Condensed Regular" w:hAnsi="Avenir Next Condensed Regular"/>
          <w:sz w:val="22"/>
          <w:szCs w:val="22"/>
        </w:rPr>
        <w:t>Company’s</w:t>
      </w:r>
      <w:r w:rsidRPr="009D74F4">
        <w:rPr>
          <w:rFonts w:ascii="Avenir Next Condensed Regular" w:hAnsi="Avenir Next Condensed Regular"/>
          <w:sz w:val="22"/>
          <w:szCs w:val="22"/>
        </w:rPr>
        <w:t xml:space="preserve"> Group and any other Subsidiaries as a result of the occurrence of the Event which resulted in a Compulsory Transfer Notice being served;</w:t>
      </w:r>
    </w:p>
    <w:p w14:paraId="12693096" w14:textId="77777777" w:rsidR="009D74F4" w:rsidRPr="009D74F4" w:rsidRDefault="009D74F4">
      <w:pPr>
        <w:ind w:left="1134" w:hanging="1134"/>
        <w:jc w:val="both"/>
        <w:rPr>
          <w:rFonts w:ascii="Avenir Next Condensed Regular" w:hAnsi="Avenir Next Condensed Regular"/>
          <w:sz w:val="22"/>
          <w:szCs w:val="22"/>
        </w:rPr>
        <w:pPrChange w:id="649" w:author="Tania Johny" w:date="2015-07-29T16:20:00Z">
          <w:pPr>
            <w:jc w:val="both"/>
          </w:pPr>
        </w:pPrChange>
      </w:pPr>
    </w:p>
    <w:p w14:paraId="02A516D2" w14:textId="0B97F48C" w:rsidR="009D74F4" w:rsidRDefault="009D74F4">
      <w:pPr>
        <w:pStyle w:val="ListParagraph"/>
        <w:numPr>
          <w:ilvl w:val="2"/>
          <w:numId w:val="5"/>
        </w:numPr>
        <w:ind w:left="1134" w:hanging="1134"/>
        <w:jc w:val="both"/>
        <w:rPr>
          <w:rFonts w:ascii="Avenir Next Condensed Regular" w:hAnsi="Avenir Next Condensed Regular"/>
          <w:sz w:val="22"/>
          <w:szCs w:val="22"/>
        </w:rPr>
        <w:pPrChange w:id="650"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t>the Fair Market Value shall be determined as at the date of the Compulsory Transfer Notice;</w:t>
      </w:r>
    </w:p>
    <w:p w14:paraId="0454E25E" w14:textId="77777777" w:rsidR="009D74F4" w:rsidRPr="009D74F4" w:rsidRDefault="009D74F4">
      <w:pPr>
        <w:ind w:left="1134" w:hanging="1134"/>
        <w:jc w:val="both"/>
        <w:rPr>
          <w:rFonts w:ascii="Avenir Next Condensed Regular" w:hAnsi="Avenir Next Condensed Regular"/>
          <w:sz w:val="22"/>
          <w:szCs w:val="22"/>
        </w:rPr>
        <w:pPrChange w:id="651" w:author="Tania Johny" w:date="2015-07-29T16:20:00Z">
          <w:pPr>
            <w:jc w:val="both"/>
          </w:pPr>
        </w:pPrChange>
      </w:pPr>
    </w:p>
    <w:p w14:paraId="4EE6B905" w14:textId="116A06FD" w:rsidR="009D74F4" w:rsidRDefault="009D74F4">
      <w:pPr>
        <w:pStyle w:val="ListParagraph"/>
        <w:numPr>
          <w:ilvl w:val="2"/>
          <w:numId w:val="5"/>
        </w:numPr>
        <w:ind w:left="1134" w:hanging="1134"/>
        <w:jc w:val="both"/>
        <w:rPr>
          <w:rFonts w:ascii="Avenir Next Condensed Regular" w:hAnsi="Avenir Next Condensed Regular"/>
          <w:sz w:val="22"/>
          <w:szCs w:val="22"/>
        </w:rPr>
        <w:pPrChange w:id="652"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t>the Fair Market Value shall take into account all shareholder loans;</w:t>
      </w:r>
    </w:p>
    <w:p w14:paraId="4B5CC7CF" w14:textId="77777777" w:rsidR="009D74F4" w:rsidRPr="009D74F4" w:rsidRDefault="009D74F4">
      <w:pPr>
        <w:ind w:left="1134" w:hanging="1134"/>
        <w:jc w:val="both"/>
        <w:rPr>
          <w:rFonts w:ascii="Avenir Next Condensed Regular" w:hAnsi="Avenir Next Condensed Regular"/>
          <w:sz w:val="22"/>
          <w:szCs w:val="22"/>
        </w:rPr>
        <w:pPrChange w:id="653" w:author="Tania Johny" w:date="2015-07-29T16:20:00Z">
          <w:pPr>
            <w:jc w:val="both"/>
          </w:pPr>
        </w:pPrChange>
      </w:pPr>
    </w:p>
    <w:p w14:paraId="6C59C80F" w14:textId="24081E31" w:rsidR="009D74F4" w:rsidRDefault="009D74F4">
      <w:pPr>
        <w:pStyle w:val="ListParagraph"/>
        <w:numPr>
          <w:ilvl w:val="2"/>
          <w:numId w:val="5"/>
        </w:numPr>
        <w:ind w:left="1134" w:hanging="1134"/>
        <w:jc w:val="both"/>
        <w:rPr>
          <w:rFonts w:ascii="Avenir Next Condensed Regular" w:hAnsi="Avenir Next Condensed Regular"/>
          <w:sz w:val="22"/>
          <w:szCs w:val="22"/>
        </w:rPr>
        <w:pPrChange w:id="654"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t xml:space="preserve">the Accountant may consult with (or obtain valuations from) such </w:t>
      </w:r>
      <w:proofErr w:type="spellStart"/>
      <w:r w:rsidRPr="009D74F4">
        <w:rPr>
          <w:rFonts w:ascii="Avenir Next Condensed Regular" w:hAnsi="Avenir Next Condensed Regular"/>
          <w:sz w:val="22"/>
          <w:szCs w:val="22"/>
        </w:rPr>
        <w:t>valuers</w:t>
      </w:r>
      <w:proofErr w:type="spellEnd"/>
      <w:r w:rsidRPr="009D74F4">
        <w:rPr>
          <w:rFonts w:ascii="Avenir Next Condensed Regular" w:hAnsi="Avenir Next Condensed Regular"/>
          <w:sz w:val="22"/>
          <w:szCs w:val="22"/>
        </w:rPr>
        <w:t xml:space="preserve"> or other professionals as it shall see fit prior to making its determination;</w:t>
      </w:r>
    </w:p>
    <w:p w14:paraId="5D66939D" w14:textId="77777777" w:rsidR="009D74F4" w:rsidRPr="009D74F4" w:rsidRDefault="009D74F4">
      <w:pPr>
        <w:ind w:left="1134" w:hanging="1134"/>
        <w:jc w:val="both"/>
        <w:rPr>
          <w:rFonts w:ascii="Avenir Next Condensed Regular" w:hAnsi="Avenir Next Condensed Regular"/>
          <w:sz w:val="22"/>
          <w:szCs w:val="22"/>
        </w:rPr>
        <w:pPrChange w:id="655" w:author="Tania Johny" w:date="2015-07-29T16:20:00Z">
          <w:pPr>
            <w:jc w:val="both"/>
          </w:pPr>
        </w:pPrChange>
      </w:pPr>
    </w:p>
    <w:p w14:paraId="184D0286" w14:textId="2B0EB649" w:rsidR="009D74F4" w:rsidRDefault="009D74F4">
      <w:pPr>
        <w:pStyle w:val="ListParagraph"/>
        <w:numPr>
          <w:ilvl w:val="2"/>
          <w:numId w:val="5"/>
        </w:numPr>
        <w:ind w:left="1134" w:hanging="1134"/>
        <w:jc w:val="both"/>
        <w:rPr>
          <w:rFonts w:ascii="Avenir Next Condensed Regular" w:hAnsi="Avenir Next Condensed Regular"/>
          <w:sz w:val="22"/>
          <w:szCs w:val="22"/>
        </w:rPr>
        <w:pPrChange w:id="656"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lastRenderedPageBreak/>
        <w:t>the Accountant shall be deemed to be acting as an expert and not as an arbitrator and its decision shall, in the absence of manifest error, be final and binding on the Parties;</w:t>
      </w:r>
    </w:p>
    <w:p w14:paraId="0BD326F8" w14:textId="77777777" w:rsidR="009D74F4" w:rsidRPr="009D74F4" w:rsidRDefault="009D74F4">
      <w:pPr>
        <w:ind w:left="1134" w:hanging="1134"/>
        <w:jc w:val="both"/>
        <w:rPr>
          <w:rFonts w:ascii="Avenir Next Condensed Regular" w:hAnsi="Avenir Next Condensed Regular"/>
          <w:sz w:val="22"/>
          <w:szCs w:val="22"/>
        </w:rPr>
        <w:pPrChange w:id="657" w:author="Tania Johny" w:date="2015-07-29T16:20:00Z">
          <w:pPr>
            <w:jc w:val="both"/>
          </w:pPr>
        </w:pPrChange>
      </w:pPr>
    </w:p>
    <w:p w14:paraId="6ABDBB9B" w14:textId="5E2DF99B" w:rsidR="009D74F4" w:rsidRDefault="009D74F4">
      <w:pPr>
        <w:pStyle w:val="ListParagraph"/>
        <w:numPr>
          <w:ilvl w:val="2"/>
          <w:numId w:val="5"/>
        </w:numPr>
        <w:ind w:left="1134" w:hanging="1134"/>
        <w:jc w:val="both"/>
        <w:rPr>
          <w:rFonts w:ascii="Avenir Next Condensed Regular" w:hAnsi="Avenir Next Condensed Regular"/>
          <w:sz w:val="22"/>
          <w:szCs w:val="22"/>
        </w:rPr>
        <w:pPrChange w:id="658" w:author="Tania Johny" w:date="2015-07-29T16:20:00Z">
          <w:pPr>
            <w:pStyle w:val="ListParagraph"/>
            <w:numPr>
              <w:ilvl w:val="2"/>
              <w:numId w:val="5"/>
            </w:numPr>
            <w:ind w:left="1224" w:hanging="504"/>
            <w:jc w:val="both"/>
          </w:pPr>
        </w:pPrChange>
      </w:pPr>
      <w:r w:rsidRPr="009D74F4">
        <w:rPr>
          <w:rFonts w:ascii="Avenir Next Condensed Regular" w:hAnsi="Avenir Next Condensed Regular"/>
          <w:sz w:val="22"/>
          <w:szCs w:val="22"/>
        </w:rPr>
        <w:t xml:space="preserve">the Parties shall procure that there is made available to the Accountant such information relating to the </w:t>
      </w:r>
      <w:r w:rsidR="002E0035">
        <w:rPr>
          <w:rFonts w:ascii="Avenir Next Condensed Regular" w:hAnsi="Avenir Next Condensed Regular"/>
          <w:sz w:val="22"/>
          <w:szCs w:val="22"/>
        </w:rPr>
        <w:t>Company’s</w:t>
      </w:r>
      <w:r w:rsidRPr="009D74F4">
        <w:rPr>
          <w:rFonts w:ascii="Avenir Next Condensed Regular" w:hAnsi="Avenir Next Condensed Regular"/>
          <w:sz w:val="22"/>
          <w:szCs w:val="22"/>
        </w:rPr>
        <w:t xml:space="preserve"> Group as it may reasonably require in order to determine the Fair Market Value;</w:t>
      </w:r>
    </w:p>
    <w:p w14:paraId="626BE2B0" w14:textId="77777777" w:rsidR="00426141" w:rsidRPr="00426141" w:rsidRDefault="00426141">
      <w:pPr>
        <w:ind w:left="1134" w:hanging="1134"/>
        <w:jc w:val="both"/>
        <w:rPr>
          <w:rFonts w:ascii="Avenir Next Condensed Regular" w:hAnsi="Avenir Next Condensed Regular"/>
          <w:sz w:val="22"/>
          <w:szCs w:val="22"/>
        </w:rPr>
        <w:pPrChange w:id="659" w:author="Tania Johny" w:date="2015-07-29T16:20:00Z">
          <w:pPr>
            <w:jc w:val="both"/>
          </w:pPr>
        </w:pPrChange>
      </w:pPr>
    </w:p>
    <w:p w14:paraId="3C068D6A" w14:textId="7F74818C" w:rsidR="00426141" w:rsidRDefault="00426141">
      <w:pPr>
        <w:pStyle w:val="ListParagraph"/>
        <w:numPr>
          <w:ilvl w:val="2"/>
          <w:numId w:val="5"/>
        </w:numPr>
        <w:ind w:left="1134" w:hanging="1134"/>
        <w:jc w:val="both"/>
        <w:rPr>
          <w:rFonts w:ascii="Avenir Next Condensed Regular" w:hAnsi="Avenir Next Condensed Regular"/>
          <w:sz w:val="22"/>
          <w:szCs w:val="22"/>
        </w:rPr>
        <w:pPrChange w:id="660" w:author="Tania Johny" w:date="2015-07-29T16:20:00Z">
          <w:pPr>
            <w:pStyle w:val="ListParagraph"/>
            <w:numPr>
              <w:ilvl w:val="2"/>
              <w:numId w:val="5"/>
            </w:numPr>
            <w:ind w:left="1224" w:hanging="504"/>
            <w:jc w:val="both"/>
          </w:pPr>
        </w:pPrChange>
      </w:pPr>
      <w:r w:rsidRPr="00426141">
        <w:rPr>
          <w:rFonts w:ascii="Avenir Next Condensed Regular" w:hAnsi="Avenir Next Condensed Regular"/>
          <w:sz w:val="22"/>
          <w:szCs w:val="22"/>
        </w:rPr>
        <w:t>each of the</w:t>
      </w:r>
      <w:r w:rsidR="002E0035">
        <w:rPr>
          <w:rFonts w:ascii="Avenir Next Condensed Regular" w:hAnsi="Avenir Next Condensed Regular"/>
          <w:sz w:val="22"/>
          <w:szCs w:val="22"/>
        </w:rPr>
        <w:t xml:space="preserve"> relevant</w:t>
      </w:r>
      <w:r w:rsidRPr="00426141">
        <w:rPr>
          <w:rFonts w:ascii="Avenir Next Condensed Regular" w:hAnsi="Avenir Next Condensed Regular"/>
          <w:sz w:val="22"/>
          <w:szCs w:val="22"/>
        </w:rPr>
        <w:t xml:space="preserve"> Shareholders shall be entitled to make written representations and cross-representations to the Accountant, which representations shall be copied to the other </w:t>
      </w:r>
      <w:r w:rsidR="002E0035">
        <w:rPr>
          <w:rFonts w:ascii="Avenir Next Condensed Regular" w:hAnsi="Avenir Next Condensed Regular"/>
          <w:sz w:val="22"/>
          <w:szCs w:val="22"/>
        </w:rPr>
        <w:t xml:space="preserve">relevant </w:t>
      </w:r>
      <w:r w:rsidRPr="00426141">
        <w:rPr>
          <w:rFonts w:ascii="Avenir Next Condensed Regular" w:hAnsi="Avenir Next Condensed Regular"/>
          <w:sz w:val="22"/>
          <w:szCs w:val="22"/>
        </w:rPr>
        <w:t>Shareholder;</w:t>
      </w:r>
    </w:p>
    <w:p w14:paraId="299CBEED" w14:textId="77777777" w:rsidR="00426141" w:rsidRPr="00426141" w:rsidRDefault="00426141">
      <w:pPr>
        <w:ind w:left="1134" w:hanging="1134"/>
        <w:jc w:val="both"/>
        <w:rPr>
          <w:rFonts w:ascii="Avenir Next Condensed Regular" w:hAnsi="Avenir Next Condensed Regular"/>
          <w:sz w:val="22"/>
          <w:szCs w:val="22"/>
        </w:rPr>
        <w:pPrChange w:id="661" w:author="Tania Johny" w:date="2015-07-29T16:20:00Z">
          <w:pPr>
            <w:jc w:val="both"/>
          </w:pPr>
        </w:pPrChange>
      </w:pPr>
    </w:p>
    <w:p w14:paraId="45FA2CFD" w14:textId="141C3E36" w:rsidR="00426141" w:rsidRDefault="00507B3F">
      <w:pPr>
        <w:pStyle w:val="ListParagraph"/>
        <w:numPr>
          <w:ilvl w:val="2"/>
          <w:numId w:val="5"/>
        </w:numPr>
        <w:ind w:left="1134" w:hanging="1134"/>
        <w:jc w:val="both"/>
        <w:rPr>
          <w:rFonts w:ascii="Avenir Next Condensed Regular" w:hAnsi="Avenir Next Condensed Regular"/>
          <w:sz w:val="22"/>
          <w:szCs w:val="22"/>
        </w:rPr>
        <w:pPrChange w:id="662" w:author="Tania Johny" w:date="2015-07-29T16:20:00Z">
          <w:pPr>
            <w:pStyle w:val="ListParagraph"/>
            <w:numPr>
              <w:ilvl w:val="2"/>
              <w:numId w:val="5"/>
            </w:numPr>
            <w:ind w:left="1224" w:hanging="504"/>
            <w:jc w:val="both"/>
          </w:pPr>
        </w:pPrChange>
      </w:pPr>
      <w:r w:rsidRPr="00507B3F">
        <w:rPr>
          <w:rFonts w:ascii="Avenir Next Condensed Regular" w:hAnsi="Avenir Next Condensed Regular"/>
          <w:sz w:val="22"/>
          <w:szCs w:val="22"/>
        </w:rPr>
        <w:t>the Accountant's determination shall include a determination of the Transfer Price, as well as the Fair Market Value;</w:t>
      </w:r>
    </w:p>
    <w:p w14:paraId="5BA3E06F" w14:textId="77777777" w:rsidR="00507B3F" w:rsidRPr="00507B3F" w:rsidRDefault="00507B3F">
      <w:pPr>
        <w:ind w:left="1134" w:hanging="1134"/>
        <w:jc w:val="both"/>
        <w:rPr>
          <w:rFonts w:ascii="Avenir Next Condensed Regular" w:hAnsi="Avenir Next Condensed Regular"/>
          <w:sz w:val="22"/>
          <w:szCs w:val="22"/>
        </w:rPr>
        <w:pPrChange w:id="663" w:author="Tania Johny" w:date="2015-07-29T16:20:00Z">
          <w:pPr>
            <w:jc w:val="both"/>
          </w:pPr>
        </w:pPrChange>
      </w:pPr>
    </w:p>
    <w:p w14:paraId="6D511BC9" w14:textId="5462E686" w:rsidR="00507B3F" w:rsidRDefault="00CC7EFE">
      <w:pPr>
        <w:pStyle w:val="ListParagraph"/>
        <w:numPr>
          <w:ilvl w:val="2"/>
          <w:numId w:val="5"/>
        </w:numPr>
        <w:ind w:left="1134" w:hanging="1134"/>
        <w:jc w:val="both"/>
        <w:rPr>
          <w:rFonts w:ascii="Avenir Next Condensed Regular" w:hAnsi="Avenir Next Condensed Regular"/>
          <w:sz w:val="22"/>
          <w:szCs w:val="22"/>
        </w:rPr>
        <w:pPrChange w:id="664" w:author="Tania Johny" w:date="2015-07-29T16:20:00Z">
          <w:pPr>
            <w:pStyle w:val="ListParagraph"/>
            <w:numPr>
              <w:ilvl w:val="2"/>
              <w:numId w:val="5"/>
            </w:numPr>
            <w:ind w:left="1224" w:hanging="504"/>
            <w:jc w:val="both"/>
          </w:pPr>
        </w:pPrChange>
      </w:pPr>
      <w:r w:rsidRPr="00CC7EFE">
        <w:rPr>
          <w:rFonts w:ascii="Avenir Next Condensed Regular" w:hAnsi="Avenir Next Condensed Regular"/>
          <w:sz w:val="22"/>
          <w:szCs w:val="22"/>
        </w:rPr>
        <w:t>the costs of the Accountant shall be borne by the Shareholders in the Relevant Percentages; and</w:t>
      </w:r>
    </w:p>
    <w:p w14:paraId="4D3F5821" w14:textId="77777777" w:rsidR="00CC7EFE" w:rsidRPr="00CC7EFE" w:rsidRDefault="00CC7EFE">
      <w:pPr>
        <w:ind w:left="1134" w:hanging="1134"/>
        <w:jc w:val="both"/>
        <w:rPr>
          <w:rFonts w:ascii="Avenir Next Condensed Regular" w:hAnsi="Avenir Next Condensed Regular"/>
          <w:sz w:val="22"/>
          <w:szCs w:val="22"/>
        </w:rPr>
        <w:pPrChange w:id="665" w:author="Tania Johny" w:date="2015-07-29T16:20:00Z">
          <w:pPr>
            <w:jc w:val="both"/>
          </w:pPr>
        </w:pPrChange>
      </w:pPr>
    </w:p>
    <w:p w14:paraId="6D360A8B" w14:textId="71328A87" w:rsidR="00CC7EFE" w:rsidRDefault="00CC7EFE">
      <w:pPr>
        <w:pStyle w:val="ListParagraph"/>
        <w:numPr>
          <w:ilvl w:val="2"/>
          <w:numId w:val="5"/>
        </w:numPr>
        <w:ind w:left="1134" w:hanging="1134"/>
        <w:jc w:val="both"/>
        <w:rPr>
          <w:rFonts w:ascii="Avenir Next Condensed Regular" w:hAnsi="Avenir Next Condensed Regular"/>
          <w:sz w:val="22"/>
          <w:szCs w:val="22"/>
        </w:rPr>
        <w:pPrChange w:id="666" w:author="Tania Johny" w:date="2015-07-29T16:20:00Z">
          <w:pPr>
            <w:pStyle w:val="ListParagraph"/>
            <w:numPr>
              <w:ilvl w:val="2"/>
              <w:numId w:val="5"/>
            </w:numPr>
            <w:ind w:left="1224" w:hanging="504"/>
            <w:jc w:val="both"/>
          </w:pPr>
        </w:pPrChange>
      </w:pPr>
      <w:proofErr w:type="gramStart"/>
      <w:r w:rsidRPr="00CC7EFE">
        <w:rPr>
          <w:rFonts w:ascii="Avenir Next Condensed Regular" w:hAnsi="Avenir Next Condensed Regular"/>
          <w:sz w:val="22"/>
          <w:szCs w:val="22"/>
        </w:rPr>
        <w:t>a</w:t>
      </w:r>
      <w:proofErr w:type="gramEnd"/>
      <w:r w:rsidRPr="00CC7EFE">
        <w:rPr>
          <w:rFonts w:ascii="Avenir Next Condensed Regular" w:hAnsi="Avenir Next Condensed Regular"/>
          <w:sz w:val="22"/>
          <w:szCs w:val="22"/>
        </w:rPr>
        <w:t xml:space="preserve"> copy of the Accountant's determination of the Fair Market Value, and of the Transfer Price, shall be provided to both</w:t>
      </w:r>
      <w:r w:rsidR="002E0035">
        <w:rPr>
          <w:rFonts w:ascii="Avenir Next Condensed Regular" w:hAnsi="Avenir Next Condensed Regular"/>
          <w:sz w:val="22"/>
          <w:szCs w:val="22"/>
        </w:rPr>
        <w:t xml:space="preserve"> relevant</w:t>
      </w:r>
      <w:r w:rsidRPr="00CC7EFE">
        <w:rPr>
          <w:rFonts w:ascii="Avenir Next Condensed Regular" w:hAnsi="Avenir Next Condensed Regular"/>
          <w:sz w:val="22"/>
          <w:szCs w:val="22"/>
        </w:rPr>
        <w:t xml:space="preserve"> Shareholders as soon as it have been prepared.</w:t>
      </w:r>
    </w:p>
    <w:p w14:paraId="5E2C59DF" w14:textId="77777777" w:rsidR="00CC7EFE" w:rsidRPr="00CC7EFE" w:rsidRDefault="00CC7EFE">
      <w:pPr>
        <w:ind w:left="1134" w:hanging="1134"/>
        <w:jc w:val="both"/>
        <w:rPr>
          <w:rFonts w:ascii="Avenir Next Condensed Regular" w:hAnsi="Avenir Next Condensed Regular"/>
          <w:sz w:val="22"/>
          <w:szCs w:val="22"/>
        </w:rPr>
        <w:pPrChange w:id="667" w:author="Tania Johny" w:date="2015-07-29T16:20:00Z">
          <w:pPr>
            <w:jc w:val="both"/>
          </w:pPr>
        </w:pPrChange>
      </w:pPr>
    </w:p>
    <w:p w14:paraId="6E6CC772" w14:textId="63E0C295" w:rsidR="00CC7EFE" w:rsidRPr="00CC7EFE" w:rsidRDefault="00D16B88">
      <w:pPr>
        <w:pStyle w:val="ListParagraph"/>
        <w:numPr>
          <w:ilvl w:val="0"/>
          <w:numId w:val="5"/>
        </w:numPr>
        <w:ind w:left="1134" w:hanging="1134"/>
        <w:jc w:val="both"/>
        <w:rPr>
          <w:rFonts w:ascii="Avenir Next Condensed Regular" w:hAnsi="Avenir Next Condensed Regular"/>
          <w:b/>
          <w:sz w:val="22"/>
          <w:szCs w:val="22"/>
        </w:rPr>
        <w:pPrChange w:id="668" w:author="Tania Johny" w:date="2015-07-29T16:20:00Z">
          <w:pPr>
            <w:pStyle w:val="ListParagraph"/>
            <w:numPr>
              <w:numId w:val="5"/>
            </w:numPr>
            <w:ind w:left="360" w:hanging="360"/>
            <w:jc w:val="both"/>
          </w:pPr>
        </w:pPrChange>
      </w:pPr>
      <w:r>
        <w:rPr>
          <w:rFonts w:ascii="Avenir Next Condensed Regular" w:hAnsi="Avenir Next Condensed Regular"/>
          <w:b/>
          <w:sz w:val="22"/>
          <w:szCs w:val="22"/>
        </w:rPr>
        <w:t>Rights of Information</w:t>
      </w:r>
    </w:p>
    <w:p w14:paraId="7D4321B7" w14:textId="32866B05" w:rsidR="00CC7EFE" w:rsidRPr="00CC7EFE" w:rsidRDefault="00CC7EFE">
      <w:pPr>
        <w:ind w:left="1134" w:hanging="1134"/>
        <w:jc w:val="both"/>
        <w:rPr>
          <w:rFonts w:ascii="Avenir Next Condensed Regular" w:hAnsi="Avenir Next Condensed Regular"/>
          <w:sz w:val="22"/>
          <w:szCs w:val="22"/>
        </w:rPr>
        <w:pPrChange w:id="669" w:author="Tania Johny" w:date="2015-07-29T16:20:00Z">
          <w:pPr>
            <w:jc w:val="both"/>
          </w:pPr>
        </w:pPrChange>
      </w:pPr>
    </w:p>
    <w:p w14:paraId="0237E195" w14:textId="0DAD31D8" w:rsidR="00CC7EFE" w:rsidRDefault="00CC7EFE">
      <w:pPr>
        <w:pStyle w:val="ListParagraph"/>
        <w:numPr>
          <w:ilvl w:val="1"/>
          <w:numId w:val="5"/>
        </w:numPr>
        <w:ind w:left="1134" w:hanging="1134"/>
        <w:jc w:val="both"/>
        <w:rPr>
          <w:rFonts w:ascii="Avenir Next Condensed Regular" w:hAnsi="Avenir Next Condensed Regular"/>
          <w:sz w:val="22"/>
          <w:szCs w:val="22"/>
        </w:rPr>
        <w:pPrChange w:id="670" w:author="Tania Johny" w:date="2015-07-29T16:20:00Z">
          <w:pPr>
            <w:pStyle w:val="ListParagraph"/>
            <w:numPr>
              <w:ilvl w:val="1"/>
              <w:numId w:val="5"/>
            </w:numPr>
            <w:ind w:left="792" w:hanging="432"/>
            <w:jc w:val="both"/>
          </w:pPr>
        </w:pPrChange>
      </w:pPr>
      <w:bookmarkStart w:id="671" w:name="_Ref301271202"/>
      <w:r w:rsidRPr="00CC7EFE">
        <w:rPr>
          <w:rFonts w:ascii="Avenir Next Condensed Regular" w:hAnsi="Avenir Next Condensed Regular"/>
          <w:sz w:val="22"/>
          <w:szCs w:val="22"/>
        </w:rPr>
        <w:t xml:space="preserve">It is agreed that each of the Shareholders and its authorised representatives shall be allowed, subject to any restrictions contained in any applicable data protection legislation, access at all reasonable times and on reasonable notice to examine the books and records of each </w:t>
      </w:r>
      <w:r w:rsidR="00D16B88">
        <w:rPr>
          <w:rFonts w:ascii="Avenir Next Condensed Regular" w:hAnsi="Avenir Next Condensed Regular"/>
          <w:sz w:val="22"/>
          <w:szCs w:val="22"/>
        </w:rPr>
        <w:t>Group</w:t>
      </w:r>
      <w:r w:rsidRPr="00CC7EFE">
        <w:rPr>
          <w:rFonts w:ascii="Avenir Next Condensed Regular" w:hAnsi="Avenir Next Condensed Regular"/>
          <w:sz w:val="22"/>
          <w:szCs w:val="22"/>
        </w:rPr>
        <w:t xml:space="preserve"> Company and such financial, accounting, management, compliance and other information and records of each </w:t>
      </w:r>
      <w:r w:rsidR="00D16B88">
        <w:rPr>
          <w:rFonts w:ascii="Avenir Next Condensed Regular" w:hAnsi="Avenir Next Condensed Regular"/>
          <w:sz w:val="22"/>
          <w:szCs w:val="22"/>
        </w:rPr>
        <w:t>Group</w:t>
      </w:r>
      <w:r w:rsidRPr="00CC7EFE">
        <w:rPr>
          <w:rFonts w:ascii="Avenir Next Condensed Regular" w:hAnsi="Avenir Next Condensed Regular"/>
          <w:sz w:val="22"/>
          <w:szCs w:val="22"/>
        </w:rPr>
        <w:t xml:space="preserve"> Company as a Shareholder may reasonably require from time to time to enable that Shareholder to: (</w:t>
      </w:r>
      <w:proofErr w:type="spellStart"/>
      <w:r w:rsidRPr="00CC7EFE">
        <w:rPr>
          <w:rFonts w:ascii="Avenir Next Condensed Regular" w:hAnsi="Avenir Next Condensed Regular"/>
          <w:sz w:val="22"/>
          <w:szCs w:val="22"/>
        </w:rPr>
        <w:t>i</w:t>
      </w:r>
      <w:proofErr w:type="spellEnd"/>
      <w:r w:rsidRPr="00CC7EFE">
        <w:rPr>
          <w:rFonts w:ascii="Avenir Next Condensed Regular" w:hAnsi="Avenir Next Condensed Regular"/>
          <w:sz w:val="22"/>
          <w:szCs w:val="22"/>
        </w:rPr>
        <w:t xml:space="preserve">) conduct an audit of the </w:t>
      </w:r>
      <w:r w:rsidR="00D16B88">
        <w:rPr>
          <w:rFonts w:ascii="Avenir Next Condensed Regular" w:hAnsi="Avenir Next Condensed Regular"/>
          <w:sz w:val="22"/>
          <w:szCs w:val="22"/>
        </w:rPr>
        <w:t>Group</w:t>
      </w:r>
      <w:r w:rsidRPr="00CC7EFE">
        <w:rPr>
          <w:rFonts w:ascii="Avenir Next Condensed Regular" w:hAnsi="Avenir Next Condensed Regular"/>
          <w:sz w:val="22"/>
          <w:szCs w:val="22"/>
        </w:rPr>
        <w:t xml:space="preserve"> Company; (ii) prepare accounts complying with the accounting principles applicable to such Shareholder, or (iii) prepare tax returns and/or (iv) comply with laws and regulations applicable to such Shareholder.</w:t>
      </w:r>
      <w:bookmarkEnd w:id="671"/>
    </w:p>
    <w:p w14:paraId="0BAB845C" w14:textId="1C215DF6" w:rsidR="00CC7EFE" w:rsidRPr="00CC7EFE" w:rsidRDefault="00CC7EFE">
      <w:pPr>
        <w:ind w:left="1134" w:hanging="1134"/>
        <w:jc w:val="both"/>
        <w:rPr>
          <w:rFonts w:ascii="Avenir Next Condensed Regular" w:hAnsi="Avenir Next Condensed Regular"/>
          <w:sz w:val="22"/>
          <w:szCs w:val="22"/>
        </w:rPr>
        <w:pPrChange w:id="672" w:author="Tania Johny" w:date="2015-07-29T16:20:00Z">
          <w:pPr>
            <w:jc w:val="both"/>
          </w:pPr>
        </w:pPrChange>
      </w:pPr>
    </w:p>
    <w:p w14:paraId="4E01729F" w14:textId="2CD65262" w:rsidR="00CC7EFE" w:rsidRDefault="00CC7EFE">
      <w:pPr>
        <w:pStyle w:val="ListParagraph"/>
        <w:numPr>
          <w:ilvl w:val="1"/>
          <w:numId w:val="5"/>
        </w:numPr>
        <w:ind w:left="1134" w:hanging="1134"/>
        <w:jc w:val="both"/>
        <w:rPr>
          <w:rFonts w:ascii="Avenir Next Condensed Regular" w:hAnsi="Avenir Next Condensed Regular"/>
          <w:sz w:val="22"/>
          <w:szCs w:val="22"/>
        </w:rPr>
        <w:pPrChange w:id="673" w:author="Tania Johny" w:date="2015-07-29T16:22:00Z">
          <w:pPr>
            <w:pStyle w:val="ListParagraph"/>
            <w:numPr>
              <w:ilvl w:val="1"/>
              <w:numId w:val="5"/>
            </w:numPr>
            <w:ind w:left="792" w:hanging="432"/>
            <w:jc w:val="both"/>
          </w:pPr>
        </w:pPrChange>
      </w:pPr>
      <w:r w:rsidRPr="00CC7EFE">
        <w:rPr>
          <w:rFonts w:ascii="Avenir Next Condensed Regular" w:hAnsi="Avenir Next Condensed Regular"/>
          <w:sz w:val="22"/>
          <w:szCs w:val="22"/>
        </w:rPr>
        <w:t xml:space="preserve">All books and records of each </w:t>
      </w:r>
      <w:r w:rsidR="00D16B88">
        <w:rPr>
          <w:rFonts w:ascii="Avenir Next Condensed Regular" w:hAnsi="Avenir Next Condensed Regular"/>
          <w:sz w:val="22"/>
          <w:szCs w:val="22"/>
        </w:rPr>
        <w:t>Group</w:t>
      </w:r>
      <w:r w:rsidRPr="00CC7EFE">
        <w:rPr>
          <w:rFonts w:ascii="Avenir Next Condensed Regular" w:hAnsi="Avenir Next Condensed Regular"/>
          <w:sz w:val="22"/>
          <w:szCs w:val="22"/>
        </w:rPr>
        <w:t xml:space="preserve"> Company shall be ret</w:t>
      </w:r>
      <w:r w:rsidR="00D16B88">
        <w:rPr>
          <w:rFonts w:ascii="Avenir Next Condensed Regular" w:hAnsi="Avenir Next Condensed Regular"/>
          <w:sz w:val="22"/>
          <w:szCs w:val="22"/>
        </w:rPr>
        <w:t>ained for a period of at least six (6)</w:t>
      </w:r>
      <w:r w:rsidRPr="00CC7EFE">
        <w:rPr>
          <w:rFonts w:ascii="Avenir Next Condensed Regular" w:hAnsi="Avenir Next Condensed Regular"/>
          <w:sz w:val="22"/>
          <w:szCs w:val="22"/>
        </w:rPr>
        <w:t xml:space="preserve"> years from the end of the accounting period to which such records relate or, if later, the time at which tax liabilities of each </w:t>
      </w:r>
      <w:r w:rsidR="00D16B88">
        <w:rPr>
          <w:rFonts w:ascii="Avenir Next Condensed Regular" w:hAnsi="Avenir Next Condensed Regular"/>
          <w:sz w:val="22"/>
          <w:szCs w:val="22"/>
        </w:rPr>
        <w:t>Group</w:t>
      </w:r>
      <w:r w:rsidRPr="00CC7EFE">
        <w:rPr>
          <w:rFonts w:ascii="Avenir Next Condensed Regular" w:hAnsi="Avenir Next Condensed Regular"/>
          <w:sz w:val="22"/>
          <w:szCs w:val="22"/>
        </w:rPr>
        <w:t xml:space="preserve"> Company in respect of such accounting period have been finally determined.</w:t>
      </w:r>
    </w:p>
    <w:p w14:paraId="03DA6B14" w14:textId="77777777" w:rsidR="00CC7EFE" w:rsidRPr="00CC7EFE" w:rsidRDefault="00CC7EFE">
      <w:pPr>
        <w:ind w:left="1134" w:hanging="1134"/>
        <w:jc w:val="both"/>
        <w:rPr>
          <w:rFonts w:ascii="Avenir Next Condensed Regular" w:hAnsi="Avenir Next Condensed Regular"/>
          <w:sz w:val="22"/>
          <w:szCs w:val="22"/>
        </w:rPr>
        <w:pPrChange w:id="674" w:author="Tania Johny" w:date="2015-07-29T16:22:00Z">
          <w:pPr>
            <w:jc w:val="both"/>
          </w:pPr>
        </w:pPrChange>
      </w:pPr>
    </w:p>
    <w:p w14:paraId="51C7EA3A" w14:textId="0F4FB6B6" w:rsidR="000F3E39" w:rsidRPr="0035270A" w:rsidRDefault="00BE0B46">
      <w:pPr>
        <w:pStyle w:val="ListParagraph"/>
        <w:numPr>
          <w:ilvl w:val="1"/>
          <w:numId w:val="5"/>
        </w:numPr>
        <w:ind w:left="1134" w:hanging="1134"/>
        <w:jc w:val="both"/>
        <w:rPr>
          <w:rFonts w:ascii="Avenir Next Condensed Regular" w:hAnsi="Avenir Next Condensed Regular"/>
          <w:sz w:val="22"/>
          <w:szCs w:val="22"/>
        </w:rPr>
        <w:pPrChange w:id="675" w:author="Tania Johny" w:date="2015-07-29T16:22:00Z">
          <w:pPr>
            <w:pStyle w:val="ListParagraph"/>
            <w:numPr>
              <w:ilvl w:val="1"/>
              <w:numId w:val="5"/>
            </w:numPr>
            <w:ind w:left="792" w:hanging="432"/>
            <w:jc w:val="both"/>
          </w:pPr>
        </w:pPrChange>
      </w:pPr>
      <w:bookmarkStart w:id="676" w:name="_Ref140671371"/>
      <w:r w:rsidRPr="00BE0B46">
        <w:rPr>
          <w:rFonts w:ascii="Avenir Next Condensed Regular" w:hAnsi="Avenir Next Condensed Regular"/>
          <w:sz w:val="22"/>
          <w:szCs w:val="22"/>
        </w:rPr>
        <w:t xml:space="preserve">Without prejudice to clause </w:t>
      </w:r>
      <w:r w:rsidRPr="00BE0B46">
        <w:rPr>
          <w:rFonts w:ascii="Avenir Next Condensed Regular" w:hAnsi="Avenir Next Condensed Regular"/>
          <w:sz w:val="22"/>
          <w:szCs w:val="22"/>
        </w:rPr>
        <w:fldChar w:fldCharType="begin"/>
      </w:r>
      <w:r w:rsidRPr="00BE0B46">
        <w:rPr>
          <w:rFonts w:ascii="Avenir Next Condensed Regular" w:hAnsi="Avenir Next Condensed Regular"/>
          <w:sz w:val="22"/>
          <w:szCs w:val="22"/>
        </w:rPr>
        <w:instrText xml:space="preserve"> REF _Ref301271202 \r \h </w:instrText>
      </w:r>
      <w:r w:rsidRPr="00BE0B46">
        <w:rPr>
          <w:rFonts w:ascii="Avenir Next Condensed Regular" w:hAnsi="Avenir Next Condensed Regular"/>
          <w:sz w:val="22"/>
          <w:szCs w:val="22"/>
        </w:rPr>
      </w:r>
      <w:r w:rsidRPr="00BE0B46">
        <w:rPr>
          <w:rFonts w:ascii="Avenir Next Condensed Regular" w:hAnsi="Avenir Next Condensed Regular"/>
          <w:sz w:val="22"/>
          <w:szCs w:val="22"/>
        </w:rPr>
        <w:fldChar w:fldCharType="separate"/>
      </w:r>
      <w:r>
        <w:rPr>
          <w:rFonts w:ascii="Avenir Next Condensed Regular" w:hAnsi="Avenir Next Condensed Regular"/>
          <w:sz w:val="22"/>
          <w:szCs w:val="22"/>
        </w:rPr>
        <w:t>16.1</w:t>
      </w:r>
      <w:r w:rsidRPr="00BE0B46">
        <w:rPr>
          <w:rFonts w:ascii="Avenir Next Condensed Regular" w:hAnsi="Avenir Next Condensed Regular"/>
          <w:sz w:val="22"/>
          <w:szCs w:val="22"/>
        </w:rPr>
        <w:fldChar w:fldCharType="end"/>
      </w:r>
      <w:r w:rsidRPr="00BE0B46">
        <w:rPr>
          <w:rFonts w:ascii="Avenir Next Condensed Regular" w:hAnsi="Avenir Next Condensed Regular"/>
          <w:sz w:val="22"/>
          <w:szCs w:val="22"/>
        </w:rPr>
        <w:t xml:space="preserve"> but subject to any restrictions contained in any applicable data protection legislation, and notwithstanding the duties owed by each of the Directors to the Company, any Director nominated by a Shareholder shall be entitled to disclose any information and provide relevant documents and materials about the Company to, and discuss its affairs, finances, accounts and compliance matters with, appropriate officers and senior employees of that Shareholder. Any such Director who is also a director of a Subsidiary, shall additionally be entitled to disclose any information and provide relevant documents and materials about that Subsidiary to, and discuss its affairs, finances, accounts and compliance matters with, appropriate officers and senior employees of that Shareholder. Any </w:t>
      </w:r>
      <w:r w:rsidRPr="00BE0B46">
        <w:rPr>
          <w:rFonts w:ascii="Avenir Next Condensed Regular" w:hAnsi="Avenir Next Condensed Regular"/>
          <w:sz w:val="22"/>
          <w:szCs w:val="22"/>
        </w:rPr>
        <w:lastRenderedPageBreak/>
        <w:t xml:space="preserve">information, documents and materials supplied or disclosed to a Shareholder in accordance with clause </w:t>
      </w:r>
      <w:r w:rsidRPr="00BE0B46">
        <w:rPr>
          <w:rFonts w:ascii="Avenir Next Condensed Regular" w:hAnsi="Avenir Next Condensed Regular"/>
          <w:sz w:val="22"/>
          <w:szCs w:val="22"/>
        </w:rPr>
        <w:fldChar w:fldCharType="begin"/>
      </w:r>
      <w:r w:rsidRPr="00BE0B46">
        <w:rPr>
          <w:rFonts w:ascii="Avenir Next Condensed Regular" w:hAnsi="Avenir Next Condensed Regular"/>
          <w:sz w:val="22"/>
          <w:szCs w:val="22"/>
        </w:rPr>
        <w:instrText xml:space="preserve"> REF _Ref301271202 \r \h </w:instrText>
      </w:r>
      <w:r w:rsidRPr="00BE0B46">
        <w:rPr>
          <w:rFonts w:ascii="Avenir Next Condensed Regular" w:hAnsi="Avenir Next Condensed Regular"/>
          <w:sz w:val="22"/>
          <w:szCs w:val="22"/>
        </w:rPr>
      </w:r>
      <w:r w:rsidRPr="00BE0B46">
        <w:rPr>
          <w:rFonts w:ascii="Avenir Next Condensed Regular" w:hAnsi="Avenir Next Condensed Regular"/>
          <w:sz w:val="22"/>
          <w:szCs w:val="22"/>
        </w:rPr>
        <w:fldChar w:fldCharType="separate"/>
      </w:r>
      <w:r>
        <w:rPr>
          <w:rFonts w:ascii="Avenir Next Condensed Regular" w:hAnsi="Avenir Next Condensed Regular"/>
          <w:sz w:val="22"/>
          <w:szCs w:val="22"/>
        </w:rPr>
        <w:t>16.1</w:t>
      </w:r>
      <w:r w:rsidRPr="00BE0B46">
        <w:rPr>
          <w:rFonts w:ascii="Avenir Next Condensed Regular" w:hAnsi="Avenir Next Condensed Regular"/>
          <w:sz w:val="22"/>
          <w:szCs w:val="22"/>
        </w:rPr>
        <w:fldChar w:fldCharType="end"/>
      </w:r>
      <w:r w:rsidRPr="00BE0B46">
        <w:rPr>
          <w:rFonts w:ascii="Avenir Next Condensed Regular" w:hAnsi="Avenir Next Condensed Regular"/>
          <w:sz w:val="22"/>
          <w:szCs w:val="22"/>
        </w:rPr>
        <w:t xml:space="preserve"> or this clause </w:t>
      </w:r>
      <w:r w:rsidRPr="00BE0B46">
        <w:rPr>
          <w:rFonts w:ascii="Avenir Next Condensed Regular" w:hAnsi="Avenir Next Condensed Regular"/>
          <w:sz w:val="22"/>
          <w:szCs w:val="22"/>
        </w:rPr>
        <w:fldChar w:fldCharType="begin"/>
      </w:r>
      <w:r w:rsidRPr="00BE0B46">
        <w:rPr>
          <w:rFonts w:ascii="Avenir Next Condensed Regular" w:hAnsi="Avenir Next Condensed Regular"/>
          <w:sz w:val="22"/>
          <w:szCs w:val="22"/>
        </w:rPr>
        <w:instrText xml:space="preserve"> REF _Ref140671371 \w \h </w:instrText>
      </w:r>
      <w:r w:rsidRPr="00BE0B46">
        <w:rPr>
          <w:rFonts w:ascii="Avenir Next Condensed Regular" w:hAnsi="Avenir Next Condensed Regular"/>
          <w:sz w:val="22"/>
          <w:szCs w:val="22"/>
        </w:rPr>
      </w:r>
      <w:r w:rsidRPr="00BE0B46">
        <w:rPr>
          <w:rFonts w:ascii="Avenir Next Condensed Regular" w:hAnsi="Avenir Next Condensed Regular"/>
          <w:sz w:val="22"/>
          <w:szCs w:val="22"/>
        </w:rPr>
        <w:fldChar w:fldCharType="separate"/>
      </w:r>
      <w:r>
        <w:rPr>
          <w:rFonts w:ascii="Avenir Next Condensed Regular" w:hAnsi="Avenir Next Condensed Regular"/>
          <w:sz w:val="22"/>
          <w:szCs w:val="22"/>
        </w:rPr>
        <w:t>16.3</w:t>
      </w:r>
      <w:r w:rsidRPr="00BE0B46">
        <w:rPr>
          <w:rFonts w:ascii="Avenir Next Condensed Regular" w:hAnsi="Avenir Next Condensed Regular"/>
          <w:sz w:val="22"/>
          <w:szCs w:val="22"/>
        </w:rPr>
        <w:fldChar w:fldCharType="end"/>
      </w:r>
      <w:r w:rsidRPr="00BE0B46">
        <w:rPr>
          <w:rFonts w:ascii="Avenir Next Condensed Regular" w:hAnsi="Avenir Next Condensed Regular"/>
          <w:sz w:val="22"/>
          <w:szCs w:val="22"/>
        </w:rPr>
        <w:t xml:space="preserve"> shall, subject to clause</w:t>
      </w:r>
      <w:r w:rsidR="00A77E55">
        <w:rPr>
          <w:rFonts w:ascii="Avenir Next Condensed Regular" w:hAnsi="Avenir Next Condensed Regular"/>
          <w:sz w:val="22"/>
          <w:szCs w:val="22"/>
        </w:rPr>
        <w:t xml:space="preserve"> </w:t>
      </w:r>
      <w:r w:rsidR="00A77E55">
        <w:rPr>
          <w:rFonts w:ascii="Avenir Next Condensed Regular" w:hAnsi="Avenir Next Condensed Regular"/>
          <w:sz w:val="22"/>
          <w:szCs w:val="22"/>
        </w:rPr>
        <w:fldChar w:fldCharType="begin"/>
      </w:r>
      <w:r w:rsidR="00A77E55">
        <w:rPr>
          <w:rFonts w:ascii="Avenir Next Condensed Regular" w:hAnsi="Avenir Next Condensed Regular"/>
          <w:sz w:val="22"/>
          <w:szCs w:val="22"/>
        </w:rPr>
        <w:instrText xml:space="preserve"> REF _Ref248848276 \r \h </w:instrText>
      </w:r>
      <w:r w:rsidR="00A77E55">
        <w:rPr>
          <w:rFonts w:ascii="Avenir Next Condensed Regular" w:hAnsi="Avenir Next Condensed Regular"/>
          <w:sz w:val="22"/>
          <w:szCs w:val="22"/>
        </w:rPr>
      </w:r>
      <w:r w:rsidR="00A77E55">
        <w:rPr>
          <w:rFonts w:ascii="Avenir Next Condensed Regular" w:hAnsi="Avenir Next Condensed Regular"/>
          <w:sz w:val="22"/>
          <w:szCs w:val="22"/>
        </w:rPr>
        <w:fldChar w:fldCharType="separate"/>
      </w:r>
      <w:r w:rsidR="00A77E55">
        <w:rPr>
          <w:rFonts w:ascii="Avenir Next Condensed Regular" w:hAnsi="Avenir Next Condensed Regular"/>
          <w:sz w:val="22"/>
          <w:szCs w:val="22"/>
        </w:rPr>
        <w:t>23</w:t>
      </w:r>
      <w:r w:rsidR="00A77E55">
        <w:rPr>
          <w:rFonts w:ascii="Avenir Next Condensed Regular" w:hAnsi="Avenir Next Condensed Regular"/>
          <w:sz w:val="22"/>
          <w:szCs w:val="22"/>
        </w:rPr>
        <w:fldChar w:fldCharType="end"/>
      </w:r>
      <w:r w:rsidRPr="00BE0B46">
        <w:rPr>
          <w:rFonts w:ascii="Avenir Next Condensed Regular" w:hAnsi="Avenir Next Condensed Regular"/>
          <w:sz w:val="22"/>
          <w:szCs w:val="22"/>
        </w:rPr>
        <w:t>, be kept strictly confidential</w:t>
      </w:r>
      <w:bookmarkEnd w:id="676"/>
      <w:r w:rsidRPr="00BE0B46">
        <w:rPr>
          <w:rFonts w:ascii="Avenir Next Condensed Regular" w:hAnsi="Avenir Next Condensed Regular"/>
          <w:sz w:val="22"/>
          <w:szCs w:val="22"/>
        </w:rPr>
        <w:t>.</w:t>
      </w:r>
    </w:p>
    <w:p w14:paraId="2E9491C7" w14:textId="77777777" w:rsidR="00FE0CCB" w:rsidRPr="00FE0CCB" w:rsidRDefault="00FE0CCB">
      <w:pPr>
        <w:ind w:left="1134" w:hanging="1134"/>
        <w:jc w:val="both"/>
        <w:rPr>
          <w:rFonts w:ascii="Avenir Next Condensed Regular" w:hAnsi="Avenir Next Condensed Regular"/>
          <w:sz w:val="22"/>
          <w:szCs w:val="22"/>
        </w:rPr>
        <w:pPrChange w:id="677" w:author="Tania Johny" w:date="2015-07-29T16:22:00Z">
          <w:pPr>
            <w:jc w:val="both"/>
          </w:pPr>
        </w:pPrChange>
      </w:pPr>
    </w:p>
    <w:p w14:paraId="049DA376" w14:textId="15122E79" w:rsidR="00FE0CCB" w:rsidRDefault="00FE0CCB">
      <w:pPr>
        <w:pStyle w:val="ListParagraph"/>
        <w:numPr>
          <w:ilvl w:val="1"/>
          <w:numId w:val="5"/>
        </w:numPr>
        <w:ind w:left="1134" w:hanging="1134"/>
        <w:jc w:val="both"/>
        <w:rPr>
          <w:rFonts w:ascii="Avenir Next Condensed Regular" w:hAnsi="Avenir Next Condensed Regular"/>
          <w:sz w:val="22"/>
          <w:szCs w:val="22"/>
        </w:rPr>
        <w:pPrChange w:id="678" w:author="Tania Johny" w:date="2015-07-29T16:22:00Z">
          <w:pPr>
            <w:pStyle w:val="ListParagraph"/>
            <w:numPr>
              <w:ilvl w:val="1"/>
              <w:numId w:val="5"/>
            </w:numPr>
            <w:ind w:left="792" w:hanging="432"/>
            <w:jc w:val="both"/>
          </w:pPr>
        </w:pPrChange>
      </w:pPr>
      <w:r w:rsidRPr="00FE0CCB">
        <w:rPr>
          <w:rFonts w:ascii="Avenir Next Condensed Regular" w:hAnsi="Avenir Next Condensed Regular"/>
          <w:sz w:val="22"/>
          <w:szCs w:val="22"/>
        </w:rPr>
        <w:t>A Shareholder which ceases to be a Shareholder shall thereupon hand over to the Company or the relevant Subsidiary all confidential information, documents and correspondence belonging to or relating to the business of the Company or that relevant Subsidiary and shall, if so required by the Company, certify that it has not kept any records or copies thereof.</w:t>
      </w:r>
    </w:p>
    <w:p w14:paraId="00442AEF" w14:textId="77777777" w:rsidR="00FE0CCB" w:rsidRPr="00FE0CCB" w:rsidRDefault="00FE0CCB">
      <w:pPr>
        <w:ind w:left="1134" w:hanging="1134"/>
        <w:jc w:val="both"/>
        <w:rPr>
          <w:rFonts w:ascii="Avenir Next Condensed Regular" w:hAnsi="Avenir Next Condensed Regular"/>
          <w:sz w:val="22"/>
          <w:szCs w:val="22"/>
        </w:rPr>
        <w:pPrChange w:id="679" w:author="Tania Johny" w:date="2015-07-29T16:22:00Z">
          <w:pPr>
            <w:jc w:val="both"/>
          </w:pPr>
        </w:pPrChange>
      </w:pPr>
    </w:p>
    <w:p w14:paraId="50D7C241" w14:textId="542F699C" w:rsidR="00FE0CCB" w:rsidRPr="00FE0CCB" w:rsidRDefault="00FE0CCB">
      <w:pPr>
        <w:pStyle w:val="ListParagraph"/>
        <w:numPr>
          <w:ilvl w:val="0"/>
          <w:numId w:val="5"/>
        </w:numPr>
        <w:ind w:left="1134" w:hanging="1134"/>
        <w:jc w:val="both"/>
        <w:rPr>
          <w:rFonts w:ascii="Avenir Next Condensed Regular" w:hAnsi="Avenir Next Condensed Regular"/>
          <w:b/>
          <w:sz w:val="22"/>
          <w:szCs w:val="22"/>
        </w:rPr>
        <w:pPrChange w:id="680" w:author="Tania Johny" w:date="2015-07-29T16:22:00Z">
          <w:pPr>
            <w:pStyle w:val="ListParagraph"/>
            <w:numPr>
              <w:numId w:val="5"/>
            </w:numPr>
            <w:ind w:left="360" w:hanging="360"/>
            <w:jc w:val="both"/>
          </w:pPr>
        </w:pPrChange>
      </w:pPr>
      <w:bookmarkStart w:id="681" w:name="_Ref299219536"/>
      <w:r w:rsidRPr="00FE0CCB">
        <w:rPr>
          <w:rFonts w:ascii="Avenir Next Condensed Regular" w:hAnsi="Avenir Next Condensed Regular"/>
          <w:b/>
          <w:sz w:val="22"/>
          <w:szCs w:val="22"/>
        </w:rPr>
        <w:t>Interested Shareholders and Claims by or against a Shareholder</w:t>
      </w:r>
      <w:bookmarkEnd w:id="681"/>
    </w:p>
    <w:p w14:paraId="4CFAFFAD" w14:textId="5C17CA09" w:rsidR="00FE0CCB" w:rsidRPr="00FE0CCB" w:rsidRDefault="00FE0CCB">
      <w:pPr>
        <w:ind w:left="1134" w:hanging="1134"/>
        <w:jc w:val="both"/>
        <w:rPr>
          <w:rFonts w:ascii="Avenir Next Condensed Regular" w:hAnsi="Avenir Next Condensed Regular"/>
          <w:sz w:val="22"/>
          <w:szCs w:val="22"/>
        </w:rPr>
        <w:pPrChange w:id="682" w:author="Tania Johny" w:date="2015-07-29T16:22:00Z">
          <w:pPr>
            <w:jc w:val="both"/>
          </w:pPr>
        </w:pPrChange>
      </w:pPr>
    </w:p>
    <w:p w14:paraId="39F376BD" w14:textId="4BF1B837" w:rsidR="00FE0CCB" w:rsidRDefault="00330F72">
      <w:pPr>
        <w:pStyle w:val="ListParagraph"/>
        <w:numPr>
          <w:ilvl w:val="1"/>
          <w:numId w:val="5"/>
        </w:numPr>
        <w:ind w:left="1134" w:hanging="1134"/>
        <w:jc w:val="both"/>
        <w:rPr>
          <w:rFonts w:ascii="Avenir Next Condensed Regular" w:hAnsi="Avenir Next Condensed Regular"/>
          <w:sz w:val="22"/>
          <w:szCs w:val="22"/>
        </w:rPr>
        <w:pPrChange w:id="683" w:author="Tania Johny" w:date="2015-07-29T16:22:00Z">
          <w:pPr>
            <w:pStyle w:val="ListParagraph"/>
            <w:numPr>
              <w:ilvl w:val="1"/>
              <w:numId w:val="5"/>
            </w:numPr>
            <w:ind w:left="792" w:hanging="432"/>
            <w:jc w:val="both"/>
          </w:pPr>
        </w:pPrChange>
      </w:pPr>
      <w:r w:rsidRPr="00330F72">
        <w:rPr>
          <w:rFonts w:ascii="Avenir Next Condensed Regular" w:hAnsi="Avenir Next Condensed Regular"/>
          <w:sz w:val="22"/>
          <w:szCs w:val="22"/>
        </w:rPr>
        <w:t xml:space="preserve">Each Shareholder agrees that save as otherwise provided in this Agreement, in relation to any agreement with any </w:t>
      </w:r>
      <w:r w:rsidR="00BB4CCD">
        <w:rPr>
          <w:rFonts w:ascii="Avenir Next Condensed Regular" w:hAnsi="Avenir Next Condensed Regular"/>
          <w:sz w:val="22"/>
          <w:szCs w:val="22"/>
        </w:rPr>
        <w:t>Group</w:t>
      </w:r>
      <w:r w:rsidR="00BB4CCD" w:rsidRPr="00330F72">
        <w:rPr>
          <w:rFonts w:ascii="Avenir Next Condensed Regular" w:hAnsi="Avenir Next Condensed Regular"/>
          <w:sz w:val="22"/>
          <w:szCs w:val="22"/>
        </w:rPr>
        <w:t xml:space="preserve"> </w:t>
      </w:r>
      <w:r w:rsidRPr="00330F72">
        <w:rPr>
          <w:rFonts w:ascii="Avenir Next Condensed Regular" w:hAnsi="Avenir Next Condensed Regular"/>
          <w:sz w:val="22"/>
          <w:szCs w:val="22"/>
        </w:rPr>
        <w:t xml:space="preserve">Company to which a Shareholder or a member of a Shareholder's Group is a party or proposed party (an </w:t>
      </w:r>
      <w:r w:rsidRPr="00330F72">
        <w:rPr>
          <w:rFonts w:ascii="Avenir Next Condensed Regular" w:hAnsi="Avenir Next Condensed Regular"/>
          <w:b/>
          <w:sz w:val="22"/>
          <w:szCs w:val="22"/>
        </w:rPr>
        <w:t>Interested Shareholder</w:t>
      </w:r>
      <w:r w:rsidRPr="00330F72">
        <w:rPr>
          <w:rFonts w:ascii="Avenir Next Condensed Regular" w:hAnsi="Avenir Next Condensed Regular"/>
          <w:sz w:val="22"/>
          <w:szCs w:val="22"/>
        </w:rPr>
        <w:t xml:space="preserve"> and a </w:t>
      </w:r>
      <w:r w:rsidRPr="00330F72">
        <w:rPr>
          <w:rFonts w:ascii="Avenir Next Condensed Regular" w:hAnsi="Avenir Next Condensed Regular"/>
          <w:b/>
          <w:sz w:val="22"/>
          <w:szCs w:val="22"/>
        </w:rPr>
        <w:t>Relevant Agreement</w:t>
      </w:r>
      <w:r w:rsidRPr="00330F72">
        <w:rPr>
          <w:rFonts w:ascii="Avenir Next Condensed Regular" w:hAnsi="Avenir Next Condensed Regular"/>
          <w:sz w:val="22"/>
          <w:szCs w:val="22"/>
        </w:rPr>
        <w:t xml:space="preserve"> respectively), the acts of the relevant </w:t>
      </w:r>
      <w:r w:rsidR="00BB4CCD">
        <w:rPr>
          <w:rFonts w:ascii="Avenir Next Condensed Regular" w:hAnsi="Avenir Next Condensed Regular"/>
          <w:sz w:val="22"/>
          <w:szCs w:val="22"/>
        </w:rPr>
        <w:t>Group</w:t>
      </w:r>
      <w:r w:rsidRPr="00330F72">
        <w:rPr>
          <w:rFonts w:ascii="Avenir Next Condensed Regular" w:hAnsi="Avenir Next Condensed Regular"/>
          <w:sz w:val="22"/>
          <w:szCs w:val="22"/>
        </w:rPr>
        <w:t xml:space="preserve"> Company relating to</w:t>
      </w:r>
      <w:r>
        <w:rPr>
          <w:rFonts w:ascii="Avenir Next Condensed Regular" w:hAnsi="Avenir Next Condensed Regular"/>
          <w:sz w:val="22"/>
          <w:szCs w:val="22"/>
        </w:rPr>
        <w:t xml:space="preserve"> </w:t>
      </w:r>
      <w:r w:rsidRPr="00330F72">
        <w:rPr>
          <w:rFonts w:ascii="Avenir Next Condensed Regular" w:hAnsi="Avenir Next Condensed Regular"/>
          <w:sz w:val="22"/>
          <w:szCs w:val="22"/>
        </w:rPr>
        <w:t>the entry into, variation of and exercise of termination or other rights under or in connection with any such Relevant Agreement; and</w:t>
      </w:r>
      <w:r>
        <w:rPr>
          <w:rFonts w:ascii="Avenir Next Condensed Regular" w:hAnsi="Avenir Next Condensed Regular"/>
          <w:sz w:val="22"/>
          <w:szCs w:val="22"/>
        </w:rPr>
        <w:t xml:space="preserve"> </w:t>
      </w:r>
      <w:r w:rsidRPr="00330F72">
        <w:rPr>
          <w:rFonts w:ascii="Avenir Next Condensed Regular" w:hAnsi="Avenir Next Condensed Regular"/>
          <w:sz w:val="22"/>
          <w:szCs w:val="22"/>
        </w:rPr>
        <w:t>all matters relating to any disputes or potential disputes in connection with any such Relevant Agreement,</w:t>
      </w:r>
      <w:r>
        <w:rPr>
          <w:rFonts w:ascii="Avenir Next Condensed Regular" w:hAnsi="Avenir Next Condensed Regular"/>
          <w:sz w:val="22"/>
          <w:szCs w:val="22"/>
        </w:rPr>
        <w:t xml:space="preserve"> </w:t>
      </w:r>
      <w:r w:rsidRPr="00330F72">
        <w:rPr>
          <w:rFonts w:ascii="Avenir Next Condensed Regular" w:hAnsi="Avenir Next Condensed Regular"/>
          <w:sz w:val="22"/>
          <w:szCs w:val="22"/>
        </w:rPr>
        <w:t xml:space="preserve">shall be dealt with by the other Shareholder and the Interested Shareholder (and any director of any </w:t>
      </w:r>
      <w:r w:rsidR="00BB4CCD">
        <w:rPr>
          <w:rFonts w:ascii="Avenir Next Condensed Regular" w:hAnsi="Avenir Next Condensed Regular"/>
          <w:sz w:val="22"/>
          <w:szCs w:val="22"/>
        </w:rPr>
        <w:t>Group</w:t>
      </w:r>
      <w:r w:rsidRPr="00330F72">
        <w:rPr>
          <w:rFonts w:ascii="Avenir Next Condensed Regular" w:hAnsi="Avenir Next Condensed Regular"/>
          <w:sz w:val="22"/>
          <w:szCs w:val="22"/>
        </w:rPr>
        <w:t xml:space="preserve"> Company appointed by the Interested Shareholder) shall be excluded from all decisions relating thereto, shall not be entitled to exercise any votes on any resolutions proposed in connection therewith and shall not be entitled to receive any information containing or referring to legal advice received by the relevant </w:t>
      </w:r>
      <w:r w:rsidR="00BB4CCD">
        <w:rPr>
          <w:rFonts w:ascii="Avenir Next Condensed Regular" w:hAnsi="Avenir Next Condensed Regular"/>
          <w:sz w:val="22"/>
          <w:szCs w:val="22"/>
        </w:rPr>
        <w:t>Group</w:t>
      </w:r>
      <w:r w:rsidRPr="00330F72">
        <w:rPr>
          <w:rFonts w:ascii="Avenir Next Condensed Regular" w:hAnsi="Avenir Next Condensed Regular"/>
          <w:sz w:val="22"/>
          <w:szCs w:val="22"/>
        </w:rPr>
        <w:t xml:space="preserve"> Company in connection therewith, provided always that the Interested Shareholder (and its appointed directors) shall be permitted to attend and speak at any Board Meeting or meeting of the Shareholders held to consider any matter contemplated by this clause</w:t>
      </w:r>
      <w:r w:rsidR="00FC4B32">
        <w:rPr>
          <w:rFonts w:ascii="Avenir Next Condensed Regular" w:hAnsi="Avenir Next Condensed Regular"/>
          <w:sz w:val="22"/>
          <w:szCs w:val="22"/>
        </w:rPr>
        <w:fldChar w:fldCharType="begin"/>
      </w:r>
      <w:r w:rsidR="00FC4B32">
        <w:rPr>
          <w:rFonts w:ascii="Avenir Next Condensed Regular" w:hAnsi="Avenir Next Condensed Regular"/>
          <w:sz w:val="22"/>
          <w:szCs w:val="22"/>
        </w:rPr>
        <w:instrText xml:space="preserve"> REF _Ref299219536 \r \h </w:instrText>
      </w:r>
      <w:r w:rsidR="00FC4B32">
        <w:rPr>
          <w:rFonts w:ascii="Avenir Next Condensed Regular" w:hAnsi="Avenir Next Condensed Regular"/>
          <w:sz w:val="22"/>
          <w:szCs w:val="22"/>
        </w:rPr>
      </w:r>
      <w:r w:rsidR="00FC4B32">
        <w:rPr>
          <w:rFonts w:ascii="Avenir Next Condensed Regular" w:hAnsi="Avenir Next Condensed Regular"/>
          <w:sz w:val="22"/>
          <w:szCs w:val="22"/>
        </w:rPr>
        <w:fldChar w:fldCharType="separate"/>
      </w:r>
      <w:r w:rsidR="00FC4B32">
        <w:rPr>
          <w:rFonts w:ascii="Avenir Next Condensed Regular" w:hAnsi="Avenir Next Condensed Regular"/>
          <w:sz w:val="22"/>
          <w:szCs w:val="22"/>
        </w:rPr>
        <w:t>17</w:t>
      </w:r>
      <w:r w:rsidR="00FC4B32">
        <w:rPr>
          <w:rFonts w:ascii="Avenir Next Condensed Regular" w:hAnsi="Avenir Next Condensed Regular"/>
          <w:sz w:val="22"/>
          <w:szCs w:val="22"/>
        </w:rPr>
        <w:fldChar w:fldCharType="end"/>
      </w:r>
      <w:r w:rsidRPr="00330F72">
        <w:rPr>
          <w:rFonts w:ascii="Avenir Next Condensed Regular" w:hAnsi="Avenir Next Condensed Regular"/>
          <w:sz w:val="22"/>
          <w:szCs w:val="22"/>
        </w:rPr>
        <w:t>.</w:t>
      </w:r>
    </w:p>
    <w:p w14:paraId="44F640FD" w14:textId="103C7253" w:rsidR="00330F72" w:rsidRPr="00330F72" w:rsidRDefault="00330F72">
      <w:pPr>
        <w:ind w:left="1134" w:hanging="1134"/>
        <w:jc w:val="both"/>
        <w:rPr>
          <w:rFonts w:ascii="Avenir Next Condensed Regular" w:hAnsi="Avenir Next Condensed Regular"/>
          <w:sz w:val="22"/>
          <w:szCs w:val="22"/>
        </w:rPr>
        <w:pPrChange w:id="684" w:author="Tania Johny" w:date="2015-07-29T16:22:00Z">
          <w:pPr>
            <w:jc w:val="both"/>
          </w:pPr>
        </w:pPrChange>
      </w:pPr>
    </w:p>
    <w:p w14:paraId="36280EB1" w14:textId="1C6B6C9F" w:rsidR="00330F72" w:rsidRDefault="0000661B">
      <w:pPr>
        <w:pStyle w:val="ListParagraph"/>
        <w:numPr>
          <w:ilvl w:val="1"/>
          <w:numId w:val="5"/>
        </w:numPr>
        <w:ind w:left="1134" w:hanging="1134"/>
        <w:jc w:val="both"/>
        <w:rPr>
          <w:rFonts w:ascii="Avenir Next Condensed Regular" w:hAnsi="Avenir Next Condensed Regular"/>
          <w:sz w:val="22"/>
          <w:szCs w:val="22"/>
        </w:rPr>
        <w:pPrChange w:id="685" w:author="Tania Johny" w:date="2015-07-29T16:22:00Z">
          <w:pPr>
            <w:pStyle w:val="ListParagraph"/>
            <w:numPr>
              <w:ilvl w:val="1"/>
              <w:numId w:val="5"/>
            </w:numPr>
            <w:ind w:left="792" w:hanging="432"/>
            <w:jc w:val="both"/>
          </w:pPr>
        </w:pPrChange>
      </w:pPr>
      <w:r>
        <w:rPr>
          <w:rFonts w:ascii="Avenir Next Condensed Regular" w:hAnsi="Avenir Next Condensed Regular"/>
          <w:sz w:val="22"/>
          <w:szCs w:val="22"/>
        </w:rPr>
        <w:t>W</w:t>
      </w:r>
      <w:r w:rsidR="007551F4" w:rsidRPr="007551F4">
        <w:rPr>
          <w:rFonts w:ascii="Avenir Next Condensed Regular" w:hAnsi="Avenir Next Condensed Regular"/>
          <w:sz w:val="22"/>
          <w:szCs w:val="22"/>
        </w:rPr>
        <w:t xml:space="preserve">here </w:t>
      </w:r>
      <w:r>
        <w:rPr>
          <w:rFonts w:ascii="Avenir Next Condensed Regular" w:hAnsi="Avenir Next Condensed Regular"/>
          <w:sz w:val="22"/>
          <w:szCs w:val="22"/>
        </w:rPr>
        <w:t>any</w:t>
      </w:r>
      <w:r w:rsidR="007551F4" w:rsidRPr="007551F4">
        <w:rPr>
          <w:rFonts w:ascii="Avenir Next Condensed Regular" w:hAnsi="Avenir Next Condensed Regular"/>
          <w:sz w:val="22"/>
          <w:szCs w:val="22"/>
        </w:rPr>
        <w:t xml:space="preserve"> of the Shareholders or any member of its Group asserts any claim against any </w:t>
      </w:r>
      <w:r w:rsidR="00BB4CCD">
        <w:rPr>
          <w:rFonts w:ascii="Avenir Next Condensed Regular" w:hAnsi="Avenir Next Condensed Regular"/>
          <w:sz w:val="22"/>
          <w:szCs w:val="22"/>
        </w:rPr>
        <w:t>Group</w:t>
      </w:r>
      <w:r w:rsidR="007551F4" w:rsidRPr="007551F4">
        <w:rPr>
          <w:rFonts w:ascii="Avenir Next Condensed Regular" w:hAnsi="Avenir Next Condensed Regular"/>
          <w:sz w:val="22"/>
          <w:szCs w:val="22"/>
        </w:rPr>
        <w:t xml:space="preserve"> Company (whether under this Agreement or otherwise), the </w:t>
      </w:r>
      <w:r>
        <w:rPr>
          <w:rFonts w:ascii="Avenir Next Condensed Regular" w:hAnsi="Avenir Next Condensed Regular"/>
          <w:sz w:val="22"/>
          <w:szCs w:val="22"/>
        </w:rPr>
        <w:t>other</w:t>
      </w:r>
      <w:r w:rsidR="007551F4" w:rsidRPr="007551F4">
        <w:rPr>
          <w:rFonts w:ascii="Avenir Next Condensed Regular" w:hAnsi="Avenir Next Condensed Regular"/>
          <w:sz w:val="22"/>
          <w:szCs w:val="22"/>
        </w:rPr>
        <w:t xml:space="preserve"> Shareholder</w:t>
      </w:r>
      <w:r>
        <w:rPr>
          <w:rFonts w:ascii="Avenir Next Condensed Regular" w:hAnsi="Avenir Next Condensed Regular"/>
          <w:sz w:val="22"/>
          <w:szCs w:val="22"/>
        </w:rPr>
        <w:t>s</w:t>
      </w:r>
      <w:r w:rsidR="007551F4" w:rsidRPr="007551F4">
        <w:rPr>
          <w:rFonts w:ascii="Avenir Next Condensed Regular" w:hAnsi="Avenir Next Condensed Regular"/>
          <w:sz w:val="22"/>
          <w:szCs w:val="22"/>
        </w:rPr>
        <w:t xml:space="preserve"> shall be entitled to defend such claim in the name and at the expense of the relevant </w:t>
      </w:r>
      <w:r w:rsidR="00BB4CCD">
        <w:rPr>
          <w:rFonts w:ascii="Avenir Next Condensed Regular" w:hAnsi="Avenir Next Condensed Regular"/>
          <w:sz w:val="22"/>
          <w:szCs w:val="22"/>
        </w:rPr>
        <w:t>Group</w:t>
      </w:r>
      <w:r>
        <w:rPr>
          <w:rFonts w:ascii="Avenir Next Condensed Regular" w:hAnsi="Avenir Next Condensed Regular"/>
          <w:sz w:val="22"/>
          <w:szCs w:val="22"/>
        </w:rPr>
        <w:t xml:space="preserve"> Company without the claiming’s</w:t>
      </w:r>
      <w:r w:rsidR="007551F4" w:rsidRPr="007551F4">
        <w:rPr>
          <w:rFonts w:ascii="Avenir Next Condensed Regular" w:hAnsi="Avenir Next Condensed Regular"/>
          <w:sz w:val="22"/>
          <w:szCs w:val="22"/>
        </w:rPr>
        <w:t xml:space="preserve"> Shareholder’s further authority.</w:t>
      </w:r>
    </w:p>
    <w:p w14:paraId="5047C7FD" w14:textId="77777777" w:rsidR="007551F4" w:rsidRPr="007551F4" w:rsidRDefault="007551F4">
      <w:pPr>
        <w:ind w:left="1134" w:hanging="1134"/>
        <w:jc w:val="both"/>
        <w:rPr>
          <w:rFonts w:ascii="Avenir Next Condensed Regular" w:hAnsi="Avenir Next Condensed Regular"/>
          <w:sz w:val="22"/>
          <w:szCs w:val="22"/>
        </w:rPr>
        <w:pPrChange w:id="686" w:author="Tania Johny" w:date="2015-07-29T16:22:00Z">
          <w:pPr>
            <w:jc w:val="both"/>
          </w:pPr>
        </w:pPrChange>
      </w:pPr>
    </w:p>
    <w:p w14:paraId="1C3C4C4C" w14:textId="15E9134D" w:rsidR="007551F4" w:rsidRDefault="0000661B">
      <w:pPr>
        <w:pStyle w:val="ListParagraph"/>
        <w:numPr>
          <w:ilvl w:val="1"/>
          <w:numId w:val="5"/>
        </w:numPr>
        <w:ind w:left="1134" w:hanging="1134"/>
        <w:jc w:val="both"/>
        <w:rPr>
          <w:rFonts w:ascii="Avenir Next Condensed Regular" w:hAnsi="Avenir Next Condensed Regular"/>
          <w:sz w:val="22"/>
          <w:szCs w:val="22"/>
        </w:rPr>
        <w:pPrChange w:id="687" w:author="Tania Johny" w:date="2015-07-29T16:22:00Z">
          <w:pPr>
            <w:pStyle w:val="ListParagraph"/>
            <w:numPr>
              <w:ilvl w:val="1"/>
              <w:numId w:val="5"/>
            </w:numPr>
            <w:ind w:left="792" w:hanging="432"/>
            <w:jc w:val="both"/>
          </w:pPr>
        </w:pPrChange>
      </w:pPr>
      <w:r>
        <w:rPr>
          <w:rFonts w:ascii="Avenir Next Condensed Regular" w:hAnsi="Avenir Next Condensed Regular"/>
          <w:sz w:val="22"/>
          <w:szCs w:val="22"/>
        </w:rPr>
        <w:t>W</w:t>
      </w:r>
      <w:r w:rsidR="007551F4" w:rsidRPr="007551F4">
        <w:rPr>
          <w:rFonts w:ascii="Avenir Next Condensed Regular" w:hAnsi="Avenir Next Condensed Regular"/>
          <w:sz w:val="22"/>
          <w:szCs w:val="22"/>
        </w:rPr>
        <w:t xml:space="preserve">here either of the Shareholders asserts that any </w:t>
      </w:r>
      <w:r w:rsidR="00BB4CCD">
        <w:rPr>
          <w:rFonts w:ascii="Avenir Next Condensed Regular" w:hAnsi="Avenir Next Condensed Regular"/>
          <w:sz w:val="22"/>
          <w:szCs w:val="22"/>
        </w:rPr>
        <w:t>Group</w:t>
      </w:r>
      <w:r w:rsidR="007551F4" w:rsidRPr="007551F4">
        <w:rPr>
          <w:rFonts w:ascii="Avenir Next Condensed Regular" w:hAnsi="Avenir Next Condensed Regular"/>
          <w:sz w:val="22"/>
          <w:szCs w:val="22"/>
        </w:rPr>
        <w:t xml:space="preserve"> Company has any claim against the other Shareholder or any member of its Group, the Shareholder so asserting shall be entitled to pursue such claim in the name and at the expense of the relevant </w:t>
      </w:r>
      <w:r w:rsidR="00BB4CCD">
        <w:rPr>
          <w:rFonts w:ascii="Avenir Next Condensed Regular" w:hAnsi="Avenir Next Condensed Regular"/>
          <w:sz w:val="22"/>
          <w:szCs w:val="22"/>
        </w:rPr>
        <w:t>Group</w:t>
      </w:r>
      <w:r w:rsidR="007551F4" w:rsidRPr="007551F4">
        <w:rPr>
          <w:rFonts w:ascii="Avenir Next Condensed Regular" w:hAnsi="Avenir Next Condensed Regular"/>
          <w:sz w:val="22"/>
          <w:szCs w:val="22"/>
        </w:rPr>
        <w:t xml:space="preserve"> Company without the other Shareholder's further authority.</w:t>
      </w:r>
    </w:p>
    <w:p w14:paraId="1CC79E21" w14:textId="77777777" w:rsidR="00F46190" w:rsidRPr="00F46190" w:rsidRDefault="00F46190">
      <w:pPr>
        <w:ind w:left="1134" w:hanging="1134"/>
        <w:jc w:val="both"/>
        <w:rPr>
          <w:rFonts w:ascii="Avenir Next Condensed Regular" w:hAnsi="Avenir Next Condensed Regular"/>
          <w:sz w:val="22"/>
          <w:szCs w:val="22"/>
        </w:rPr>
        <w:pPrChange w:id="688" w:author="Tania Johny" w:date="2015-07-29T16:22:00Z">
          <w:pPr>
            <w:jc w:val="both"/>
          </w:pPr>
        </w:pPrChange>
      </w:pPr>
    </w:p>
    <w:p w14:paraId="0B35749F" w14:textId="67F1D6DD" w:rsidR="00F46190" w:rsidRPr="00F46190" w:rsidRDefault="00F46190">
      <w:pPr>
        <w:pStyle w:val="ListParagraph"/>
        <w:numPr>
          <w:ilvl w:val="0"/>
          <w:numId w:val="5"/>
        </w:numPr>
        <w:ind w:left="1134" w:hanging="1134"/>
        <w:jc w:val="both"/>
        <w:rPr>
          <w:rFonts w:ascii="Avenir Next Condensed Regular" w:hAnsi="Avenir Next Condensed Regular"/>
          <w:b/>
          <w:sz w:val="22"/>
          <w:szCs w:val="22"/>
        </w:rPr>
        <w:pPrChange w:id="689" w:author="Tania Johny" w:date="2015-07-29T16:22:00Z">
          <w:pPr>
            <w:pStyle w:val="ListParagraph"/>
            <w:numPr>
              <w:numId w:val="5"/>
            </w:numPr>
            <w:ind w:left="360" w:hanging="360"/>
            <w:jc w:val="both"/>
          </w:pPr>
        </w:pPrChange>
      </w:pPr>
      <w:r w:rsidRPr="00F46190">
        <w:rPr>
          <w:rFonts w:ascii="Avenir Next Condensed Regular" w:hAnsi="Avenir Next Condensed Regular"/>
          <w:b/>
          <w:sz w:val="22"/>
          <w:szCs w:val="22"/>
        </w:rPr>
        <w:t>Parties Bound</w:t>
      </w:r>
    </w:p>
    <w:p w14:paraId="25F5F62D" w14:textId="16CEE08E" w:rsidR="00F46190" w:rsidRPr="00F46190" w:rsidRDefault="00F46190">
      <w:pPr>
        <w:ind w:left="1134" w:hanging="1134"/>
        <w:jc w:val="both"/>
        <w:rPr>
          <w:rFonts w:ascii="Avenir Next Condensed Regular" w:hAnsi="Avenir Next Condensed Regular"/>
          <w:sz w:val="22"/>
          <w:szCs w:val="22"/>
        </w:rPr>
        <w:pPrChange w:id="690" w:author="Tania Johny" w:date="2015-07-29T16:22:00Z">
          <w:pPr>
            <w:jc w:val="both"/>
          </w:pPr>
        </w:pPrChange>
      </w:pPr>
    </w:p>
    <w:p w14:paraId="43CCD72B" w14:textId="500D3879" w:rsidR="00F46190" w:rsidRDefault="00375193">
      <w:pPr>
        <w:pStyle w:val="ListParagraph"/>
        <w:numPr>
          <w:ilvl w:val="1"/>
          <w:numId w:val="5"/>
        </w:numPr>
        <w:ind w:left="1134" w:hanging="1134"/>
        <w:jc w:val="both"/>
        <w:rPr>
          <w:rFonts w:ascii="Avenir Next Condensed Regular" w:hAnsi="Avenir Next Condensed Regular"/>
          <w:sz w:val="22"/>
          <w:szCs w:val="22"/>
        </w:rPr>
        <w:pPrChange w:id="691" w:author="Tania Johny" w:date="2015-07-29T16:22:00Z">
          <w:pPr>
            <w:pStyle w:val="ListParagraph"/>
            <w:numPr>
              <w:ilvl w:val="1"/>
              <w:numId w:val="5"/>
            </w:numPr>
            <w:ind w:left="792" w:hanging="432"/>
            <w:jc w:val="both"/>
          </w:pPr>
        </w:pPrChange>
      </w:pPr>
      <w:r w:rsidRPr="00375193">
        <w:rPr>
          <w:rFonts w:ascii="Avenir Next Condensed Regular" w:hAnsi="Avenir Next Condensed Regular"/>
          <w:sz w:val="22"/>
          <w:szCs w:val="22"/>
        </w:rPr>
        <w:t>The Company undertakes with each of the Shareholders to be bound by and comply with the terms and conditions of this Agreement insofar as the same relate to the Company and to act in all respects as contemplated by this Agreement.</w:t>
      </w:r>
    </w:p>
    <w:p w14:paraId="6FCD0798" w14:textId="312B5AC8" w:rsidR="00375193" w:rsidRPr="00375193" w:rsidRDefault="00375193">
      <w:pPr>
        <w:ind w:left="1134" w:hanging="1134"/>
        <w:jc w:val="both"/>
        <w:rPr>
          <w:rFonts w:ascii="Avenir Next Condensed Regular" w:hAnsi="Avenir Next Condensed Regular"/>
          <w:sz w:val="22"/>
          <w:szCs w:val="22"/>
        </w:rPr>
        <w:pPrChange w:id="692" w:author="Tania Johny" w:date="2015-07-29T16:22:00Z">
          <w:pPr>
            <w:jc w:val="both"/>
          </w:pPr>
        </w:pPrChange>
      </w:pPr>
    </w:p>
    <w:p w14:paraId="27A93AF8" w14:textId="1E2014D2" w:rsidR="00375193" w:rsidRDefault="009A2C1E">
      <w:pPr>
        <w:pStyle w:val="ListParagraph"/>
        <w:numPr>
          <w:ilvl w:val="1"/>
          <w:numId w:val="5"/>
        </w:numPr>
        <w:ind w:left="1134" w:hanging="1134"/>
        <w:jc w:val="both"/>
        <w:rPr>
          <w:rFonts w:ascii="Avenir Next Condensed Regular" w:hAnsi="Avenir Next Condensed Regular"/>
          <w:sz w:val="22"/>
          <w:szCs w:val="22"/>
        </w:rPr>
        <w:pPrChange w:id="693" w:author="Tania Johny" w:date="2015-07-29T16:24:00Z">
          <w:pPr>
            <w:pStyle w:val="ListParagraph"/>
            <w:numPr>
              <w:ilvl w:val="1"/>
              <w:numId w:val="5"/>
            </w:numPr>
            <w:ind w:left="792" w:hanging="432"/>
            <w:jc w:val="both"/>
          </w:pPr>
        </w:pPrChange>
      </w:pPr>
      <w:r w:rsidRPr="009A2C1E">
        <w:rPr>
          <w:rFonts w:ascii="Avenir Next Condensed Regular" w:hAnsi="Avenir Next Condensed Regular"/>
          <w:sz w:val="22"/>
          <w:szCs w:val="22"/>
        </w:rPr>
        <w:t>Each of the Shareholders undertakes with the other to:</w:t>
      </w:r>
    </w:p>
    <w:p w14:paraId="4D836824" w14:textId="77777777" w:rsidR="009A2C1E" w:rsidRPr="009A2C1E" w:rsidRDefault="009A2C1E">
      <w:pPr>
        <w:ind w:left="1134" w:hanging="1134"/>
        <w:jc w:val="both"/>
        <w:rPr>
          <w:rFonts w:ascii="Avenir Next Condensed Regular" w:hAnsi="Avenir Next Condensed Regular"/>
          <w:sz w:val="22"/>
          <w:szCs w:val="22"/>
        </w:rPr>
        <w:pPrChange w:id="694" w:author="Tania Johny" w:date="2015-07-29T16:24:00Z">
          <w:pPr>
            <w:jc w:val="both"/>
          </w:pPr>
        </w:pPrChange>
      </w:pPr>
    </w:p>
    <w:p w14:paraId="4B88787E" w14:textId="263C5A8B" w:rsidR="009A2C1E" w:rsidRDefault="009A2C1E">
      <w:pPr>
        <w:pStyle w:val="ListParagraph"/>
        <w:numPr>
          <w:ilvl w:val="2"/>
          <w:numId w:val="5"/>
        </w:numPr>
        <w:ind w:left="1134" w:hanging="1134"/>
        <w:jc w:val="both"/>
        <w:rPr>
          <w:rFonts w:ascii="Avenir Next Condensed Regular" w:hAnsi="Avenir Next Condensed Regular"/>
          <w:sz w:val="22"/>
          <w:szCs w:val="22"/>
        </w:rPr>
        <w:pPrChange w:id="695" w:author="Tania Johny" w:date="2015-07-29T16:24:00Z">
          <w:pPr>
            <w:pStyle w:val="ListParagraph"/>
            <w:numPr>
              <w:ilvl w:val="2"/>
              <w:numId w:val="5"/>
            </w:numPr>
            <w:ind w:left="1224" w:hanging="504"/>
            <w:jc w:val="both"/>
          </w:pPr>
        </w:pPrChange>
      </w:pPr>
      <w:r w:rsidRPr="009A2C1E">
        <w:rPr>
          <w:rFonts w:ascii="Avenir Next Condensed Regular" w:hAnsi="Avenir Next Condensed Regular"/>
          <w:sz w:val="22"/>
          <w:szCs w:val="22"/>
        </w:rPr>
        <w:lastRenderedPageBreak/>
        <w:t>exercise its powers in relation to the Company in a manner consistent with ensuring that the Company fully and promptly observes, performs and complies with its obligations under this Agreement;</w:t>
      </w:r>
    </w:p>
    <w:p w14:paraId="03DA133E" w14:textId="447F7DF4" w:rsidR="009A2C1E" w:rsidRPr="009A2C1E" w:rsidRDefault="009A2C1E">
      <w:pPr>
        <w:ind w:left="1134" w:hanging="1134"/>
        <w:jc w:val="both"/>
        <w:rPr>
          <w:rFonts w:ascii="Avenir Next Condensed Regular" w:hAnsi="Avenir Next Condensed Regular"/>
          <w:sz w:val="22"/>
          <w:szCs w:val="22"/>
        </w:rPr>
        <w:pPrChange w:id="696" w:author="Tania Johny" w:date="2015-07-29T16:24:00Z">
          <w:pPr>
            <w:jc w:val="both"/>
          </w:pPr>
        </w:pPrChange>
      </w:pPr>
    </w:p>
    <w:p w14:paraId="6020E393" w14:textId="2D76C8E3" w:rsidR="009A2C1E" w:rsidRDefault="009A2C1E">
      <w:pPr>
        <w:pStyle w:val="ListParagraph"/>
        <w:numPr>
          <w:ilvl w:val="2"/>
          <w:numId w:val="5"/>
        </w:numPr>
        <w:ind w:left="1134" w:hanging="1134"/>
        <w:jc w:val="both"/>
        <w:rPr>
          <w:rFonts w:ascii="Avenir Next Condensed Regular" w:hAnsi="Avenir Next Condensed Regular"/>
          <w:sz w:val="22"/>
          <w:szCs w:val="22"/>
        </w:rPr>
        <w:pPrChange w:id="697" w:author="Tania Johny" w:date="2015-07-29T16:24:00Z">
          <w:pPr>
            <w:pStyle w:val="ListParagraph"/>
            <w:numPr>
              <w:ilvl w:val="2"/>
              <w:numId w:val="5"/>
            </w:numPr>
            <w:ind w:left="1224" w:hanging="504"/>
            <w:jc w:val="both"/>
          </w:pPr>
        </w:pPrChange>
      </w:pPr>
      <w:r w:rsidRPr="009A2C1E">
        <w:rPr>
          <w:rFonts w:ascii="Avenir Next Condensed Regular" w:hAnsi="Avenir Next Condensed Regular"/>
          <w:sz w:val="22"/>
          <w:szCs w:val="22"/>
        </w:rPr>
        <w:t>exercise its rights as a Shareholder in a manner consistent with this Agreement;</w:t>
      </w:r>
    </w:p>
    <w:p w14:paraId="52F1C12A" w14:textId="77777777" w:rsidR="009A2C1E" w:rsidRPr="009A2C1E" w:rsidRDefault="009A2C1E">
      <w:pPr>
        <w:ind w:left="1134" w:hanging="1134"/>
        <w:jc w:val="both"/>
        <w:rPr>
          <w:rFonts w:ascii="Avenir Next Condensed Regular" w:hAnsi="Avenir Next Condensed Regular"/>
          <w:sz w:val="22"/>
          <w:szCs w:val="22"/>
        </w:rPr>
        <w:pPrChange w:id="698" w:author="Tania Johny" w:date="2015-07-29T16:24:00Z">
          <w:pPr>
            <w:jc w:val="both"/>
          </w:pPr>
        </w:pPrChange>
      </w:pPr>
    </w:p>
    <w:p w14:paraId="0C4BCC85" w14:textId="661014C1" w:rsidR="009A2C1E" w:rsidRDefault="009A2C1E">
      <w:pPr>
        <w:pStyle w:val="ListParagraph"/>
        <w:numPr>
          <w:ilvl w:val="2"/>
          <w:numId w:val="5"/>
        </w:numPr>
        <w:ind w:left="1134" w:hanging="1134"/>
        <w:jc w:val="both"/>
        <w:rPr>
          <w:rFonts w:ascii="Avenir Next Condensed Regular" w:hAnsi="Avenir Next Condensed Regular"/>
          <w:sz w:val="22"/>
          <w:szCs w:val="22"/>
        </w:rPr>
        <w:pPrChange w:id="699" w:author="Tania Johny" w:date="2015-07-29T16:24:00Z">
          <w:pPr>
            <w:pStyle w:val="ListParagraph"/>
            <w:numPr>
              <w:ilvl w:val="2"/>
              <w:numId w:val="5"/>
            </w:numPr>
            <w:ind w:left="1224" w:hanging="504"/>
            <w:jc w:val="both"/>
          </w:pPr>
        </w:pPrChange>
      </w:pPr>
      <w:r w:rsidRPr="009A2C1E">
        <w:rPr>
          <w:rFonts w:ascii="Avenir Next Condensed Regular" w:hAnsi="Avenir Next Condensed Regular"/>
          <w:sz w:val="22"/>
          <w:szCs w:val="22"/>
        </w:rPr>
        <w:t>exercise all voting and other rights and powers vested in or available to it in a manner consistent with procuring the convening of all meetings, the passing of all resolutions and the taking of all steps necessary or desirable to give effect to the terms of this Agreement and the rights and obligations of the Parties set out in this Agreement; and</w:t>
      </w:r>
    </w:p>
    <w:p w14:paraId="4DC7F5B7" w14:textId="77777777" w:rsidR="009A2C1E" w:rsidRPr="009A2C1E" w:rsidRDefault="009A2C1E">
      <w:pPr>
        <w:ind w:left="1134" w:hanging="1134"/>
        <w:jc w:val="both"/>
        <w:rPr>
          <w:rFonts w:ascii="Avenir Next Condensed Regular" w:hAnsi="Avenir Next Condensed Regular"/>
          <w:sz w:val="22"/>
          <w:szCs w:val="22"/>
        </w:rPr>
        <w:pPrChange w:id="700" w:author="Tania Johny" w:date="2015-07-29T16:24:00Z">
          <w:pPr>
            <w:jc w:val="both"/>
          </w:pPr>
        </w:pPrChange>
      </w:pPr>
    </w:p>
    <w:p w14:paraId="1E7D7396" w14:textId="08372080" w:rsidR="009A2C1E" w:rsidRDefault="009A2C1E">
      <w:pPr>
        <w:pStyle w:val="ListParagraph"/>
        <w:numPr>
          <w:ilvl w:val="2"/>
          <w:numId w:val="5"/>
        </w:numPr>
        <w:ind w:left="1134" w:hanging="1134"/>
        <w:jc w:val="both"/>
        <w:rPr>
          <w:rFonts w:ascii="Avenir Next Condensed Regular" w:hAnsi="Avenir Next Condensed Regular"/>
          <w:sz w:val="22"/>
          <w:szCs w:val="22"/>
        </w:rPr>
        <w:pPrChange w:id="701" w:author="Tania Johny" w:date="2015-07-29T16:24:00Z">
          <w:pPr>
            <w:pStyle w:val="ListParagraph"/>
            <w:numPr>
              <w:ilvl w:val="2"/>
              <w:numId w:val="5"/>
            </w:numPr>
            <w:ind w:left="1224" w:hanging="504"/>
            <w:jc w:val="both"/>
          </w:pPr>
        </w:pPrChange>
      </w:pPr>
      <w:r w:rsidRPr="009A2C1E">
        <w:rPr>
          <w:rFonts w:ascii="Avenir Next Condensed Regular" w:hAnsi="Avenir Next Condensed Regular"/>
          <w:sz w:val="22"/>
          <w:szCs w:val="22"/>
        </w:rPr>
        <w:t xml:space="preserve">procure that any director of any </w:t>
      </w:r>
      <w:r w:rsidR="00BB4CCD">
        <w:rPr>
          <w:rFonts w:ascii="Avenir Next Condensed Regular" w:hAnsi="Avenir Next Condensed Regular"/>
          <w:sz w:val="22"/>
          <w:szCs w:val="22"/>
        </w:rPr>
        <w:t>Group</w:t>
      </w:r>
      <w:r w:rsidRPr="009A2C1E">
        <w:rPr>
          <w:rFonts w:ascii="Avenir Next Condensed Regular" w:hAnsi="Avenir Next Condensed Regular"/>
          <w:sz w:val="22"/>
          <w:szCs w:val="22"/>
        </w:rPr>
        <w:t xml:space="preserve"> Company appointed by it from time to time shall (subject to their fiduciary duties to the Company or any relevant Subsidiary) exercise his/her voting rights and other rights and powers vested in or available to him/her in a manner consistent with giving effect to the terms of this Agreement and the rights and obligations of the Parties set out in this Agreement.</w:t>
      </w:r>
    </w:p>
    <w:p w14:paraId="069CE681" w14:textId="77777777" w:rsidR="009A2C1E" w:rsidRPr="009A2C1E" w:rsidRDefault="009A2C1E">
      <w:pPr>
        <w:ind w:left="1134" w:hanging="1134"/>
        <w:jc w:val="both"/>
        <w:rPr>
          <w:rFonts w:ascii="Avenir Next Condensed Regular" w:hAnsi="Avenir Next Condensed Regular"/>
          <w:sz w:val="22"/>
          <w:szCs w:val="22"/>
        </w:rPr>
        <w:pPrChange w:id="702" w:author="Tania Johny" w:date="2015-07-29T16:24:00Z">
          <w:pPr>
            <w:jc w:val="both"/>
          </w:pPr>
        </w:pPrChange>
      </w:pPr>
    </w:p>
    <w:p w14:paraId="6CC3DE6A" w14:textId="626BC931" w:rsidR="001F7ED1" w:rsidRPr="004873B3" w:rsidRDefault="009A2C1E">
      <w:pPr>
        <w:pStyle w:val="ListParagraph"/>
        <w:numPr>
          <w:ilvl w:val="1"/>
          <w:numId w:val="5"/>
        </w:numPr>
        <w:ind w:left="1134" w:hanging="1134"/>
        <w:jc w:val="both"/>
        <w:rPr>
          <w:rFonts w:ascii="Avenir Next Condensed Regular" w:hAnsi="Avenir Next Condensed Regular"/>
          <w:sz w:val="22"/>
          <w:szCs w:val="22"/>
        </w:rPr>
        <w:pPrChange w:id="703" w:author="Tania Johny" w:date="2015-07-29T16:24:00Z">
          <w:pPr>
            <w:pStyle w:val="ListParagraph"/>
            <w:numPr>
              <w:ilvl w:val="1"/>
              <w:numId w:val="5"/>
            </w:numPr>
            <w:ind w:left="792" w:hanging="432"/>
            <w:jc w:val="both"/>
          </w:pPr>
        </w:pPrChange>
      </w:pPr>
      <w:r w:rsidRPr="009A2C1E">
        <w:rPr>
          <w:rFonts w:ascii="Avenir Next Condensed Regular" w:hAnsi="Avenir Next Condensed Regular"/>
          <w:sz w:val="22"/>
          <w:szCs w:val="22"/>
        </w:rPr>
        <w:t>Each Shareholder undertakes with each of the other Parties that while it remains a party to this Agreement it will not (except as expressly provided for in this Agreement) agree to cast any of the voting rights exercisable in respect of any of the Shares held by it in accordance with the directions, or subject to the consent of, any other person (including another Shareholder).</w:t>
      </w:r>
    </w:p>
    <w:p w14:paraId="31388CC2" w14:textId="77777777" w:rsidR="001F7ED1" w:rsidRPr="00872CDC" w:rsidRDefault="001F7ED1">
      <w:pPr>
        <w:ind w:left="1134" w:hanging="1134"/>
        <w:jc w:val="both"/>
        <w:rPr>
          <w:rFonts w:ascii="Avenir Next Condensed Regular" w:hAnsi="Avenir Next Condensed Regular"/>
          <w:b/>
          <w:sz w:val="22"/>
          <w:szCs w:val="22"/>
        </w:rPr>
        <w:pPrChange w:id="704" w:author="Tania Johny" w:date="2015-07-29T16:24:00Z">
          <w:pPr>
            <w:jc w:val="both"/>
          </w:pPr>
        </w:pPrChange>
      </w:pPr>
    </w:p>
    <w:p w14:paraId="09644508" w14:textId="77777777" w:rsidR="004430B5" w:rsidRPr="00692B04" w:rsidRDefault="004C7171">
      <w:pPr>
        <w:pStyle w:val="ListParagraph"/>
        <w:numPr>
          <w:ilvl w:val="0"/>
          <w:numId w:val="5"/>
        </w:numPr>
        <w:ind w:left="1134" w:hanging="1134"/>
        <w:jc w:val="both"/>
        <w:rPr>
          <w:rFonts w:ascii="Avenir Next Condensed Regular" w:hAnsi="Avenir Next Condensed Regular"/>
          <w:b/>
          <w:sz w:val="22"/>
          <w:szCs w:val="22"/>
        </w:rPr>
        <w:pPrChange w:id="705" w:author="Tania Johny" w:date="2015-07-29T16:24:00Z">
          <w:pPr>
            <w:pStyle w:val="ListParagraph"/>
            <w:numPr>
              <w:numId w:val="5"/>
            </w:numPr>
            <w:ind w:left="360" w:hanging="360"/>
            <w:jc w:val="both"/>
          </w:pPr>
        </w:pPrChange>
      </w:pPr>
      <w:r w:rsidRPr="00692B04">
        <w:rPr>
          <w:rFonts w:ascii="Avenir Next Condensed Regular" w:hAnsi="Avenir Next Condensed Regular"/>
          <w:b/>
          <w:sz w:val="22"/>
          <w:szCs w:val="22"/>
        </w:rPr>
        <w:t>Limitations of Liability</w:t>
      </w:r>
      <w:bookmarkEnd w:id="376"/>
    </w:p>
    <w:p w14:paraId="5EF7934B" w14:textId="77777777" w:rsidR="004430B5" w:rsidRPr="004430B5" w:rsidRDefault="004430B5">
      <w:pPr>
        <w:ind w:left="1134" w:hanging="1134"/>
        <w:jc w:val="both"/>
        <w:rPr>
          <w:rFonts w:ascii="Avenir Next Condensed Regular" w:hAnsi="Avenir Next Condensed Regular"/>
          <w:sz w:val="22"/>
          <w:szCs w:val="22"/>
        </w:rPr>
        <w:pPrChange w:id="706" w:author="Tania Johny" w:date="2015-07-29T16:24:00Z">
          <w:pPr>
            <w:jc w:val="both"/>
          </w:pPr>
        </w:pPrChange>
      </w:pPr>
    </w:p>
    <w:p w14:paraId="745F5D46" w14:textId="094E131C" w:rsidR="004430B5" w:rsidRDefault="004430B5">
      <w:pPr>
        <w:pStyle w:val="ListParagraph"/>
        <w:numPr>
          <w:ilvl w:val="1"/>
          <w:numId w:val="5"/>
        </w:numPr>
        <w:ind w:left="1134" w:hanging="1134"/>
        <w:jc w:val="both"/>
        <w:rPr>
          <w:rFonts w:ascii="Avenir Next Condensed Regular" w:hAnsi="Avenir Next Condensed Regular"/>
          <w:sz w:val="22"/>
          <w:szCs w:val="22"/>
        </w:rPr>
        <w:pPrChange w:id="707" w:author="Tania Johny" w:date="2015-07-29T16:24:00Z">
          <w:pPr>
            <w:pStyle w:val="ListParagraph"/>
            <w:numPr>
              <w:ilvl w:val="1"/>
              <w:numId w:val="5"/>
            </w:numPr>
            <w:ind w:left="792" w:hanging="432"/>
            <w:jc w:val="both"/>
          </w:pPr>
        </w:pPrChange>
      </w:pPr>
      <w:r w:rsidRPr="004430B5">
        <w:rPr>
          <w:rFonts w:ascii="Avenir Next Condensed Regular" w:hAnsi="Avenir Next Condensed Regular"/>
          <w:sz w:val="22"/>
          <w:szCs w:val="22"/>
        </w:rPr>
        <w:t>Nothing in this Agreement shall limit or exclude the liab</w:t>
      </w:r>
      <w:r w:rsidR="00DD08E4">
        <w:rPr>
          <w:rFonts w:ascii="Avenir Next Condensed Regular" w:hAnsi="Avenir Next Condensed Regular"/>
          <w:sz w:val="22"/>
          <w:szCs w:val="22"/>
        </w:rPr>
        <w:t>ility of any Party</w:t>
      </w:r>
      <w:r w:rsidRPr="004430B5">
        <w:rPr>
          <w:rFonts w:ascii="Avenir Next Condensed Regular" w:hAnsi="Avenir Next Condensed Regular"/>
          <w:sz w:val="22"/>
          <w:szCs w:val="22"/>
        </w:rPr>
        <w:t xml:space="preserve"> in respect of</w:t>
      </w:r>
      <w:r>
        <w:rPr>
          <w:rFonts w:ascii="Avenir Next Condensed Regular" w:hAnsi="Avenir Next Condensed Regular"/>
          <w:sz w:val="22"/>
          <w:szCs w:val="22"/>
        </w:rPr>
        <w:t xml:space="preserve"> fraud, death or injury to persons caused by negligence, </w:t>
      </w:r>
      <w:r w:rsidR="00732230">
        <w:rPr>
          <w:rFonts w:ascii="Avenir Next Condensed Regular" w:hAnsi="Avenir Next Condensed Regular"/>
          <w:sz w:val="22"/>
          <w:szCs w:val="22"/>
        </w:rPr>
        <w:t xml:space="preserve">or </w:t>
      </w:r>
      <w:r>
        <w:rPr>
          <w:rFonts w:ascii="Avenir Next Condensed Regular" w:hAnsi="Avenir Next Condensed Regular"/>
          <w:sz w:val="22"/>
          <w:szCs w:val="22"/>
        </w:rPr>
        <w:t>any other liability which by Law cannot be limited or excluded.</w:t>
      </w:r>
    </w:p>
    <w:p w14:paraId="162104EB" w14:textId="77777777" w:rsidR="004430B5" w:rsidRPr="004430B5" w:rsidRDefault="004430B5">
      <w:pPr>
        <w:ind w:left="1134" w:hanging="1134"/>
        <w:jc w:val="both"/>
        <w:rPr>
          <w:rFonts w:ascii="Avenir Next Condensed Regular" w:hAnsi="Avenir Next Condensed Regular"/>
          <w:sz w:val="22"/>
          <w:szCs w:val="22"/>
        </w:rPr>
        <w:pPrChange w:id="708" w:author="Tania Johny" w:date="2015-07-29T16:24:00Z">
          <w:pPr>
            <w:jc w:val="both"/>
          </w:pPr>
        </w:pPrChange>
      </w:pPr>
    </w:p>
    <w:p w14:paraId="23CA0ADD" w14:textId="0E1FEC11" w:rsidR="00340742" w:rsidRDefault="000B75CB">
      <w:pPr>
        <w:pStyle w:val="ListParagraph"/>
        <w:numPr>
          <w:ilvl w:val="1"/>
          <w:numId w:val="5"/>
        </w:numPr>
        <w:ind w:left="1134" w:hanging="1134"/>
        <w:jc w:val="both"/>
        <w:rPr>
          <w:rFonts w:ascii="Avenir Next Condensed Regular" w:hAnsi="Avenir Next Condensed Regular"/>
          <w:sz w:val="22"/>
          <w:szCs w:val="22"/>
        </w:rPr>
        <w:pPrChange w:id="709" w:author="Tania Johny" w:date="2015-07-29T16:24:00Z">
          <w:pPr>
            <w:pStyle w:val="ListParagraph"/>
            <w:numPr>
              <w:ilvl w:val="1"/>
              <w:numId w:val="5"/>
            </w:numPr>
            <w:ind w:left="792" w:hanging="432"/>
            <w:jc w:val="both"/>
          </w:pPr>
        </w:pPrChange>
      </w:pPr>
      <w:r w:rsidRPr="000B75CB">
        <w:rPr>
          <w:rFonts w:ascii="Avenir Next Condensed Regular" w:hAnsi="Avenir Next Condensed Regular"/>
          <w:sz w:val="22"/>
          <w:szCs w:val="22"/>
        </w:rPr>
        <w:t xml:space="preserve">The Parties shall not be liable to each other for </w:t>
      </w:r>
      <w:r w:rsidR="00340742">
        <w:rPr>
          <w:rFonts w:ascii="Avenir Next Condensed Regular" w:hAnsi="Avenir Next Condensed Regular"/>
          <w:sz w:val="22"/>
          <w:szCs w:val="22"/>
        </w:rPr>
        <w:t xml:space="preserve">indirect or consequential loss; loss of profits, </w:t>
      </w:r>
      <w:r w:rsidR="00340742" w:rsidRPr="00340742">
        <w:rPr>
          <w:rFonts w:ascii="Avenir Next Condensed Regular" w:hAnsi="Avenir Next Condensed Regular"/>
          <w:sz w:val="22"/>
          <w:szCs w:val="22"/>
        </w:rPr>
        <w:t>revenue, contracts or anticipated savings</w:t>
      </w:r>
      <w:r w:rsidR="00340742">
        <w:rPr>
          <w:rFonts w:ascii="Avenir Next Condensed Regular" w:hAnsi="Avenir Next Condensed Regular"/>
          <w:sz w:val="22"/>
          <w:szCs w:val="22"/>
        </w:rPr>
        <w:t xml:space="preserve">; or, </w:t>
      </w:r>
      <w:r w:rsidR="00340742" w:rsidRPr="00340742">
        <w:rPr>
          <w:rFonts w:ascii="Avenir Next Condensed Regular" w:hAnsi="Avenir Next Condensed Regular"/>
          <w:sz w:val="22"/>
          <w:szCs w:val="22"/>
        </w:rPr>
        <w:t>loss or damage arising from corruption of any data</w:t>
      </w:r>
      <w:r w:rsidR="00340742">
        <w:rPr>
          <w:rFonts w:ascii="Avenir Next Condensed Regular" w:hAnsi="Avenir Next Condensed Regular"/>
          <w:sz w:val="22"/>
          <w:szCs w:val="22"/>
        </w:rPr>
        <w:t xml:space="preserve"> or Force Majeure;</w:t>
      </w:r>
      <w:r w:rsidR="00340742" w:rsidRPr="00340742">
        <w:rPr>
          <w:rFonts w:ascii="Avenir Next Condensed Regular" w:hAnsi="Avenir Next Condensed Regular"/>
          <w:sz w:val="22"/>
          <w:szCs w:val="22"/>
        </w:rPr>
        <w:t xml:space="preserve"> </w:t>
      </w:r>
      <w:r w:rsidRPr="000B75CB">
        <w:rPr>
          <w:rFonts w:ascii="Avenir Next Condensed Regular" w:hAnsi="Avenir Next Condensed Regular"/>
          <w:sz w:val="22"/>
          <w:szCs w:val="22"/>
        </w:rPr>
        <w:t>even</w:t>
      </w:r>
      <w:r w:rsidR="00340742">
        <w:rPr>
          <w:rFonts w:ascii="Avenir Next Condensed Regular" w:hAnsi="Avenir Next Condensed Regular"/>
          <w:sz w:val="22"/>
          <w:szCs w:val="22"/>
        </w:rPr>
        <w:t xml:space="preserve"> if</w:t>
      </w:r>
      <w:r w:rsidRPr="000B75CB">
        <w:rPr>
          <w:rFonts w:ascii="Avenir Next Condensed Regular" w:hAnsi="Avenir Next Condensed Regular"/>
          <w:sz w:val="22"/>
          <w:szCs w:val="22"/>
        </w:rPr>
        <w:t xml:space="preserve"> in eac</w:t>
      </w:r>
      <w:r w:rsidR="00340742">
        <w:rPr>
          <w:rFonts w:ascii="Avenir Next Condensed Regular" w:hAnsi="Avenir Next Condensed Regular"/>
          <w:sz w:val="22"/>
          <w:szCs w:val="22"/>
        </w:rPr>
        <w:t>h case</w:t>
      </w:r>
      <w:r w:rsidR="003F142F">
        <w:rPr>
          <w:rFonts w:ascii="Avenir Next Condensed Regular" w:hAnsi="Avenir Next Condensed Regular"/>
          <w:sz w:val="22"/>
          <w:szCs w:val="22"/>
        </w:rPr>
        <w:t>,</w:t>
      </w:r>
      <w:r w:rsidR="00340742">
        <w:rPr>
          <w:rFonts w:ascii="Avenir Next Condensed Regular" w:hAnsi="Avenir Next Condensed Regular"/>
          <w:sz w:val="22"/>
          <w:szCs w:val="22"/>
        </w:rPr>
        <w:t xml:space="preserve"> </w:t>
      </w:r>
      <w:r w:rsidRPr="000B75CB">
        <w:rPr>
          <w:rFonts w:ascii="Avenir Next Condensed Regular" w:hAnsi="Avenir Next Condensed Regular"/>
          <w:sz w:val="22"/>
          <w:szCs w:val="22"/>
        </w:rPr>
        <w:t>the</w:t>
      </w:r>
      <w:r w:rsidR="00340742">
        <w:rPr>
          <w:rFonts w:ascii="Avenir Next Condensed Regular" w:hAnsi="Avenir Next Condensed Regular"/>
          <w:sz w:val="22"/>
          <w:szCs w:val="22"/>
        </w:rPr>
        <w:t xml:space="preserve"> relevant</w:t>
      </w:r>
      <w:r w:rsidRPr="000B75CB">
        <w:rPr>
          <w:rFonts w:ascii="Avenir Next Condensed Regular" w:hAnsi="Avenir Next Condensed Regular"/>
          <w:sz w:val="22"/>
          <w:szCs w:val="22"/>
        </w:rPr>
        <w:t xml:space="preserve"> Party has been advised of the possibility of such loss or damage</w:t>
      </w:r>
      <w:r w:rsidR="00340742">
        <w:rPr>
          <w:rFonts w:ascii="Avenir Next Condensed Regular" w:hAnsi="Avenir Next Condensed Regular"/>
          <w:sz w:val="22"/>
          <w:szCs w:val="22"/>
        </w:rPr>
        <w:t>.</w:t>
      </w:r>
    </w:p>
    <w:p w14:paraId="01574BD3" w14:textId="77777777" w:rsidR="00340742" w:rsidRPr="00340742" w:rsidRDefault="00340742">
      <w:pPr>
        <w:ind w:left="1134" w:hanging="1134"/>
        <w:jc w:val="both"/>
        <w:rPr>
          <w:rFonts w:ascii="Avenir Next Condensed Regular" w:hAnsi="Avenir Next Condensed Regular"/>
          <w:sz w:val="22"/>
          <w:szCs w:val="22"/>
        </w:rPr>
        <w:pPrChange w:id="710" w:author="Tania Johny" w:date="2015-07-29T16:24:00Z">
          <w:pPr>
            <w:jc w:val="both"/>
          </w:pPr>
        </w:pPrChange>
      </w:pPr>
    </w:p>
    <w:p w14:paraId="6D6DDA89" w14:textId="3BECE36F" w:rsidR="008B0B08" w:rsidRPr="00B95FEF" w:rsidRDefault="003F142F">
      <w:pPr>
        <w:pStyle w:val="ListParagraph"/>
        <w:numPr>
          <w:ilvl w:val="1"/>
          <w:numId w:val="5"/>
        </w:numPr>
        <w:ind w:left="1134" w:hanging="1134"/>
        <w:jc w:val="both"/>
        <w:rPr>
          <w:rFonts w:ascii="Avenir Next Condensed Regular" w:hAnsi="Avenir Next Condensed Regular"/>
          <w:sz w:val="22"/>
          <w:szCs w:val="22"/>
        </w:rPr>
        <w:pPrChange w:id="711" w:author="Tania Johny" w:date="2015-07-29T16:24:00Z">
          <w:pPr>
            <w:pStyle w:val="ListParagraph"/>
            <w:numPr>
              <w:ilvl w:val="1"/>
              <w:numId w:val="5"/>
            </w:numPr>
            <w:ind w:left="792" w:hanging="432"/>
            <w:jc w:val="both"/>
          </w:pPr>
        </w:pPrChange>
      </w:pPr>
      <w:bookmarkStart w:id="712" w:name="_Ref248849829"/>
      <w:r>
        <w:rPr>
          <w:rFonts w:ascii="Avenir Next Condensed Regular" w:hAnsi="Avenir Next Condensed Regular"/>
          <w:sz w:val="22"/>
          <w:szCs w:val="22"/>
        </w:rPr>
        <w:t>Each Party</w:t>
      </w:r>
      <w:r w:rsidR="00AC4BBE" w:rsidRPr="00A6247A">
        <w:rPr>
          <w:rFonts w:ascii="Avenir Next Condensed Regular" w:hAnsi="Avenir Next Condensed Regular"/>
          <w:sz w:val="22"/>
          <w:szCs w:val="22"/>
        </w:rPr>
        <w:t xml:space="preserve"> is</w:t>
      </w:r>
      <w:r w:rsidR="00340742" w:rsidRPr="00A6247A">
        <w:rPr>
          <w:rFonts w:ascii="Avenir Next Condensed Regular" w:hAnsi="Avenir Next Condensed Regular"/>
          <w:sz w:val="22"/>
          <w:szCs w:val="22"/>
        </w:rPr>
        <w:t xml:space="preserve"> not responsible to </w:t>
      </w:r>
      <w:r w:rsidR="00B97CB9" w:rsidRPr="00A6247A">
        <w:rPr>
          <w:rFonts w:ascii="Avenir Next Condensed Regular" w:hAnsi="Avenir Next Condensed Regular"/>
          <w:sz w:val="22"/>
          <w:szCs w:val="22"/>
        </w:rPr>
        <w:t>any other Party</w:t>
      </w:r>
      <w:r w:rsidR="00AB3C79">
        <w:rPr>
          <w:rFonts w:ascii="Avenir Next Condensed Regular" w:hAnsi="Avenir Next Condensed Regular"/>
          <w:sz w:val="22"/>
          <w:szCs w:val="22"/>
        </w:rPr>
        <w:t>,</w:t>
      </w:r>
      <w:r w:rsidR="00340742" w:rsidRPr="00A6247A">
        <w:rPr>
          <w:rFonts w:ascii="Avenir Next Condensed Regular" w:hAnsi="Avenir Next Condensed Regular"/>
          <w:sz w:val="22"/>
          <w:szCs w:val="22"/>
        </w:rPr>
        <w:t xml:space="preserve"> or any third party</w:t>
      </w:r>
      <w:r w:rsidR="00AB3C79">
        <w:rPr>
          <w:rFonts w:ascii="Avenir Next Condensed Regular" w:hAnsi="Avenir Next Condensed Regular"/>
          <w:sz w:val="22"/>
          <w:szCs w:val="22"/>
        </w:rPr>
        <w:t>,</w:t>
      </w:r>
      <w:r w:rsidR="00B95FEF">
        <w:rPr>
          <w:rFonts w:ascii="Avenir Next Condensed Regular" w:hAnsi="Avenir Next Condensed Regular"/>
          <w:sz w:val="22"/>
          <w:szCs w:val="22"/>
        </w:rPr>
        <w:t xml:space="preserve"> and shall be held harmless and indemnified at all times</w:t>
      </w:r>
      <w:r w:rsidR="0057646B">
        <w:rPr>
          <w:rFonts w:ascii="Avenir Next Condensed Regular" w:hAnsi="Avenir Next Condensed Regular"/>
          <w:sz w:val="22"/>
          <w:szCs w:val="22"/>
        </w:rPr>
        <w:t xml:space="preserve"> by </w:t>
      </w:r>
      <w:r>
        <w:rPr>
          <w:rFonts w:ascii="Avenir Next Condensed Regular" w:hAnsi="Avenir Next Condensed Regular"/>
          <w:sz w:val="22"/>
          <w:szCs w:val="22"/>
        </w:rPr>
        <w:t xml:space="preserve">the other </w:t>
      </w:r>
      <w:r w:rsidR="00B33D48">
        <w:rPr>
          <w:rFonts w:ascii="Avenir Next Condensed Regular" w:hAnsi="Avenir Next Condensed Regular"/>
          <w:sz w:val="22"/>
          <w:szCs w:val="22"/>
        </w:rPr>
        <w:t>relevant Party</w:t>
      </w:r>
      <w:r w:rsidR="00B95FEF">
        <w:rPr>
          <w:rFonts w:ascii="Avenir Next Condensed Regular" w:hAnsi="Avenir Next Condensed Regular"/>
          <w:sz w:val="22"/>
          <w:szCs w:val="22"/>
        </w:rPr>
        <w:t>,</w:t>
      </w:r>
      <w:r w:rsidR="00340742" w:rsidRPr="00A6247A">
        <w:rPr>
          <w:rFonts w:ascii="Avenir Next Condensed Regular" w:hAnsi="Avenir Next Condensed Regular"/>
          <w:sz w:val="22"/>
          <w:szCs w:val="22"/>
        </w:rPr>
        <w:t xml:space="preserve"> for</w:t>
      </w:r>
      <w:r w:rsidR="00A6247A" w:rsidRPr="00A6247A">
        <w:rPr>
          <w:rFonts w:ascii="Avenir Next Condensed Regular" w:hAnsi="Avenir Next Condensed Regular"/>
          <w:sz w:val="22"/>
          <w:szCs w:val="22"/>
        </w:rPr>
        <w:t xml:space="preserve"> any</w:t>
      </w:r>
      <w:r w:rsidR="00340742" w:rsidRPr="00A6247A">
        <w:rPr>
          <w:rFonts w:ascii="Avenir Next Condensed Regular" w:hAnsi="Avenir Next Condensed Regular"/>
          <w:sz w:val="22"/>
          <w:szCs w:val="22"/>
        </w:rPr>
        <w:t xml:space="preserve"> liability, loss, h</w:t>
      </w:r>
      <w:r w:rsidR="00A6247A" w:rsidRPr="00A6247A">
        <w:rPr>
          <w:rFonts w:ascii="Avenir Next Condensed Regular" w:hAnsi="Avenir Next Condensed Regular"/>
          <w:sz w:val="22"/>
          <w:szCs w:val="22"/>
        </w:rPr>
        <w:t>arm,</w:t>
      </w:r>
      <w:r w:rsidR="00B97CB9" w:rsidRPr="00A6247A">
        <w:rPr>
          <w:rFonts w:ascii="Avenir Next Condensed Regular" w:hAnsi="Avenir Next Condensed Regular"/>
          <w:sz w:val="22"/>
          <w:szCs w:val="22"/>
        </w:rPr>
        <w:t xml:space="preserve"> or </w:t>
      </w:r>
      <w:r w:rsidR="00A6247A" w:rsidRPr="00A6247A">
        <w:rPr>
          <w:rFonts w:ascii="Avenir Next Condensed Regular" w:hAnsi="Avenir Next Condensed Regular"/>
          <w:sz w:val="22"/>
          <w:szCs w:val="22"/>
        </w:rPr>
        <w:t>damage</w:t>
      </w:r>
      <w:r w:rsidR="00B33D48">
        <w:rPr>
          <w:rFonts w:ascii="Avenir Next Condensed Regular" w:hAnsi="Avenir Next Condensed Regular"/>
          <w:sz w:val="22"/>
          <w:szCs w:val="22"/>
        </w:rPr>
        <w:t xml:space="preserve"> of any nature;</w:t>
      </w:r>
      <w:r w:rsidR="00A6247A" w:rsidRPr="00A6247A">
        <w:rPr>
          <w:rFonts w:ascii="Avenir Next Condensed Regular" w:hAnsi="Avenir Next Condensed Regular"/>
          <w:sz w:val="22"/>
          <w:szCs w:val="22"/>
        </w:rPr>
        <w:t xml:space="preserve"> or</w:t>
      </w:r>
      <w:r w:rsidR="00340742" w:rsidRPr="00A6247A">
        <w:rPr>
          <w:rFonts w:ascii="Avenir Next Condensed Regular" w:hAnsi="Avenir Next Condensed Regular"/>
          <w:sz w:val="22"/>
          <w:szCs w:val="22"/>
        </w:rPr>
        <w:t xml:space="preserve"> </w:t>
      </w:r>
      <w:r w:rsidR="00B97CB9" w:rsidRPr="00A6247A">
        <w:rPr>
          <w:rFonts w:ascii="Avenir Next Condensed Regular" w:hAnsi="Avenir Next Condensed Regular"/>
          <w:sz w:val="22"/>
          <w:szCs w:val="22"/>
        </w:rPr>
        <w:t xml:space="preserve">any </w:t>
      </w:r>
      <w:r w:rsidR="00340742" w:rsidRPr="00A6247A">
        <w:rPr>
          <w:rFonts w:ascii="Avenir Next Condensed Regular" w:hAnsi="Avenir Next Condensed Regular"/>
          <w:sz w:val="22"/>
          <w:szCs w:val="22"/>
        </w:rPr>
        <w:t>cost (including legal fees</w:t>
      </w:r>
      <w:r w:rsidR="00AC4BBE" w:rsidRPr="00A6247A">
        <w:rPr>
          <w:rFonts w:ascii="Avenir Next Condensed Regular" w:hAnsi="Avenir Next Condensed Regular"/>
          <w:sz w:val="22"/>
          <w:szCs w:val="22"/>
        </w:rPr>
        <w:t xml:space="preserve">), expense, penalty, </w:t>
      </w:r>
      <w:r w:rsidR="00E245C5" w:rsidRPr="00A6247A">
        <w:rPr>
          <w:rFonts w:ascii="Avenir Next Condensed Regular" w:hAnsi="Avenir Next Condensed Regular"/>
          <w:sz w:val="22"/>
          <w:szCs w:val="22"/>
        </w:rPr>
        <w:t xml:space="preserve">or </w:t>
      </w:r>
      <w:r w:rsidR="00AC4BBE" w:rsidRPr="00A6247A">
        <w:rPr>
          <w:rFonts w:ascii="Avenir Next Condensed Regular" w:hAnsi="Avenir Next Condensed Regular"/>
          <w:sz w:val="22"/>
          <w:szCs w:val="22"/>
        </w:rPr>
        <w:t>interest</w:t>
      </w:r>
      <w:r w:rsidR="00B33D48">
        <w:rPr>
          <w:rFonts w:ascii="Avenir Next Condensed Regular" w:hAnsi="Avenir Next Condensed Regular"/>
          <w:sz w:val="22"/>
          <w:szCs w:val="22"/>
        </w:rPr>
        <w:t>,</w:t>
      </w:r>
      <w:r w:rsidR="00A6247A" w:rsidRPr="00A6247A">
        <w:rPr>
          <w:rFonts w:ascii="Avenir Next Condensed Regular" w:hAnsi="Avenir Next Condensed Regular"/>
          <w:sz w:val="22"/>
          <w:szCs w:val="22"/>
        </w:rPr>
        <w:t xml:space="preserve"> that arises out of the performance of duties and obligations under this Agreement or which is a result of any law suit, claim or demand</w:t>
      </w:r>
      <w:r w:rsidR="00B33D48">
        <w:rPr>
          <w:rFonts w:ascii="Avenir Next Condensed Regular" w:hAnsi="Avenir Next Condensed Regular"/>
          <w:sz w:val="22"/>
          <w:szCs w:val="22"/>
        </w:rPr>
        <w:t>,</w:t>
      </w:r>
      <w:r w:rsidR="00A6247A" w:rsidRPr="00A6247A">
        <w:rPr>
          <w:rFonts w:ascii="Avenir Next Condensed Regular" w:hAnsi="Avenir Next Condensed Regular"/>
          <w:sz w:val="22"/>
          <w:szCs w:val="22"/>
        </w:rPr>
        <w:t xml:space="preserve"> brought or made in relation to this Agreement</w:t>
      </w:r>
      <w:r w:rsidR="00A6247A">
        <w:rPr>
          <w:rFonts w:ascii="Avenir Next Condensed Regular" w:hAnsi="Avenir Next Condensed Regular"/>
          <w:sz w:val="22"/>
          <w:szCs w:val="22"/>
        </w:rPr>
        <w:t xml:space="preserve"> </w:t>
      </w:r>
      <w:r w:rsidR="00B97CB9" w:rsidRPr="00A6247A">
        <w:rPr>
          <w:rFonts w:ascii="Avenir Next Condensed Regular" w:hAnsi="Avenir Next Condensed Regular"/>
          <w:sz w:val="22"/>
          <w:szCs w:val="22"/>
        </w:rPr>
        <w:t>(</w:t>
      </w:r>
      <w:r w:rsidR="00AC4BBE" w:rsidRPr="00A6247A">
        <w:rPr>
          <w:rFonts w:ascii="Avenir Next Condensed Regular" w:hAnsi="Avenir Next Condensed Regular"/>
          <w:sz w:val="22"/>
          <w:szCs w:val="22"/>
        </w:rPr>
        <w:t xml:space="preserve">except if </w:t>
      </w:r>
      <w:r w:rsidR="00B97CB9" w:rsidRPr="00A6247A">
        <w:rPr>
          <w:rFonts w:ascii="Avenir Next Condensed Regular" w:hAnsi="Avenir Next Condensed Regular"/>
          <w:sz w:val="22"/>
          <w:szCs w:val="22"/>
        </w:rPr>
        <w:t xml:space="preserve">it </w:t>
      </w:r>
      <w:r w:rsidR="00AC4BBE" w:rsidRPr="00A6247A">
        <w:rPr>
          <w:rFonts w:ascii="Avenir Next Condensed Regular" w:hAnsi="Avenir Next Condensed Regular"/>
          <w:sz w:val="22"/>
          <w:szCs w:val="22"/>
        </w:rPr>
        <w:t xml:space="preserve">arises from </w:t>
      </w:r>
      <w:r w:rsidR="00340742" w:rsidRPr="00A6247A">
        <w:rPr>
          <w:rFonts w:ascii="Avenir Next Condensed Regular" w:hAnsi="Avenir Next Condensed Regular"/>
          <w:sz w:val="22"/>
          <w:szCs w:val="22"/>
        </w:rPr>
        <w:t>fraud or gross negligence)</w:t>
      </w:r>
      <w:r w:rsidR="00A6247A" w:rsidRPr="00A6247A">
        <w:rPr>
          <w:rFonts w:ascii="Avenir Next Condensed Regular" w:hAnsi="Avenir Next Condensed Regular"/>
          <w:sz w:val="22"/>
          <w:szCs w:val="22"/>
        </w:rPr>
        <w:t xml:space="preserve"> </w:t>
      </w:r>
      <w:r w:rsidR="00AC4BBE" w:rsidRPr="00A6247A">
        <w:rPr>
          <w:rFonts w:ascii="Avenir Next Condensed Regular" w:hAnsi="Avenir Next Condensed Regular"/>
          <w:sz w:val="22"/>
          <w:szCs w:val="22"/>
        </w:rPr>
        <w:t>suffer</w:t>
      </w:r>
      <w:r w:rsidR="00AB3C79">
        <w:rPr>
          <w:rFonts w:ascii="Avenir Next Condensed Regular" w:hAnsi="Avenir Next Condensed Regular"/>
          <w:sz w:val="22"/>
          <w:szCs w:val="22"/>
        </w:rPr>
        <w:t>ed</w:t>
      </w:r>
      <w:r w:rsidR="00AC4BBE" w:rsidRPr="00A6247A">
        <w:rPr>
          <w:rFonts w:ascii="Avenir Next Condensed Regular" w:hAnsi="Avenir Next Condensed Regular"/>
          <w:sz w:val="22"/>
          <w:szCs w:val="22"/>
        </w:rPr>
        <w:t xml:space="preserve">, </w:t>
      </w:r>
      <w:r w:rsidR="00AB3C79" w:rsidRPr="00A6247A">
        <w:rPr>
          <w:rFonts w:ascii="Avenir Next Condensed Regular" w:hAnsi="Avenir Next Condensed Regular"/>
          <w:sz w:val="22"/>
          <w:szCs w:val="22"/>
        </w:rPr>
        <w:t>incur</w:t>
      </w:r>
      <w:r w:rsidR="00AB3C79">
        <w:rPr>
          <w:rFonts w:ascii="Avenir Next Condensed Regular" w:hAnsi="Avenir Next Condensed Regular"/>
          <w:sz w:val="22"/>
          <w:szCs w:val="22"/>
        </w:rPr>
        <w:t>red</w:t>
      </w:r>
      <w:r w:rsidR="00AC4BBE" w:rsidRPr="00A6247A">
        <w:rPr>
          <w:rFonts w:ascii="Avenir Next Condensed Regular" w:hAnsi="Avenir Next Condensed Regular"/>
          <w:sz w:val="22"/>
          <w:szCs w:val="22"/>
        </w:rPr>
        <w:t xml:space="preserve"> or sustain</w:t>
      </w:r>
      <w:r w:rsidR="00AB3C79">
        <w:rPr>
          <w:rFonts w:ascii="Avenir Next Condensed Regular" w:hAnsi="Avenir Next Condensed Regular"/>
          <w:sz w:val="22"/>
          <w:szCs w:val="22"/>
        </w:rPr>
        <w:t xml:space="preserve">ed </w:t>
      </w:r>
      <w:r w:rsidR="00E245C5" w:rsidRPr="00A6247A">
        <w:rPr>
          <w:rFonts w:ascii="Avenir Next Condensed Regular" w:hAnsi="Avenir Next Condensed Regular"/>
          <w:sz w:val="22"/>
          <w:szCs w:val="22"/>
        </w:rPr>
        <w:t>under any circumstance, anywhere in the world</w:t>
      </w:r>
      <w:r w:rsidR="00B95FEF">
        <w:rPr>
          <w:rFonts w:ascii="Avenir Next Condensed Regular" w:hAnsi="Avenir Next Condensed Regular"/>
          <w:sz w:val="22"/>
          <w:szCs w:val="22"/>
        </w:rPr>
        <w:t>.</w:t>
      </w:r>
      <w:bookmarkEnd w:id="712"/>
    </w:p>
    <w:p w14:paraId="4A3B7241" w14:textId="77777777" w:rsidR="00061C8F" w:rsidRPr="00061C8F" w:rsidRDefault="00061C8F">
      <w:pPr>
        <w:ind w:left="1134" w:hanging="1134"/>
        <w:jc w:val="both"/>
        <w:rPr>
          <w:rFonts w:ascii="Avenir Next Condensed Regular" w:hAnsi="Avenir Next Condensed Regular"/>
          <w:sz w:val="22"/>
          <w:szCs w:val="22"/>
        </w:rPr>
        <w:pPrChange w:id="713" w:author="Tania Johny" w:date="2015-07-29T16:24:00Z">
          <w:pPr>
            <w:jc w:val="both"/>
          </w:pPr>
        </w:pPrChange>
      </w:pPr>
    </w:p>
    <w:p w14:paraId="02330D89" w14:textId="30D89309" w:rsidR="004C7171" w:rsidRPr="00A6247A" w:rsidRDefault="00061C8F">
      <w:pPr>
        <w:pStyle w:val="ListParagraph"/>
        <w:numPr>
          <w:ilvl w:val="1"/>
          <w:numId w:val="5"/>
        </w:numPr>
        <w:ind w:left="1134" w:hanging="1134"/>
        <w:jc w:val="both"/>
        <w:rPr>
          <w:rFonts w:ascii="Avenir Next Condensed Regular" w:hAnsi="Avenir Next Condensed Regular"/>
          <w:sz w:val="22"/>
          <w:szCs w:val="22"/>
        </w:rPr>
        <w:pPrChange w:id="714" w:author="Tania Johny" w:date="2015-07-29T16:24:00Z">
          <w:pPr>
            <w:pStyle w:val="ListParagraph"/>
            <w:numPr>
              <w:ilvl w:val="1"/>
              <w:numId w:val="5"/>
            </w:numPr>
            <w:ind w:left="792" w:hanging="432"/>
            <w:jc w:val="both"/>
          </w:pPr>
        </w:pPrChange>
      </w:pPr>
      <w:r>
        <w:rPr>
          <w:rFonts w:ascii="Avenir Next Condensed Regular" w:hAnsi="Avenir Next Condensed Regular"/>
          <w:sz w:val="22"/>
          <w:szCs w:val="22"/>
        </w:rPr>
        <w:t xml:space="preserve">In this clause </w:t>
      </w:r>
      <w:del w:id="715" w:author="Tania Johny" w:date="2015-07-29T16:49:00Z">
        <w:r w:rsidDel="00010509">
          <w:rPr>
            <w:rFonts w:ascii="Avenir Next Condensed Regular" w:hAnsi="Avenir Next Condensed Regular"/>
            <w:sz w:val="22"/>
            <w:szCs w:val="22"/>
          </w:rPr>
          <w:fldChar w:fldCharType="begin"/>
        </w:r>
        <w:r w:rsidDel="00010509">
          <w:rPr>
            <w:rFonts w:ascii="Avenir Next Condensed Regular" w:hAnsi="Avenir Next Condensed Regular"/>
            <w:sz w:val="22"/>
            <w:szCs w:val="22"/>
          </w:rPr>
          <w:delInstrText xml:space="preserve"> REF _Ref248850237 \r \h </w:delInstrText>
        </w:r>
        <w:r w:rsidDel="00010509">
          <w:rPr>
            <w:rFonts w:ascii="Avenir Next Condensed Regular" w:hAnsi="Avenir Next Condensed Regular"/>
            <w:sz w:val="22"/>
            <w:szCs w:val="22"/>
          </w:rPr>
        </w:r>
        <w:r w:rsidDel="00010509">
          <w:rPr>
            <w:rFonts w:ascii="Avenir Next Condensed Regular" w:hAnsi="Avenir Next Condensed Regular"/>
            <w:sz w:val="22"/>
            <w:szCs w:val="22"/>
          </w:rPr>
          <w:fldChar w:fldCharType="separate"/>
        </w:r>
        <w:r w:rsidR="00F6585E" w:rsidDel="00010509">
          <w:rPr>
            <w:rFonts w:ascii="Avenir Next Condensed Regular" w:hAnsi="Avenir Next Condensed Regular"/>
            <w:sz w:val="22"/>
            <w:szCs w:val="22"/>
          </w:rPr>
          <w:delText>6</w:delText>
        </w:r>
        <w:r w:rsidDel="00010509">
          <w:rPr>
            <w:rFonts w:ascii="Avenir Next Condensed Regular" w:hAnsi="Avenir Next Condensed Regular"/>
            <w:sz w:val="22"/>
            <w:szCs w:val="22"/>
          </w:rPr>
          <w:fldChar w:fldCharType="end"/>
        </w:r>
      </w:del>
      <w:ins w:id="716" w:author="Tania Johny" w:date="2015-07-29T16:49:00Z">
        <w:r w:rsidR="00010509">
          <w:rPr>
            <w:rFonts w:ascii="Avenir Next Condensed Regular" w:hAnsi="Avenir Next Condensed Regular"/>
            <w:sz w:val="22"/>
            <w:szCs w:val="22"/>
          </w:rPr>
          <w:t>19</w:t>
        </w:r>
      </w:ins>
      <w:r>
        <w:rPr>
          <w:rFonts w:ascii="Avenir Next Condensed Regular" w:hAnsi="Avenir Next Condensed Regular"/>
          <w:sz w:val="22"/>
          <w:szCs w:val="22"/>
        </w:rPr>
        <w:t xml:space="preserve"> references to </w:t>
      </w:r>
      <w:r w:rsidR="0059225B">
        <w:rPr>
          <w:rFonts w:ascii="Avenir Next Condensed Regular" w:hAnsi="Avenir Next Condensed Regular"/>
          <w:sz w:val="22"/>
          <w:szCs w:val="22"/>
        </w:rPr>
        <w:t>a Party for which liability is limited or kept indemnified</w:t>
      </w:r>
      <w:r>
        <w:rPr>
          <w:rFonts w:ascii="Avenir Next Condensed Regular" w:hAnsi="Avenir Next Condensed Regular"/>
          <w:sz w:val="22"/>
          <w:szCs w:val="22"/>
        </w:rPr>
        <w:t xml:space="preserve"> </w:t>
      </w:r>
      <w:r w:rsidRPr="00061C8F">
        <w:rPr>
          <w:rFonts w:ascii="Avenir Next Condensed Regular" w:hAnsi="Avenir Next Condensed Regular"/>
          <w:sz w:val="22"/>
          <w:szCs w:val="22"/>
        </w:rPr>
        <w:t>shall inclu</w:t>
      </w:r>
      <w:r>
        <w:rPr>
          <w:rFonts w:ascii="Avenir Next Condensed Regular" w:hAnsi="Avenir Next Condensed Regular"/>
          <w:sz w:val="22"/>
          <w:szCs w:val="22"/>
        </w:rPr>
        <w:t xml:space="preserve">de references to its </w:t>
      </w:r>
      <w:r w:rsidRPr="00061C8F">
        <w:rPr>
          <w:rFonts w:ascii="Avenir Next Condensed Regular" w:hAnsi="Avenir Next Condensed Regular"/>
          <w:sz w:val="22"/>
          <w:szCs w:val="22"/>
        </w:rPr>
        <w:t>shareholders,</w:t>
      </w:r>
      <w:r>
        <w:rPr>
          <w:rFonts w:ascii="Avenir Next Condensed Regular" w:hAnsi="Avenir Next Condensed Regular"/>
          <w:sz w:val="22"/>
          <w:szCs w:val="22"/>
        </w:rPr>
        <w:t xml:space="preserve"> directors,</w:t>
      </w:r>
      <w:r w:rsidRPr="00061C8F">
        <w:rPr>
          <w:rFonts w:ascii="Avenir Next Condensed Regular" w:hAnsi="Avenir Next Condensed Regular"/>
          <w:sz w:val="22"/>
          <w:szCs w:val="22"/>
        </w:rPr>
        <w:t xml:space="preserve"> executives, servants, employees and subcontractors</w:t>
      </w:r>
      <w:r w:rsidR="004430B5" w:rsidRPr="00A6247A">
        <w:rPr>
          <w:rFonts w:ascii="Avenir Next Condensed Regular" w:hAnsi="Avenir Next Condensed Regular"/>
          <w:sz w:val="22"/>
          <w:szCs w:val="22"/>
        </w:rPr>
        <w:t>.</w:t>
      </w:r>
    </w:p>
    <w:p w14:paraId="02E68313" w14:textId="77777777" w:rsidR="004C7171" w:rsidRPr="004C7171" w:rsidRDefault="004C7171">
      <w:pPr>
        <w:ind w:left="1134" w:hanging="1134"/>
        <w:jc w:val="both"/>
        <w:rPr>
          <w:rFonts w:ascii="Avenir Next Condensed Regular" w:hAnsi="Avenir Next Condensed Regular"/>
          <w:sz w:val="22"/>
          <w:szCs w:val="22"/>
        </w:rPr>
        <w:pPrChange w:id="717" w:author="Tania Johny" w:date="2015-07-29T16:24:00Z">
          <w:pPr>
            <w:jc w:val="both"/>
          </w:pPr>
        </w:pPrChange>
      </w:pPr>
    </w:p>
    <w:p w14:paraId="7B0EB7B0" w14:textId="77777777" w:rsidR="007F2C5B" w:rsidRPr="00556367" w:rsidRDefault="004C7171">
      <w:pPr>
        <w:pStyle w:val="ListParagraph"/>
        <w:numPr>
          <w:ilvl w:val="0"/>
          <w:numId w:val="5"/>
        </w:numPr>
        <w:ind w:left="1134" w:hanging="1134"/>
        <w:jc w:val="both"/>
        <w:rPr>
          <w:rFonts w:ascii="Avenir Next Condensed Regular" w:hAnsi="Avenir Next Condensed Regular"/>
          <w:b/>
          <w:sz w:val="22"/>
          <w:szCs w:val="22"/>
        </w:rPr>
        <w:pPrChange w:id="718" w:author="Tania Johny" w:date="2015-07-29T16:24:00Z">
          <w:pPr>
            <w:pStyle w:val="ListParagraph"/>
            <w:numPr>
              <w:numId w:val="5"/>
            </w:numPr>
            <w:ind w:left="360" w:hanging="360"/>
            <w:jc w:val="both"/>
          </w:pPr>
        </w:pPrChange>
      </w:pPr>
      <w:bookmarkStart w:id="719" w:name="_Ref249011685"/>
      <w:r w:rsidRPr="00556367">
        <w:rPr>
          <w:rFonts w:ascii="Avenir Next Condensed Regular" w:hAnsi="Avenir Next Condensed Regular"/>
          <w:b/>
          <w:sz w:val="22"/>
          <w:szCs w:val="22"/>
        </w:rPr>
        <w:lastRenderedPageBreak/>
        <w:t>Cost and Tax</w:t>
      </w:r>
      <w:bookmarkEnd w:id="719"/>
    </w:p>
    <w:p w14:paraId="52F8A077" w14:textId="77777777" w:rsidR="007F2C5B" w:rsidRPr="007F2C5B" w:rsidRDefault="007F2C5B">
      <w:pPr>
        <w:ind w:left="1134" w:hanging="1134"/>
        <w:jc w:val="both"/>
        <w:rPr>
          <w:rFonts w:ascii="Avenir Next Condensed Regular" w:hAnsi="Avenir Next Condensed Regular"/>
          <w:sz w:val="22"/>
          <w:szCs w:val="22"/>
        </w:rPr>
        <w:pPrChange w:id="720" w:author="Tania Johny" w:date="2015-07-29T16:24:00Z">
          <w:pPr>
            <w:jc w:val="both"/>
          </w:pPr>
        </w:pPrChange>
      </w:pPr>
    </w:p>
    <w:p w14:paraId="3810700B" w14:textId="77777777" w:rsidR="007D49F3" w:rsidRDefault="007D49F3">
      <w:pPr>
        <w:pStyle w:val="ListParagraph"/>
        <w:numPr>
          <w:ilvl w:val="1"/>
          <w:numId w:val="5"/>
        </w:numPr>
        <w:ind w:left="1134" w:hanging="1134"/>
        <w:jc w:val="both"/>
        <w:rPr>
          <w:rFonts w:ascii="Avenir Next Condensed Regular" w:hAnsi="Avenir Next Condensed Regular"/>
          <w:sz w:val="22"/>
          <w:szCs w:val="22"/>
        </w:rPr>
        <w:pPrChange w:id="721" w:author="Tania Johny" w:date="2015-07-29T16:24:00Z">
          <w:pPr>
            <w:pStyle w:val="ListParagraph"/>
            <w:numPr>
              <w:ilvl w:val="1"/>
              <w:numId w:val="5"/>
            </w:numPr>
            <w:ind w:left="792" w:hanging="432"/>
            <w:jc w:val="both"/>
          </w:pPr>
        </w:pPrChange>
      </w:pPr>
      <w:r w:rsidRPr="007F2C5B">
        <w:rPr>
          <w:rFonts w:ascii="Avenir Next Condensed Regular" w:hAnsi="Avenir Next Condensed Regular"/>
          <w:sz w:val="22"/>
          <w:szCs w:val="22"/>
        </w:rPr>
        <w:t>Except as otherwise provided in this Agreement, each Party shall be responsible for its respective legal and other costs incurred in relation to the negotiation, preparation and completion of this Agreement and all ancillary documents</w:t>
      </w:r>
      <w:r>
        <w:rPr>
          <w:rFonts w:ascii="Avenir Next Condensed Regular" w:hAnsi="Avenir Next Condensed Regular"/>
          <w:sz w:val="22"/>
          <w:szCs w:val="22"/>
        </w:rPr>
        <w:t>.</w:t>
      </w:r>
    </w:p>
    <w:p w14:paraId="69A72FC2" w14:textId="77777777" w:rsidR="007D49F3" w:rsidRPr="007F2C5B" w:rsidRDefault="007D49F3">
      <w:pPr>
        <w:ind w:left="1134" w:hanging="1134"/>
        <w:jc w:val="both"/>
        <w:rPr>
          <w:rFonts w:ascii="Avenir Next Condensed Regular" w:hAnsi="Avenir Next Condensed Regular"/>
          <w:sz w:val="22"/>
          <w:szCs w:val="22"/>
        </w:rPr>
        <w:pPrChange w:id="722" w:author="Tania Johny" w:date="2015-07-29T16:24:00Z">
          <w:pPr>
            <w:jc w:val="both"/>
          </w:pPr>
        </w:pPrChange>
      </w:pPr>
    </w:p>
    <w:p w14:paraId="4DE0168B" w14:textId="77777777" w:rsidR="007D49F3" w:rsidRDefault="007D49F3">
      <w:pPr>
        <w:pStyle w:val="ListParagraph"/>
        <w:numPr>
          <w:ilvl w:val="1"/>
          <w:numId w:val="5"/>
        </w:numPr>
        <w:ind w:left="1134" w:hanging="1134"/>
        <w:jc w:val="both"/>
        <w:rPr>
          <w:rFonts w:ascii="Avenir Next Condensed Regular" w:hAnsi="Avenir Next Condensed Regular"/>
          <w:sz w:val="22"/>
          <w:szCs w:val="22"/>
        </w:rPr>
        <w:pPrChange w:id="723" w:author="Tania Johny" w:date="2015-07-29T16:24:00Z">
          <w:pPr>
            <w:pStyle w:val="ListParagraph"/>
            <w:numPr>
              <w:ilvl w:val="1"/>
              <w:numId w:val="5"/>
            </w:numPr>
            <w:ind w:left="792" w:hanging="432"/>
            <w:jc w:val="both"/>
          </w:pPr>
        </w:pPrChange>
      </w:pPr>
      <w:r w:rsidRPr="00461D76">
        <w:rPr>
          <w:rFonts w:ascii="Avenir Next Condensed Regular" w:hAnsi="Avenir Next Condensed Regular"/>
          <w:sz w:val="22"/>
          <w:szCs w:val="22"/>
        </w:rPr>
        <w:t>Both Parties acknowledge and agree that each independently has sought and obtained advice on their independent tax liabilities from a competent tax advisor with respect to this Agreement</w:t>
      </w:r>
    </w:p>
    <w:p w14:paraId="28CDB002" w14:textId="77777777" w:rsidR="007D49F3" w:rsidRPr="002B6A42" w:rsidRDefault="007D49F3">
      <w:pPr>
        <w:ind w:left="1134" w:hanging="1134"/>
        <w:jc w:val="both"/>
        <w:rPr>
          <w:rFonts w:ascii="Avenir Next Condensed Regular" w:hAnsi="Avenir Next Condensed Regular"/>
          <w:sz w:val="22"/>
          <w:szCs w:val="22"/>
        </w:rPr>
        <w:pPrChange w:id="724" w:author="Tania Johny" w:date="2015-07-29T16:24:00Z">
          <w:pPr>
            <w:jc w:val="both"/>
          </w:pPr>
        </w:pPrChange>
      </w:pPr>
    </w:p>
    <w:p w14:paraId="75E60A93" w14:textId="77777777" w:rsidR="007D49F3" w:rsidRDefault="007D49F3">
      <w:pPr>
        <w:pStyle w:val="ListParagraph"/>
        <w:numPr>
          <w:ilvl w:val="1"/>
          <w:numId w:val="5"/>
        </w:numPr>
        <w:ind w:left="1134" w:hanging="1134"/>
        <w:jc w:val="both"/>
        <w:rPr>
          <w:rFonts w:ascii="Avenir Next Condensed Regular" w:hAnsi="Avenir Next Condensed Regular"/>
          <w:sz w:val="22"/>
          <w:szCs w:val="22"/>
        </w:rPr>
        <w:pPrChange w:id="725" w:author="Tania Johny" w:date="2015-07-29T16:24:00Z">
          <w:pPr>
            <w:pStyle w:val="ListParagraph"/>
            <w:numPr>
              <w:ilvl w:val="1"/>
              <w:numId w:val="5"/>
            </w:numPr>
            <w:ind w:left="792" w:hanging="432"/>
            <w:jc w:val="both"/>
          </w:pPr>
        </w:pPrChange>
      </w:pPr>
      <w:r>
        <w:rPr>
          <w:rFonts w:ascii="Avenir Next Condensed Regular" w:hAnsi="Avenir Next Condensed Regular"/>
          <w:sz w:val="22"/>
          <w:szCs w:val="22"/>
        </w:rPr>
        <w:t>Any payment made by any Party (Payer) to another Party (Payee) in relation to</w:t>
      </w:r>
      <w:r w:rsidRPr="004235BA">
        <w:rPr>
          <w:rFonts w:ascii="Avenir Next Condensed Regular" w:hAnsi="Avenir Next Condensed Regular"/>
          <w:sz w:val="22"/>
          <w:szCs w:val="22"/>
        </w:rPr>
        <w:t xml:space="preserve"> this Agreement </w:t>
      </w:r>
      <w:r>
        <w:rPr>
          <w:rFonts w:ascii="Avenir Next Condensed Regular" w:hAnsi="Avenir Next Condensed Regular"/>
          <w:sz w:val="22"/>
          <w:szCs w:val="22"/>
        </w:rPr>
        <w:t xml:space="preserve">is </w:t>
      </w:r>
      <w:r w:rsidRPr="004235BA">
        <w:rPr>
          <w:rFonts w:ascii="Avenir Next Condensed Regular" w:hAnsi="Avenir Next Condensed Regular"/>
          <w:sz w:val="22"/>
          <w:szCs w:val="22"/>
        </w:rPr>
        <w:t xml:space="preserve">inclusive of any Tax. Any payments </w:t>
      </w:r>
      <w:r w:rsidRPr="004235BA">
        <w:rPr>
          <w:rFonts w:ascii="Avenir Next Condensed Regular" w:hAnsi="Avenir Next Condensed Regular"/>
          <w:sz w:val="22"/>
          <w:szCs w:val="22"/>
          <w:lang w:val="en-US"/>
        </w:rPr>
        <w:t>shall be made in full, without set-off, counterclaim or condition and free and clear of</w:t>
      </w:r>
      <w:r>
        <w:rPr>
          <w:rFonts w:ascii="Avenir Next Condensed Regular" w:hAnsi="Avenir Next Condensed Regular"/>
          <w:sz w:val="22"/>
          <w:szCs w:val="22"/>
          <w:lang w:val="en-US"/>
        </w:rPr>
        <w:t>,</w:t>
      </w:r>
      <w:r w:rsidRPr="004235BA">
        <w:rPr>
          <w:rFonts w:ascii="Avenir Next Condensed Regular" w:hAnsi="Avenir Next Condensed Regular"/>
          <w:sz w:val="22"/>
          <w:szCs w:val="22"/>
          <w:lang w:val="en-US"/>
        </w:rPr>
        <w:t xml:space="preserve"> and without any deduction or withholding</w:t>
      </w:r>
      <w:r>
        <w:rPr>
          <w:rFonts w:ascii="Avenir Next Condensed Regular" w:hAnsi="Avenir Next Condensed Regular"/>
          <w:sz w:val="22"/>
          <w:szCs w:val="22"/>
        </w:rPr>
        <w:t>. Each Party shall pay any Tax for which is liable and will indemnify the other Parties anywhere in the world in relation to any liability in respect thereof.</w:t>
      </w:r>
    </w:p>
    <w:p w14:paraId="15309F0B" w14:textId="77777777" w:rsidR="007D49F3" w:rsidRPr="00475216" w:rsidRDefault="007D49F3">
      <w:pPr>
        <w:ind w:left="1134" w:hanging="1134"/>
        <w:jc w:val="both"/>
        <w:rPr>
          <w:rFonts w:ascii="Avenir Next Condensed Regular" w:hAnsi="Avenir Next Condensed Regular"/>
          <w:sz w:val="22"/>
          <w:szCs w:val="22"/>
        </w:rPr>
        <w:pPrChange w:id="726" w:author="Tania Johny" w:date="2015-07-29T16:24:00Z">
          <w:pPr>
            <w:jc w:val="both"/>
          </w:pPr>
        </w:pPrChange>
      </w:pPr>
    </w:p>
    <w:p w14:paraId="37534F06" w14:textId="1C70951B" w:rsidR="004C7171" w:rsidRPr="007D49F3" w:rsidRDefault="007D49F3">
      <w:pPr>
        <w:pStyle w:val="ListParagraph"/>
        <w:numPr>
          <w:ilvl w:val="1"/>
          <w:numId w:val="5"/>
        </w:numPr>
        <w:ind w:left="1134" w:hanging="1134"/>
        <w:jc w:val="both"/>
        <w:rPr>
          <w:rFonts w:ascii="Avenir Next Condensed Regular" w:hAnsi="Avenir Next Condensed Regular"/>
          <w:sz w:val="22"/>
          <w:szCs w:val="22"/>
        </w:rPr>
        <w:pPrChange w:id="727" w:author="Tania Johny" w:date="2015-07-29T16:24:00Z">
          <w:pPr>
            <w:pStyle w:val="ListParagraph"/>
            <w:numPr>
              <w:ilvl w:val="1"/>
              <w:numId w:val="5"/>
            </w:numPr>
            <w:ind w:left="792" w:hanging="432"/>
            <w:jc w:val="both"/>
          </w:pPr>
        </w:pPrChange>
      </w:pPr>
      <w:bookmarkStart w:id="728" w:name="_Ref83033625"/>
      <w:r w:rsidRPr="00E33C92">
        <w:rPr>
          <w:rFonts w:ascii="Avenir Next Condensed Regular" w:hAnsi="Avenir Next Condensed Regular"/>
          <w:sz w:val="22"/>
          <w:szCs w:val="22"/>
        </w:rPr>
        <w:t>I</w:t>
      </w:r>
      <w:r>
        <w:rPr>
          <w:rFonts w:ascii="Avenir Next Condensed Regular" w:hAnsi="Avenir Next Condensed Regular"/>
          <w:sz w:val="22"/>
          <w:szCs w:val="22"/>
        </w:rPr>
        <w:t>f, at any time, any applicable Law it is required for a Party</w:t>
      </w:r>
      <w:r w:rsidRPr="00E33C92">
        <w:rPr>
          <w:rFonts w:ascii="Avenir Next Condensed Regular" w:hAnsi="Avenir Next Condensed Regular"/>
          <w:sz w:val="22"/>
          <w:szCs w:val="22"/>
        </w:rPr>
        <w:t xml:space="preserve"> to make any deduction or withholding from any sums payable under this Agreement, the amount so due shall be increased to the extent necessary to ensure that the recipient receives, on the due date, a net sum equal to the sum which it would have received had no such deduction or withholding been made</w:t>
      </w:r>
      <w:bookmarkEnd w:id="728"/>
      <w:r>
        <w:rPr>
          <w:rFonts w:ascii="Avenir Next Condensed Regular" w:hAnsi="Avenir Next Condensed Regular"/>
          <w:sz w:val="22"/>
          <w:szCs w:val="22"/>
        </w:rPr>
        <w:t>.</w:t>
      </w:r>
    </w:p>
    <w:p w14:paraId="472B42BC" w14:textId="77777777" w:rsidR="002D18B1" w:rsidRPr="00D854A3" w:rsidRDefault="002D18B1">
      <w:pPr>
        <w:ind w:left="1134" w:hanging="1134"/>
        <w:jc w:val="both"/>
        <w:rPr>
          <w:rFonts w:ascii="Avenir Next Condensed Regular" w:hAnsi="Avenir Next Condensed Regular"/>
          <w:sz w:val="22"/>
          <w:szCs w:val="22"/>
        </w:rPr>
        <w:pPrChange w:id="729" w:author="Tania Johny" w:date="2015-07-29T16:24:00Z">
          <w:pPr>
            <w:jc w:val="both"/>
          </w:pPr>
        </w:pPrChange>
      </w:pPr>
    </w:p>
    <w:p w14:paraId="61ABFA71" w14:textId="77EE903A" w:rsidR="002D18B1" w:rsidRDefault="002D18B1">
      <w:pPr>
        <w:pStyle w:val="ListParagraph"/>
        <w:numPr>
          <w:ilvl w:val="1"/>
          <w:numId w:val="5"/>
        </w:numPr>
        <w:ind w:left="1134" w:hanging="1134"/>
        <w:jc w:val="both"/>
        <w:rPr>
          <w:rFonts w:ascii="Avenir Next Condensed Regular" w:hAnsi="Avenir Next Condensed Regular"/>
          <w:sz w:val="22"/>
          <w:szCs w:val="22"/>
        </w:rPr>
        <w:pPrChange w:id="730" w:author="Tania Johny" w:date="2015-07-29T16:24:00Z">
          <w:pPr>
            <w:pStyle w:val="ListParagraph"/>
            <w:numPr>
              <w:ilvl w:val="1"/>
              <w:numId w:val="5"/>
            </w:numPr>
            <w:ind w:left="792" w:hanging="432"/>
            <w:jc w:val="both"/>
          </w:pPr>
        </w:pPrChange>
      </w:pPr>
      <w:r w:rsidRPr="00D854A3">
        <w:rPr>
          <w:rFonts w:ascii="Avenir Next Condensed Regular" w:hAnsi="Avenir Next Condensed Regular"/>
          <w:sz w:val="22"/>
          <w:szCs w:val="22"/>
        </w:rPr>
        <w:t>Ad valorem stamp duty, registration fees and any notary fees payable on th</w:t>
      </w:r>
      <w:r>
        <w:rPr>
          <w:rFonts w:ascii="Avenir Next Condensed Regular" w:hAnsi="Avenir Next Condensed Regular"/>
          <w:sz w:val="22"/>
          <w:szCs w:val="22"/>
        </w:rPr>
        <w:t>is Agreement shall be paid by both Parties equally.</w:t>
      </w:r>
    </w:p>
    <w:p w14:paraId="5D5F2BF1" w14:textId="77777777" w:rsidR="004C7171" w:rsidRPr="004C7171" w:rsidRDefault="004C7171">
      <w:pPr>
        <w:ind w:left="1134" w:hanging="1134"/>
        <w:jc w:val="both"/>
        <w:rPr>
          <w:rFonts w:ascii="Avenir Next Condensed Regular" w:hAnsi="Avenir Next Condensed Regular"/>
          <w:sz w:val="22"/>
          <w:szCs w:val="22"/>
        </w:rPr>
        <w:pPrChange w:id="731" w:author="Tania Johny" w:date="2015-07-29T16:24:00Z">
          <w:pPr>
            <w:jc w:val="both"/>
          </w:pPr>
        </w:pPrChange>
      </w:pPr>
    </w:p>
    <w:p w14:paraId="26B89299" w14:textId="3FBD6CA0" w:rsidR="00404381" w:rsidRPr="001A2D70" w:rsidRDefault="00595FF6">
      <w:pPr>
        <w:pStyle w:val="ListParagraph"/>
        <w:numPr>
          <w:ilvl w:val="0"/>
          <w:numId w:val="5"/>
        </w:numPr>
        <w:ind w:left="1134" w:hanging="1134"/>
        <w:jc w:val="both"/>
        <w:rPr>
          <w:rFonts w:ascii="Avenir Next Condensed Regular" w:hAnsi="Avenir Next Condensed Regular"/>
          <w:b/>
          <w:sz w:val="22"/>
          <w:szCs w:val="22"/>
        </w:rPr>
        <w:pPrChange w:id="732" w:author="Tania Johny" w:date="2015-07-29T16:24:00Z">
          <w:pPr>
            <w:pStyle w:val="ListParagraph"/>
            <w:numPr>
              <w:numId w:val="5"/>
            </w:numPr>
            <w:ind w:left="360" w:hanging="360"/>
            <w:jc w:val="both"/>
          </w:pPr>
        </w:pPrChange>
      </w:pPr>
      <w:r w:rsidRPr="001A2D70">
        <w:rPr>
          <w:rFonts w:ascii="Avenir Next Condensed Regular" w:hAnsi="Avenir Next Condensed Regular"/>
          <w:b/>
          <w:sz w:val="22"/>
          <w:szCs w:val="22"/>
        </w:rPr>
        <w:t>Regulatory Compliance</w:t>
      </w:r>
    </w:p>
    <w:p w14:paraId="35897A1F" w14:textId="77777777" w:rsidR="00404381" w:rsidRPr="00404381" w:rsidRDefault="00404381">
      <w:pPr>
        <w:ind w:left="1134" w:hanging="1134"/>
        <w:jc w:val="both"/>
        <w:rPr>
          <w:rFonts w:ascii="Avenir Next Condensed Regular" w:hAnsi="Avenir Next Condensed Regular"/>
          <w:sz w:val="22"/>
          <w:szCs w:val="22"/>
        </w:rPr>
        <w:pPrChange w:id="733" w:author="Tania Johny" w:date="2015-07-29T16:24:00Z">
          <w:pPr>
            <w:jc w:val="both"/>
          </w:pPr>
        </w:pPrChange>
      </w:pPr>
    </w:p>
    <w:p w14:paraId="42E0A993" w14:textId="0015D6FB" w:rsidR="00595FF6" w:rsidRDefault="00404381">
      <w:pPr>
        <w:pStyle w:val="ListParagraph"/>
        <w:numPr>
          <w:ilvl w:val="1"/>
          <w:numId w:val="5"/>
        </w:numPr>
        <w:ind w:left="1134" w:hanging="1134"/>
        <w:jc w:val="both"/>
        <w:rPr>
          <w:rFonts w:ascii="Avenir Next Condensed Regular" w:hAnsi="Avenir Next Condensed Regular"/>
          <w:sz w:val="22"/>
          <w:szCs w:val="22"/>
        </w:rPr>
        <w:pPrChange w:id="734" w:author="Tania Johny" w:date="2015-07-29T16:24:00Z">
          <w:pPr>
            <w:pStyle w:val="ListParagraph"/>
            <w:numPr>
              <w:ilvl w:val="1"/>
              <w:numId w:val="5"/>
            </w:numPr>
            <w:ind w:left="792" w:hanging="432"/>
            <w:jc w:val="both"/>
          </w:pPr>
        </w:pPrChange>
      </w:pPr>
      <w:r w:rsidRPr="00404381">
        <w:rPr>
          <w:rFonts w:ascii="Avenir Next Condensed Regular" w:hAnsi="Avenir Next Condensed Regular"/>
          <w:sz w:val="22"/>
          <w:szCs w:val="22"/>
        </w:rPr>
        <w:t xml:space="preserve">The </w:t>
      </w:r>
      <w:r>
        <w:rPr>
          <w:rFonts w:ascii="Avenir Next Condensed Regular" w:hAnsi="Avenir Next Condensed Regular"/>
          <w:sz w:val="22"/>
          <w:szCs w:val="22"/>
        </w:rPr>
        <w:t>Parties shall obtain and maintain</w:t>
      </w:r>
      <w:r w:rsidRPr="00404381">
        <w:rPr>
          <w:rFonts w:ascii="Avenir Next Condensed Regular" w:hAnsi="Avenir Next Condensed Regular"/>
          <w:sz w:val="22"/>
          <w:szCs w:val="22"/>
        </w:rPr>
        <w:t xml:space="preserve"> any and all Authorisations</w:t>
      </w:r>
      <w:r>
        <w:rPr>
          <w:rFonts w:ascii="Avenir Next Condensed Regular" w:hAnsi="Avenir Next Condensed Regular"/>
          <w:sz w:val="22"/>
          <w:szCs w:val="22"/>
        </w:rPr>
        <w:t xml:space="preserve"> and/or Licences</w:t>
      </w:r>
      <w:r w:rsidRPr="00404381">
        <w:rPr>
          <w:rFonts w:ascii="Avenir Next Condensed Regular" w:hAnsi="Avenir Next Condensed Regular"/>
          <w:sz w:val="22"/>
          <w:szCs w:val="22"/>
        </w:rPr>
        <w:t xml:space="preserve"> required </w:t>
      </w:r>
      <w:r>
        <w:rPr>
          <w:rFonts w:ascii="Avenir Next Condensed Regular" w:hAnsi="Avenir Next Condensed Regular"/>
          <w:sz w:val="22"/>
          <w:szCs w:val="22"/>
        </w:rPr>
        <w:t>by Competent Authority or by applicable Law or commonly required for the conduct and performance</w:t>
      </w:r>
      <w:r w:rsidR="00BA3FA0">
        <w:rPr>
          <w:rFonts w:ascii="Avenir Next Condensed Regular" w:hAnsi="Avenir Next Condensed Regular"/>
          <w:sz w:val="22"/>
          <w:szCs w:val="22"/>
        </w:rPr>
        <w:t xml:space="preserve"> of </w:t>
      </w:r>
      <w:r>
        <w:rPr>
          <w:rFonts w:ascii="Avenir Next Condensed Regular" w:hAnsi="Avenir Next Condensed Regular"/>
          <w:sz w:val="22"/>
          <w:szCs w:val="22"/>
        </w:rPr>
        <w:t>duties and obligations related to this Agreement</w:t>
      </w:r>
      <w:r w:rsidR="00BA3FA0">
        <w:rPr>
          <w:rFonts w:ascii="Avenir Next Condensed Regular" w:hAnsi="Avenir Next Condensed Regular"/>
          <w:sz w:val="22"/>
          <w:szCs w:val="22"/>
        </w:rPr>
        <w:t>.</w:t>
      </w:r>
      <w:r w:rsidRPr="00404381">
        <w:rPr>
          <w:rFonts w:ascii="Avenir Next Condensed Regular" w:hAnsi="Avenir Next Condensed Regular"/>
          <w:sz w:val="22"/>
          <w:szCs w:val="22"/>
        </w:rPr>
        <w:t xml:space="preserve"> The cost and expenses of such compliance shall be borne by the </w:t>
      </w:r>
      <w:r w:rsidR="00BA3FA0">
        <w:rPr>
          <w:rFonts w:ascii="Avenir Next Condensed Regular" w:hAnsi="Avenir Next Condensed Regular"/>
          <w:sz w:val="22"/>
          <w:szCs w:val="22"/>
        </w:rPr>
        <w:t>respective Party. The Parties</w:t>
      </w:r>
      <w:r w:rsidR="00E87F6D">
        <w:rPr>
          <w:rFonts w:ascii="Avenir Next Condensed Regular" w:hAnsi="Avenir Next Condensed Regular"/>
          <w:sz w:val="22"/>
          <w:szCs w:val="22"/>
        </w:rPr>
        <w:t xml:space="preserve"> shall provide to each other any reasonable assistance required for such compliance</w:t>
      </w:r>
      <w:r w:rsidRPr="00404381">
        <w:rPr>
          <w:rFonts w:ascii="Avenir Next Condensed Regular" w:hAnsi="Avenir Next Condensed Regular"/>
          <w:sz w:val="22"/>
          <w:szCs w:val="22"/>
        </w:rPr>
        <w:t xml:space="preserve">. </w:t>
      </w:r>
    </w:p>
    <w:p w14:paraId="1C990FF2" w14:textId="77777777" w:rsidR="00595FF6" w:rsidRPr="00595FF6" w:rsidRDefault="00595FF6">
      <w:pPr>
        <w:ind w:left="1134" w:hanging="1134"/>
        <w:jc w:val="both"/>
        <w:rPr>
          <w:rFonts w:ascii="Avenir Next Condensed Regular" w:hAnsi="Avenir Next Condensed Regular"/>
          <w:sz w:val="22"/>
          <w:szCs w:val="22"/>
        </w:rPr>
        <w:pPrChange w:id="735" w:author="Tania Johny" w:date="2015-07-29T16:24:00Z">
          <w:pPr>
            <w:jc w:val="both"/>
          </w:pPr>
        </w:pPrChange>
      </w:pPr>
    </w:p>
    <w:p w14:paraId="6183F8C7" w14:textId="77777777" w:rsidR="001D7FD8" w:rsidRPr="00817511" w:rsidRDefault="00595FF6">
      <w:pPr>
        <w:pStyle w:val="ListParagraph"/>
        <w:numPr>
          <w:ilvl w:val="0"/>
          <w:numId w:val="5"/>
        </w:numPr>
        <w:ind w:left="1134" w:hanging="1134"/>
        <w:jc w:val="both"/>
        <w:rPr>
          <w:rFonts w:ascii="Avenir Next Condensed Regular" w:hAnsi="Avenir Next Condensed Regular"/>
          <w:b/>
          <w:sz w:val="22"/>
          <w:szCs w:val="22"/>
        </w:rPr>
        <w:pPrChange w:id="736" w:author="Tania Johny" w:date="2015-07-29T16:24:00Z">
          <w:pPr>
            <w:pStyle w:val="ListParagraph"/>
            <w:numPr>
              <w:numId w:val="5"/>
            </w:numPr>
            <w:ind w:left="360" w:hanging="360"/>
            <w:jc w:val="both"/>
          </w:pPr>
        </w:pPrChange>
      </w:pPr>
      <w:bookmarkStart w:id="737" w:name="_Ref248847054"/>
      <w:r w:rsidRPr="00817511">
        <w:rPr>
          <w:rFonts w:ascii="Avenir Next Condensed Regular" w:hAnsi="Avenir Next Condensed Regular"/>
          <w:b/>
          <w:sz w:val="22"/>
          <w:szCs w:val="22"/>
        </w:rPr>
        <w:t>Intellectual Property</w:t>
      </w:r>
      <w:bookmarkEnd w:id="737"/>
    </w:p>
    <w:p w14:paraId="575FAC0C" w14:textId="77777777" w:rsidR="001D7FD8" w:rsidRPr="001D7FD8" w:rsidRDefault="001D7FD8">
      <w:pPr>
        <w:ind w:left="1134" w:hanging="1134"/>
        <w:jc w:val="both"/>
        <w:rPr>
          <w:rFonts w:ascii="Avenir Next Condensed Regular" w:hAnsi="Avenir Next Condensed Regular"/>
          <w:sz w:val="22"/>
          <w:szCs w:val="22"/>
        </w:rPr>
        <w:pPrChange w:id="738" w:author="Tania Johny" w:date="2015-07-29T16:24:00Z">
          <w:pPr>
            <w:jc w:val="both"/>
          </w:pPr>
        </w:pPrChange>
      </w:pPr>
    </w:p>
    <w:p w14:paraId="1125025A" w14:textId="00280565" w:rsidR="00386C2F" w:rsidRPr="00386C2F" w:rsidRDefault="001D7FD8">
      <w:pPr>
        <w:pStyle w:val="ListParagraph"/>
        <w:numPr>
          <w:ilvl w:val="1"/>
          <w:numId w:val="5"/>
        </w:numPr>
        <w:ind w:left="1134" w:hanging="1134"/>
        <w:jc w:val="both"/>
        <w:rPr>
          <w:rFonts w:ascii="Avenir Next Condensed Regular" w:hAnsi="Avenir Next Condensed Regular"/>
          <w:sz w:val="22"/>
          <w:szCs w:val="22"/>
        </w:rPr>
        <w:pPrChange w:id="739" w:author="Tania Johny" w:date="2015-07-29T16:24:00Z">
          <w:pPr>
            <w:pStyle w:val="ListParagraph"/>
            <w:numPr>
              <w:ilvl w:val="1"/>
              <w:numId w:val="5"/>
            </w:numPr>
            <w:ind w:left="792" w:hanging="432"/>
            <w:jc w:val="both"/>
          </w:pPr>
        </w:pPrChange>
      </w:pPr>
      <w:r w:rsidRPr="001D7FD8">
        <w:rPr>
          <w:rFonts w:ascii="Avenir Next Condensed Regular" w:hAnsi="Avenir Next Condensed Regular"/>
          <w:sz w:val="22"/>
          <w:szCs w:val="22"/>
          <w:lang w:val="en-US"/>
        </w:rPr>
        <w:t xml:space="preserve">Each Party </w:t>
      </w:r>
      <w:r w:rsidR="00817511">
        <w:rPr>
          <w:rFonts w:ascii="Avenir Next Condensed Regular" w:hAnsi="Avenir Next Condensed Regular"/>
          <w:sz w:val="22"/>
          <w:szCs w:val="22"/>
          <w:lang w:val="en-US"/>
        </w:rPr>
        <w:t>acknowledges and agrees that</w:t>
      </w:r>
      <w:r w:rsidRPr="001D7FD8">
        <w:rPr>
          <w:rFonts w:ascii="Avenir Next Condensed Regular" w:hAnsi="Avenir Next Condensed Regular"/>
          <w:sz w:val="22"/>
          <w:szCs w:val="22"/>
          <w:lang w:val="en-US"/>
        </w:rPr>
        <w:t xml:space="preserve"> other</w:t>
      </w:r>
      <w:r w:rsidR="00817511">
        <w:rPr>
          <w:rFonts w:ascii="Avenir Next Condensed Regular" w:hAnsi="Avenir Next Condensed Regular"/>
          <w:sz w:val="22"/>
          <w:szCs w:val="22"/>
          <w:lang w:val="en-US"/>
        </w:rPr>
        <w:t xml:space="preserve"> respective</w:t>
      </w:r>
      <w:r w:rsidRPr="001D7FD8">
        <w:rPr>
          <w:rFonts w:ascii="Avenir Next Condensed Regular" w:hAnsi="Avenir Next Condensed Regular"/>
          <w:sz w:val="22"/>
          <w:szCs w:val="22"/>
          <w:lang w:val="en-US"/>
        </w:rPr>
        <w:t xml:space="preserve"> Party owns (or has the rights to) all rights, title and interest in it’s Intellectual Property, and shall continue to</w:t>
      </w:r>
      <w:r w:rsidR="00817511">
        <w:rPr>
          <w:rFonts w:ascii="Avenir Next Condensed Regular" w:hAnsi="Avenir Next Condensed Regular"/>
          <w:sz w:val="22"/>
          <w:szCs w:val="22"/>
          <w:lang w:val="en-US"/>
        </w:rPr>
        <w:t xml:space="preserve"> be vested in, and owned by </w:t>
      </w:r>
      <w:r w:rsidRPr="001D7FD8">
        <w:rPr>
          <w:rFonts w:ascii="Avenir Next Condensed Regular" w:hAnsi="Avenir Next Condensed Regular"/>
          <w:sz w:val="22"/>
          <w:szCs w:val="22"/>
          <w:lang w:val="en-US"/>
        </w:rPr>
        <w:t xml:space="preserve">that respective Party or relevant Related Company or person (individually or collectively “IP Holder”). Nothing in this Agreement, nor the use of any Intellectual Property, shall be construed to confer in any Party or person </w:t>
      </w:r>
      <w:r w:rsidR="00817511">
        <w:rPr>
          <w:rFonts w:ascii="Avenir Next Condensed Regular" w:hAnsi="Avenir Next Condensed Regular"/>
          <w:sz w:val="22"/>
          <w:szCs w:val="22"/>
          <w:lang w:val="en-US"/>
        </w:rPr>
        <w:t xml:space="preserve">other than the IP Holder </w:t>
      </w:r>
      <w:r w:rsidRPr="001D7FD8">
        <w:rPr>
          <w:rFonts w:ascii="Avenir Next Condensed Regular" w:hAnsi="Avenir Next Condensed Regular"/>
          <w:sz w:val="22"/>
          <w:szCs w:val="22"/>
          <w:lang w:val="en-US"/>
        </w:rPr>
        <w:t>any rights by implication, estoppel, or otherwise in the IP Holder’s Intellectual Property. If a Party does acquire any rights, those rights will be held on</w:t>
      </w:r>
      <w:r w:rsidR="002C57F2">
        <w:rPr>
          <w:rFonts w:ascii="Avenir Next Condensed Regular" w:hAnsi="Avenir Next Condensed Regular"/>
          <w:sz w:val="22"/>
          <w:szCs w:val="22"/>
          <w:lang w:val="en-US"/>
        </w:rPr>
        <w:t xml:space="preserve"> trust for the IP Holder and that</w:t>
      </w:r>
      <w:r w:rsidRPr="001D7FD8">
        <w:rPr>
          <w:rFonts w:ascii="Avenir Next Condensed Regular" w:hAnsi="Avenir Next Condensed Regular"/>
          <w:sz w:val="22"/>
          <w:szCs w:val="22"/>
          <w:lang w:val="en-US"/>
        </w:rPr>
        <w:t xml:space="preserve"> Party shall immediately, without necessity of demand or charge</w:t>
      </w:r>
      <w:r>
        <w:rPr>
          <w:rFonts w:ascii="Avenir Next Condensed Regular" w:hAnsi="Avenir Next Condensed Regular"/>
          <w:sz w:val="22"/>
          <w:szCs w:val="22"/>
          <w:lang w:val="en-US"/>
        </w:rPr>
        <w:t>,</w:t>
      </w:r>
      <w:r w:rsidRPr="001D7FD8">
        <w:rPr>
          <w:rFonts w:ascii="Avenir Next Condensed Regular" w:hAnsi="Avenir Next Condensed Regular"/>
          <w:sz w:val="22"/>
          <w:szCs w:val="22"/>
          <w:lang w:val="en-US"/>
        </w:rPr>
        <w:t xml:space="preserve"> at the simple written request of the IP Holder, promptly execute any and all documents and do all things necessary to assign such rights to the IP Holder. A Party may terminate this Agreem</w:t>
      </w:r>
      <w:r w:rsidR="00485877">
        <w:rPr>
          <w:rFonts w:ascii="Avenir Next Condensed Regular" w:hAnsi="Avenir Next Condensed Regular"/>
          <w:sz w:val="22"/>
          <w:szCs w:val="22"/>
          <w:lang w:val="en-US"/>
        </w:rPr>
        <w:t xml:space="preserve">ent with immediate effect if </w:t>
      </w:r>
      <w:r w:rsidR="00485877">
        <w:rPr>
          <w:rFonts w:ascii="Avenir Next Condensed Regular" w:hAnsi="Avenir Next Condensed Regular"/>
          <w:sz w:val="22"/>
          <w:szCs w:val="22"/>
          <w:lang w:val="en-US"/>
        </w:rPr>
        <w:lastRenderedPageBreak/>
        <w:t>another</w:t>
      </w:r>
      <w:r w:rsidRPr="001D7FD8">
        <w:rPr>
          <w:rFonts w:ascii="Avenir Next Condensed Regular" w:hAnsi="Avenir Next Condensed Regular"/>
          <w:sz w:val="22"/>
          <w:szCs w:val="22"/>
          <w:lang w:val="en-US"/>
        </w:rPr>
        <w:t xml:space="preserve"> Party shall now or in the future contest the validity and/or ownership of the Intellectual Property of the IP Holder</w:t>
      </w:r>
      <w:r w:rsidR="00386C2F">
        <w:rPr>
          <w:rFonts w:ascii="Avenir Next Condensed Regular" w:hAnsi="Avenir Next Condensed Regular"/>
          <w:sz w:val="22"/>
          <w:szCs w:val="22"/>
          <w:lang w:val="en-US"/>
        </w:rPr>
        <w:t>.</w:t>
      </w:r>
    </w:p>
    <w:p w14:paraId="1D566AA0" w14:textId="77777777" w:rsidR="00386C2F" w:rsidRPr="00582551" w:rsidRDefault="00386C2F">
      <w:pPr>
        <w:ind w:left="1134" w:hanging="1134"/>
        <w:jc w:val="both"/>
        <w:rPr>
          <w:rFonts w:ascii="Avenir Next Condensed Regular" w:hAnsi="Avenir Next Condensed Regular"/>
          <w:sz w:val="22"/>
          <w:szCs w:val="22"/>
        </w:rPr>
        <w:pPrChange w:id="740" w:author="Tania Johny" w:date="2015-07-29T16:24:00Z">
          <w:pPr>
            <w:jc w:val="both"/>
          </w:pPr>
        </w:pPrChange>
      </w:pPr>
    </w:p>
    <w:p w14:paraId="41E7189C" w14:textId="1CA827C3" w:rsidR="00586D7E" w:rsidRPr="00586D7E" w:rsidRDefault="00485877">
      <w:pPr>
        <w:pStyle w:val="ListParagraph"/>
        <w:numPr>
          <w:ilvl w:val="1"/>
          <w:numId w:val="5"/>
        </w:numPr>
        <w:ind w:left="1134" w:hanging="1134"/>
        <w:jc w:val="both"/>
        <w:rPr>
          <w:rFonts w:ascii="Avenir Next Condensed Regular" w:hAnsi="Avenir Next Condensed Regular"/>
          <w:sz w:val="22"/>
          <w:szCs w:val="22"/>
        </w:rPr>
        <w:pPrChange w:id="741" w:author="Tania Johny" w:date="2015-07-29T16:24:00Z">
          <w:pPr>
            <w:pStyle w:val="ListParagraph"/>
            <w:numPr>
              <w:ilvl w:val="1"/>
              <w:numId w:val="5"/>
            </w:numPr>
            <w:ind w:left="792" w:hanging="432"/>
            <w:jc w:val="both"/>
          </w:pPr>
        </w:pPrChange>
      </w:pPr>
      <w:r>
        <w:rPr>
          <w:rFonts w:ascii="Avenir Next Condensed Regular" w:hAnsi="Avenir Next Condensed Regular"/>
          <w:sz w:val="22"/>
          <w:szCs w:val="22"/>
          <w:lang w:val="en-US"/>
        </w:rPr>
        <w:t>The</w:t>
      </w:r>
      <w:r w:rsidR="007F4995" w:rsidRPr="007F4995">
        <w:rPr>
          <w:rFonts w:ascii="Avenir Next Condensed Regular" w:hAnsi="Avenir Next Condensed Regular"/>
          <w:sz w:val="22"/>
          <w:szCs w:val="22"/>
          <w:lang w:val="en-US"/>
        </w:rPr>
        <w:t xml:space="preserve"> Parties acknowledge and agree: (a) not to use or modify the other Party’s Intellectual Property without the prior written consent of the IP Holder; (b) not to copy or disclose the other Party’s Intellectual Property to third persons except with the prior written consent of the IP Holder; (c) to comply with any reasonable directions made by the IP Holder from time to time relating to use of it’s Intellectual Property; (d) to grant the IP Holder access to, and shall provide copies of, any of it’s Intellectual Property upon request; and (e) to surrender the Intellectual Property to the IP Holder at any time</w:t>
      </w:r>
      <w:r w:rsidR="005748C2">
        <w:rPr>
          <w:rFonts w:ascii="Avenir Next Condensed Regular" w:hAnsi="Avenir Next Condensed Regular"/>
          <w:sz w:val="22"/>
          <w:szCs w:val="22"/>
          <w:lang w:val="en-US"/>
        </w:rPr>
        <w:t>,</w:t>
      </w:r>
      <w:r w:rsidR="007F4995" w:rsidRPr="007F4995">
        <w:rPr>
          <w:rFonts w:ascii="Avenir Next Condensed Regular" w:hAnsi="Avenir Next Condensed Regular"/>
          <w:sz w:val="22"/>
          <w:szCs w:val="22"/>
          <w:lang w:val="en-US"/>
        </w:rPr>
        <w:t xml:space="preserve"> at the request of the IP H</w:t>
      </w:r>
      <w:r w:rsidR="005748C2">
        <w:rPr>
          <w:rFonts w:ascii="Avenir Next Condensed Regular" w:hAnsi="Avenir Next Condensed Regular"/>
          <w:sz w:val="22"/>
          <w:szCs w:val="22"/>
          <w:lang w:val="en-US"/>
        </w:rPr>
        <w:t>older and in any event upon expiry or termination of this Agreement</w:t>
      </w:r>
      <w:r w:rsidR="00586D7E">
        <w:rPr>
          <w:rFonts w:ascii="Avenir Next Condensed Regular" w:hAnsi="Avenir Next Condensed Regular"/>
          <w:sz w:val="22"/>
          <w:szCs w:val="22"/>
          <w:lang w:val="en-US"/>
        </w:rPr>
        <w:t>.</w:t>
      </w:r>
    </w:p>
    <w:p w14:paraId="182F7E5F" w14:textId="77777777" w:rsidR="00586D7E" w:rsidRPr="00586D7E" w:rsidRDefault="00586D7E">
      <w:pPr>
        <w:ind w:left="1134" w:hanging="1134"/>
        <w:jc w:val="both"/>
        <w:rPr>
          <w:rFonts w:ascii="Avenir Next Condensed Regular" w:hAnsi="Avenir Next Condensed Regular"/>
          <w:sz w:val="22"/>
          <w:szCs w:val="22"/>
        </w:rPr>
        <w:pPrChange w:id="742" w:author="Tania Johny" w:date="2015-07-29T16:24:00Z">
          <w:pPr>
            <w:jc w:val="both"/>
          </w:pPr>
        </w:pPrChange>
      </w:pPr>
    </w:p>
    <w:p w14:paraId="714D3886" w14:textId="439A4BFC" w:rsidR="0058674B" w:rsidRPr="0058674B" w:rsidRDefault="00586D7E">
      <w:pPr>
        <w:pStyle w:val="ListParagraph"/>
        <w:numPr>
          <w:ilvl w:val="1"/>
          <w:numId w:val="5"/>
        </w:numPr>
        <w:ind w:left="1134" w:hanging="1134"/>
        <w:jc w:val="both"/>
        <w:rPr>
          <w:rFonts w:ascii="Avenir Next Condensed Regular" w:hAnsi="Avenir Next Condensed Regular"/>
          <w:sz w:val="22"/>
          <w:szCs w:val="22"/>
        </w:rPr>
        <w:pPrChange w:id="743" w:author="Tania Johny" w:date="2015-07-29T16:25:00Z">
          <w:pPr>
            <w:pStyle w:val="ListParagraph"/>
            <w:numPr>
              <w:ilvl w:val="1"/>
              <w:numId w:val="5"/>
            </w:numPr>
            <w:ind w:left="792" w:hanging="432"/>
            <w:jc w:val="both"/>
          </w:pPr>
        </w:pPrChange>
      </w:pPr>
      <w:r w:rsidRPr="00586D7E">
        <w:rPr>
          <w:rFonts w:ascii="Avenir Next Condensed Regular" w:hAnsi="Avenir Next Condensed Regular"/>
          <w:sz w:val="22"/>
          <w:szCs w:val="22"/>
          <w:lang w:val="en-US"/>
        </w:rPr>
        <w:t xml:space="preserve">Intellectual </w:t>
      </w:r>
      <w:r w:rsidR="00097096">
        <w:rPr>
          <w:rFonts w:ascii="Avenir Next Condensed Regular" w:hAnsi="Avenir Next Condensed Regular"/>
          <w:sz w:val="22"/>
          <w:szCs w:val="22"/>
          <w:lang w:val="en-US"/>
        </w:rPr>
        <w:t>Property, which is made by a Party during the term of this Agreement,</w:t>
      </w:r>
      <w:r w:rsidRPr="00586D7E">
        <w:rPr>
          <w:rFonts w:ascii="Avenir Next Condensed Regular" w:hAnsi="Avenir Next Condensed Regular"/>
          <w:sz w:val="22"/>
          <w:szCs w:val="22"/>
          <w:lang w:val="en-US"/>
        </w:rPr>
        <w:t xml:space="preserve"> shall be the p</w:t>
      </w:r>
      <w:r w:rsidR="00097096">
        <w:rPr>
          <w:rFonts w:ascii="Avenir Next Condensed Regular" w:hAnsi="Avenir Next Condensed Regular"/>
          <w:sz w:val="22"/>
          <w:szCs w:val="22"/>
          <w:lang w:val="en-US"/>
        </w:rPr>
        <w:t>roperty of that</w:t>
      </w:r>
      <w:r w:rsidRPr="00586D7E">
        <w:rPr>
          <w:rFonts w:ascii="Avenir Next Condensed Regular" w:hAnsi="Avenir Next Condensed Regular"/>
          <w:sz w:val="22"/>
          <w:szCs w:val="22"/>
          <w:lang w:val="en-US"/>
        </w:rPr>
        <w:t xml:space="preserve"> respective Party who made it even if using suggestions, ideas, exp</w:t>
      </w:r>
      <w:r w:rsidR="00097096">
        <w:rPr>
          <w:rFonts w:ascii="Avenir Next Condensed Regular" w:hAnsi="Avenir Next Condensed Regular"/>
          <w:sz w:val="22"/>
          <w:szCs w:val="22"/>
          <w:lang w:val="en-US"/>
        </w:rPr>
        <w:t>eriences or information from</w:t>
      </w:r>
      <w:r w:rsidRPr="00586D7E">
        <w:rPr>
          <w:rFonts w:ascii="Avenir Next Condensed Regular" w:hAnsi="Avenir Next Condensed Regular"/>
          <w:sz w:val="22"/>
          <w:szCs w:val="22"/>
          <w:lang w:val="en-US"/>
        </w:rPr>
        <w:t xml:space="preserve"> other Part</w:t>
      </w:r>
      <w:r w:rsidR="00097096">
        <w:rPr>
          <w:rFonts w:ascii="Avenir Next Condensed Regular" w:hAnsi="Avenir Next Condensed Regular"/>
          <w:sz w:val="22"/>
          <w:szCs w:val="22"/>
          <w:lang w:val="en-US"/>
        </w:rPr>
        <w:t>ies</w:t>
      </w:r>
      <w:r w:rsidRPr="00586D7E">
        <w:rPr>
          <w:rFonts w:ascii="Avenir Next Condensed Regular" w:hAnsi="Avenir Next Condensed Regular"/>
          <w:sz w:val="22"/>
          <w:szCs w:val="22"/>
          <w:lang w:val="en-US"/>
        </w:rPr>
        <w:t>. If a Party acquire</w:t>
      </w:r>
      <w:r w:rsidR="00097096">
        <w:rPr>
          <w:rFonts w:ascii="Avenir Next Condensed Regular" w:hAnsi="Avenir Next Condensed Regular"/>
          <w:sz w:val="22"/>
          <w:szCs w:val="22"/>
          <w:lang w:val="en-US"/>
        </w:rPr>
        <w:t>s any rights that belongs to</w:t>
      </w:r>
      <w:r w:rsidRPr="00586D7E">
        <w:rPr>
          <w:rFonts w:ascii="Avenir Next Condensed Regular" w:hAnsi="Avenir Next Condensed Regular"/>
          <w:sz w:val="22"/>
          <w:szCs w:val="22"/>
          <w:lang w:val="en-US"/>
        </w:rPr>
        <w:t xml:space="preserve"> other Party, those rights will be held on trust for the IP Holder and the Party shall immediately, without necessity of demand or charge at the simple written request of the IP Holder, promptly execute any and all documents and do all things necessary to assign such rights to the IP Holder. All such property and copies thereof and any other property of the </w:t>
      </w:r>
      <w:r w:rsidR="00097096">
        <w:rPr>
          <w:rFonts w:ascii="Avenir Next Condensed Regular" w:hAnsi="Avenir Next Condensed Regular"/>
          <w:sz w:val="22"/>
          <w:szCs w:val="22"/>
          <w:lang w:val="en-US"/>
        </w:rPr>
        <w:t>IP Holder</w:t>
      </w:r>
      <w:r w:rsidRPr="00586D7E">
        <w:rPr>
          <w:rFonts w:ascii="Avenir Next Condensed Regular" w:hAnsi="Avenir Next Condensed Regular"/>
          <w:sz w:val="22"/>
          <w:szCs w:val="22"/>
          <w:lang w:val="en-US"/>
        </w:rPr>
        <w:t xml:space="preserve"> shall be </w:t>
      </w:r>
      <w:r w:rsidR="00FD05EE" w:rsidRPr="007F4995">
        <w:rPr>
          <w:rFonts w:ascii="Avenir Next Condensed Regular" w:hAnsi="Avenir Next Condensed Regular"/>
          <w:sz w:val="22"/>
          <w:szCs w:val="22"/>
          <w:lang w:val="en-US"/>
        </w:rPr>
        <w:t>surrender</w:t>
      </w:r>
      <w:r w:rsidR="00FD05EE">
        <w:rPr>
          <w:rFonts w:ascii="Avenir Next Condensed Regular" w:hAnsi="Avenir Next Condensed Regular"/>
          <w:sz w:val="22"/>
          <w:szCs w:val="22"/>
          <w:lang w:val="en-US"/>
        </w:rPr>
        <w:t>ed</w:t>
      </w:r>
      <w:r w:rsidR="00FD05EE" w:rsidRPr="007F4995">
        <w:rPr>
          <w:rFonts w:ascii="Avenir Next Condensed Regular" w:hAnsi="Avenir Next Condensed Regular"/>
          <w:sz w:val="22"/>
          <w:szCs w:val="22"/>
          <w:lang w:val="en-US"/>
        </w:rPr>
        <w:t xml:space="preserve"> to the </w:t>
      </w:r>
      <w:r w:rsidR="00097096">
        <w:rPr>
          <w:rFonts w:ascii="Avenir Next Condensed Regular" w:hAnsi="Avenir Next Condensed Regular"/>
          <w:sz w:val="22"/>
          <w:szCs w:val="22"/>
          <w:lang w:val="en-US"/>
        </w:rPr>
        <w:t>IP Holder</w:t>
      </w:r>
      <w:r w:rsidR="00FD05EE" w:rsidRPr="007F4995">
        <w:rPr>
          <w:rFonts w:ascii="Avenir Next Condensed Regular" w:hAnsi="Avenir Next Condensed Regular"/>
          <w:sz w:val="22"/>
          <w:szCs w:val="22"/>
          <w:lang w:val="en-US"/>
        </w:rPr>
        <w:t xml:space="preserve"> at any time</w:t>
      </w:r>
      <w:r w:rsidR="00FD05EE">
        <w:rPr>
          <w:rFonts w:ascii="Avenir Next Condensed Regular" w:hAnsi="Avenir Next Condensed Regular"/>
          <w:sz w:val="22"/>
          <w:szCs w:val="22"/>
          <w:lang w:val="en-US"/>
        </w:rPr>
        <w:t>,</w:t>
      </w:r>
      <w:r w:rsidR="00FD05EE" w:rsidRPr="007F4995">
        <w:rPr>
          <w:rFonts w:ascii="Avenir Next Condensed Regular" w:hAnsi="Avenir Next Condensed Regular"/>
          <w:sz w:val="22"/>
          <w:szCs w:val="22"/>
          <w:lang w:val="en-US"/>
        </w:rPr>
        <w:t xml:space="preserve"> at the request of </w:t>
      </w:r>
      <w:r w:rsidR="00097096">
        <w:rPr>
          <w:rFonts w:ascii="Avenir Next Condensed Regular" w:hAnsi="Avenir Next Condensed Regular"/>
          <w:sz w:val="22"/>
          <w:szCs w:val="22"/>
          <w:lang w:val="en-US"/>
        </w:rPr>
        <w:t>the IP Holder</w:t>
      </w:r>
      <w:r w:rsidR="00FD05EE">
        <w:rPr>
          <w:rFonts w:ascii="Avenir Next Condensed Regular" w:hAnsi="Avenir Next Condensed Regular"/>
          <w:sz w:val="22"/>
          <w:szCs w:val="22"/>
          <w:lang w:val="en-US"/>
        </w:rPr>
        <w:t xml:space="preserve"> and in any event upon expiry or termination of this Agreement</w:t>
      </w:r>
      <w:r w:rsidR="0058674B">
        <w:rPr>
          <w:rFonts w:ascii="Avenir Next Condensed Regular" w:hAnsi="Avenir Next Condensed Regular"/>
          <w:sz w:val="22"/>
          <w:szCs w:val="22"/>
          <w:lang w:val="en-US"/>
        </w:rPr>
        <w:t>.</w:t>
      </w:r>
    </w:p>
    <w:p w14:paraId="1F82C782" w14:textId="77777777" w:rsidR="0058674B" w:rsidRPr="0058674B" w:rsidRDefault="0058674B">
      <w:pPr>
        <w:ind w:left="1134" w:hanging="1134"/>
        <w:jc w:val="both"/>
        <w:rPr>
          <w:rFonts w:ascii="Avenir Next Condensed Regular" w:hAnsi="Avenir Next Condensed Regular"/>
          <w:sz w:val="22"/>
          <w:szCs w:val="22"/>
        </w:rPr>
        <w:pPrChange w:id="744" w:author="Tania Johny" w:date="2015-07-29T16:25:00Z">
          <w:pPr>
            <w:jc w:val="both"/>
          </w:pPr>
        </w:pPrChange>
      </w:pPr>
    </w:p>
    <w:p w14:paraId="363A26E7" w14:textId="2994737B" w:rsidR="008F6FCF" w:rsidRPr="008F6FCF" w:rsidRDefault="00F40B9D">
      <w:pPr>
        <w:pStyle w:val="ListParagraph"/>
        <w:numPr>
          <w:ilvl w:val="1"/>
          <w:numId w:val="5"/>
        </w:numPr>
        <w:ind w:left="1134" w:hanging="1134"/>
        <w:jc w:val="both"/>
        <w:rPr>
          <w:rFonts w:ascii="Avenir Next Condensed Regular" w:hAnsi="Avenir Next Condensed Regular"/>
          <w:sz w:val="22"/>
          <w:szCs w:val="22"/>
        </w:rPr>
        <w:pPrChange w:id="745" w:author="Tania Johny" w:date="2015-07-29T16:25:00Z">
          <w:pPr>
            <w:pStyle w:val="ListParagraph"/>
            <w:numPr>
              <w:ilvl w:val="1"/>
              <w:numId w:val="5"/>
            </w:numPr>
            <w:ind w:left="792" w:hanging="432"/>
            <w:jc w:val="both"/>
          </w:pPr>
        </w:pPrChange>
      </w:pPr>
      <w:r>
        <w:rPr>
          <w:rFonts w:ascii="Avenir Next Condensed Regular" w:hAnsi="Avenir Next Condensed Regular"/>
          <w:sz w:val="22"/>
          <w:szCs w:val="22"/>
          <w:lang w:val="en-US"/>
        </w:rPr>
        <w:t>The</w:t>
      </w:r>
      <w:r w:rsidRPr="00F40B9D">
        <w:rPr>
          <w:rFonts w:ascii="Avenir Next Condensed Regular" w:hAnsi="Avenir Next Condensed Regular"/>
          <w:sz w:val="22"/>
          <w:szCs w:val="22"/>
          <w:lang w:val="en-US"/>
        </w:rPr>
        <w:t xml:space="preserve"> Parties shall comply with the relevant provisions of </w:t>
      </w:r>
      <w:r w:rsidR="00545FA1">
        <w:rPr>
          <w:rFonts w:ascii="Avenir Next Condensed Regular" w:hAnsi="Avenir Next Condensed Regular"/>
          <w:sz w:val="22"/>
          <w:szCs w:val="22"/>
          <w:lang w:val="en-US"/>
        </w:rPr>
        <w:t>data</w:t>
      </w:r>
      <w:r>
        <w:rPr>
          <w:rFonts w:ascii="Avenir Next Condensed Regular" w:hAnsi="Avenir Next Condensed Regular"/>
          <w:sz w:val="22"/>
          <w:szCs w:val="22"/>
          <w:lang w:val="en-US"/>
        </w:rPr>
        <w:t xml:space="preserve"> protection regulations of any Competent Authority or applicable Law</w:t>
      </w:r>
      <w:r w:rsidRPr="00F40B9D">
        <w:rPr>
          <w:rFonts w:ascii="Avenir Next Condensed Regular" w:hAnsi="Avenir Next Condensed Regular"/>
          <w:sz w:val="22"/>
          <w:szCs w:val="22"/>
          <w:lang w:val="en-US"/>
        </w:rPr>
        <w:t xml:space="preserve"> and any similar</w:t>
      </w:r>
      <w:r>
        <w:rPr>
          <w:rFonts w:ascii="Avenir Next Condensed Regular" w:hAnsi="Avenir Next Condensed Regular"/>
          <w:sz w:val="22"/>
          <w:szCs w:val="22"/>
          <w:lang w:val="en-US"/>
        </w:rPr>
        <w:t xml:space="preserve"> or ancillary</w:t>
      </w:r>
      <w:r w:rsidRPr="00F40B9D">
        <w:rPr>
          <w:rFonts w:ascii="Avenir Next Condensed Regular" w:hAnsi="Avenir Next Condensed Regular"/>
          <w:sz w:val="22"/>
          <w:szCs w:val="22"/>
          <w:lang w:val="en-US"/>
        </w:rPr>
        <w:t xml:space="preserve"> </w:t>
      </w:r>
      <w:r w:rsidR="00545FA1">
        <w:rPr>
          <w:rFonts w:ascii="Avenir Next Condensed Regular" w:hAnsi="Avenir Next Condensed Regular"/>
          <w:sz w:val="22"/>
          <w:szCs w:val="22"/>
          <w:lang w:val="en-US"/>
        </w:rPr>
        <w:t>regulations</w:t>
      </w:r>
      <w:r w:rsidRPr="00F40B9D">
        <w:rPr>
          <w:rFonts w:ascii="Avenir Next Condensed Regular" w:hAnsi="Avenir Next Condensed Regular"/>
          <w:sz w:val="22"/>
          <w:szCs w:val="22"/>
          <w:lang w:val="en-US"/>
        </w:rPr>
        <w:t xml:space="preserve"> with respect of the activities subject of this Agreement</w:t>
      </w:r>
      <w:r w:rsidR="00EB2EB3">
        <w:rPr>
          <w:rFonts w:ascii="Avenir Next Condensed Regular" w:hAnsi="Avenir Next Condensed Regular"/>
          <w:sz w:val="22"/>
          <w:szCs w:val="22"/>
          <w:lang w:val="en-US"/>
        </w:rPr>
        <w:t>;</w:t>
      </w:r>
      <w:r w:rsidRPr="00F40B9D">
        <w:rPr>
          <w:rFonts w:ascii="Avenir Next Condensed Regular" w:hAnsi="Avenir Next Condensed Regular"/>
          <w:sz w:val="22"/>
          <w:szCs w:val="22"/>
          <w:lang w:val="en-US"/>
        </w:rPr>
        <w:t xml:space="preserve"> and shall not, as far as is practicable, knowingly do anything, or permit anything to be done, which </w:t>
      </w:r>
      <w:r w:rsidR="00EB2EB3">
        <w:rPr>
          <w:rFonts w:ascii="Avenir Next Condensed Regular" w:hAnsi="Avenir Next Condensed Regular"/>
          <w:sz w:val="22"/>
          <w:szCs w:val="22"/>
          <w:lang w:val="en-US"/>
        </w:rPr>
        <w:t>might lead to a breach by any</w:t>
      </w:r>
      <w:r w:rsidRPr="00F40B9D">
        <w:rPr>
          <w:rFonts w:ascii="Avenir Next Condensed Regular" w:hAnsi="Avenir Next Condensed Regular"/>
          <w:sz w:val="22"/>
          <w:szCs w:val="22"/>
          <w:lang w:val="en-US"/>
        </w:rPr>
        <w:t xml:space="preserve"> Party of </w:t>
      </w:r>
      <w:r w:rsidR="00545FA1">
        <w:rPr>
          <w:rFonts w:ascii="Avenir Next Condensed Regular" w:hAnsi="Avenir Next Condensed Regular"/>
          <w:sz w:val="22"/>
          <w:szCs w:val="22"/>
          <w:lang w:val="en-US"/>
        </w:rPr>
        <w:t>data protection regulations of any Competent Authority or applicable Law</w:t>
      </w:r>
      <w:r w:rsidR="00545FA1" w:rsidRPr="00F40B9D">
        <w:rPr>
          <w:rFonts w:ascii="Avenir Next Condensed Regular" w:hAnsi="Avenir Next Condensed Regular"/>
          <w:sz w:val="22"/>
          <w:szCs w:val="22"/>
          <w:lang w:val="en-US"/>
        </w:rPr>
        <w:t xml:space="preserve"> and any similar</w:t>
      </w:r>
      <w:r w:rsidR="00545FA1">
        <w:rPr>
          <w:rFonts w:ascii="Avenir Next Condensed Regular" w:hAnsi="Avenir Next Condensed Regular"/>
          <w:sz w:val="22"/>
          <w:szCs w:val="22"/>
          <w:lang w:val="en-US"/>
        </w:rPr>
        <w:t xml:space="preserve"> or ancillary</w:t>
      </w:r>
      <w:r w:rsidR="00545FA1" w:rsidRPr="00F40B9D">
        <w:rPr>
          <w:rFonts w:ascii="Avenir Next Condensed Regular" w:hAnsi="Avenir Next Condensed Regular"/>
          <w:sz w:val="22"/>
          <w:szCs w:val="22"/>
          <w:lang w:val="en-US"/>
        </w:rPr>
        <w:t xml:space="preserve"> </w:t>
      </w:r>
      <w:r w:rsidR="00545FA1">
        <w:rPr>
          <w:rFonts w:ascii="Avenir Next Condensed Regular" w:hAnsi="Avenir Next Condensed Regular"/>
          <w:sz w:val="22"/>
          <w:szCs w:val="22"/>
          <w:lang w:val="en-US"/>
        </w:rPr>
        <w:t>regulations</w:t>
      </w:r>
      <w:r w:rsidR="008F6FCF">
        <w:rPr>
          <w:rFonts w:ascii="Avenir Next Condensed Regular" w:hAnsi="Avenir Next Condensed Regular"/>
          <w:sz w:val="22"/>
          <w:szCs w:val="22"/>
          <w:lang w:val="en-US"/>
        </w:rPr>
        <w:t>.</w:t>
      </w:r>
    </w:p>
    <w:p w14:paraId="5F6F5BB0" w14:textId="77777777" w:rsidR="008F6FCF" w:rsidRPr="008F6FCF" w:rsidRDefault="008F6FCF">
      <w:pPr>
        <w:ind w:left="1134" w:hanging="1134"/>
        <w:jc w:val="both"/>
        <w:rPr>
          <w:rFonts w:ascii="Avenir Next Condensed Regular" w:hAnsi="Avenir Next Condensed Regular"/>
          <w:sz w:val="22"/>
          <w:szCs w:val="22"/>
        </w:rPr>
        <w:pPrChange w:id="746" w:author="Tania Johny" w:date="2015-07-29T16:25:00Z">
          <w:pPr>
            <w:jc w:val="both"/>
          </w:pPr>
        </w:pPrChange>
      </w:pPr>
    </w:p>
    <w:p w14:paraId="48A211C1" w14:textId="1FFAB87D" w:rsidR="00595FF6" w:rsidRDefault="008F6FCF">
      <w:pPr>
        <w:pStyle w:val="ListParagraph"/>
        <w:numPr>
          <w:ilvl w:val="1"/>
          <w:numId w:val="5"/>
        </w:numPr>
        <w:ind w:left="1134" w:hanging="1134"/>
        <w:jc w:val="both"/>
        <w:rPr>
          <w:rFonts w:ascii="Avenir Next Condensed Regular" w:hAnsi="Avenir Next Condensed Regular"/>
          <w:sz w:val="22"/>
          <w:szCs w:val="22"/>
        </w:rPr>
        <w:pPrChange w:id="747" w:author="Tania Johny" w:date="2015-07-29T16:25:00Z">
          <w:pPr>
            <w:pStyle w:val="ListParagraph"/>
            <w:numPr>
              <w:ilvl w:val="1"/>
              <w:numId w:val="5"/>
            </w:numPr>
            <w:ind w:left="792" w:hanging="432"/>
            <w:jc w:val="both"/>
          </w:pPr>
        </w:pPrChange>
      </w:pPr>
      <w:r w:rsidRPr="008F6FCF">
        <w:rPr>
          <w:rFonts w:ascii="Avenir Next Condensed Regular" w:hAnsi="Avenir Next Condensed Regular"/>
          <w:sz w:val="22"/>
          <w:szCs w:val="22"/>
        </w:rPr>
        <w:t>This clause</w:t>
      </w:r>
      <w:ins w:id="748" w:author="Tania Johny" w:date="2015-07-29T16:24:00Z">
        <w:r w:rsidR="00E058C1">
          <w:rPr>
            <w:rFonts w:ascii="Avenir Next Condensed Regular" w:hAnsi="Avenir Next Condensed Regular"/>
            <w:sz w:val="22"/>
            <w:szCs w:val="22"/>
          </w:rPr>
          <w:t xml:space="preserve"> </w:t>
        </w:r>
      </w:ins>
      <w:del w:id="749" w:author="Tania Johny" w:date="2015-07-29T16:24:00Z">
        <w:r w:rsidDel="00E058C1">
          <w:rPr>
            <w:rFonts w:ascii="Avenir Next Condensed Regular" w:hAnsi="Avenir Next Condensed Regular"/>
            <w:sz w:val="22"/>
            <w:szCs w:val="22"/>
          </w:rPr>
          <w:delText xml:space="preserve"> </w:delText>
        </w:r>
      </w:del>
      <w:ins w:id="750" w:author="Tania Johny" w:date="2015-07-29T16:24:00Z">
        <w:r w:rsidR="00E058C1">
          <w:rPr>
            <w:rFonts w:ascii="Avenir Next Condensed Regular" w:hAnsi="Avenir Next Condensed Regular"/>
            <w:sz w:val="22"/>
            <w:szCs w:val="22"/>
          </w:rPr>
          <w:t>22</w:t>
        </w:r>
      </w:ins>
      <w:del w:id="751" w:author="Tania Johny" w:date="2015-07-29T16:24:00Z">
        <w:r w:rsidDel="00E058C1">
          <w:rPr>
            <w:rFonts w:ascii="Avenir Next Condensed Regular" w:hAnsi="Avenir Next Condensed Regular"/>
            <w:sz w:val="22"/>
            <w:szCs w:val="22"/>
          </w:rPr>
          <w:fldChar w:fldCharType="begin"/>
        </w:r>
        <w:r w:rsidDel="00E058C1">
          <w:rPr>
            <w:rFonts w:ascii="Avenir Next Condensed Regular" w:hAnsi="Avenir Next Condensed Regular"/>
            <w:sz w:val="22"/>
            <w:szCs w:val="22"/>
          </w:rPr>
          <w:delInstrText xml:space="preserve"> REF _Ref248847054 \r \h </w:delInstrText>
        </w:r>
        <w:r w:rsidDel="00E058C1">
          <w:rPr>
            <w:rFonts w:ascii="Avenir Next Condensed Regular" w:hAnsi="Avenir Next Condensed Regular"/>
            <w:sz w:val="22"/>
            <w:szCs w:val="22"/>
          </w:rPr>
        </w:r>
        <w:r w:rsidDel="00E058C1">
          <w:rPr>
            <w:rFonts w:ascii="Avenir Next Condensed Regular" w:hAnsi="Avenir Next Condensed Regular"/>
            <w:sz w:val="22"/>
            <w:szCs w:val="22"/>
          </w:rPr>
          <w:fldChar w:fldCharType="separate"/>
        </w:r>
        <w:r w:rsidR="00F6585E" w:rsidDel="00E058C1">
          <w:rPr>
            <w:rFonts w:ascii="Avenir Next Condensed Regular" w:hAnsi="Avenir Next Condensed Regular"/>
            <w:sz w:val="22"/>
            <w:szCs w:val="22"/>
          </w:rPr>
          <w:delText>15</w:delText>
        </w:r>
        <w:r w:rsidDel="00E058C1">
          <w:rPr>
            <w:rFonts w:ascii="Avenir Next Condensed Regular" w:hAnsi="Avenir Next Condensed Regular"/>
            <w:sz w:val="22"/>
            <w:szCs w:val="22"/>
          </w:rPr>
          <w:fldChar w:fldCharType="end"/>
        </w:r>
      </w:del>
      <w:r w:rsidRPr="008F6FCF">
        <w:rPr>
          <w:rFonts w:ascii="Avenir Next Condensed Regular" w:hAnsi="Avenir Next Condensed Regular"/>
          <w:sz w:val="22"/>
          <w:szCs w:val="22"/>
        </w:rPr>
        <w:t> shall continue in force after the</w:t>
      </w:r>
      <w:r>
        <w:rPr>
          <w:rFonts w:ascii="Avenir Next Condensed Regular" w:hAnsi="Avenir Next Condensed Regular"/>
          <w:sz w:val="22"/>
          <w:szCs w:val="22"/>
        </w:rPr>
        <w:t xml:space="preserve"> expiry or termination of this Agreement</w:t>
      </w:r>
      <w:r w:rsidRPr="008F6FCF">
        <w:rPr>
          <w:rFonts w:ascii="Avenir Next Condensed Regular" w:hAnsi="Avenir Next Condensed Regular"/>
          <w:sz w:val="22"/>
          <w:szCs w:val="22"/>
        </w:rPr>
        <w:t>, whatever the reason for termination</w:t>
      </w:r>
      <w:r w:rsidR="001D7FD8">
        <w:rPr>
          <w:rFonts w:ascii="Avenir Next Condensed Regular" w:hAnsi="Avenir Next Condensed Regular"/>
          <w:sz w:val="22"/>
          <w:szCs w:val="22"/>
        </w:rPr>
        <w:t>.</w:t>
      </w:r>
    </w:p>
    <w:p w14:paraId="0734F121" w14:textId="77777777" w:rsidR="00595FF6" w:rsidRPr="00595FF6" w:rsidRDefault="00595FF6">
      <w:pPr>
        <w:ind w:left="1134" w:hanging="1134"/>
        <w:jc w:val="both"/>
        <w:rPr>
          <w:rFonts w:ascii="Avenir Next Condensed Regular" w:hAnsi="Avenir Next Condensed Regular"/>
          <w:sz w:val="22"/>
          <w:szCs w:val="22"/>
        </w:rPr>
        <w:pPrChange w:id="752" w:author="Tania Johny" w:date="2015-07-29T16:25:00Z">
          <w:pPr>
            <w:jc w:val="both"/>
          </w:pPr>
        </w:pPrChange>
      </w:pPr>
    </w:p>
    <w:p w14:paraId="5B62B971" w14:textId="77777777" w:rsidR="000D3548" w:rsidRPr="00EB2EB3" w:rsidRDefault="00595FF6">
      <w:pPr>
        <w:pStyle w:val="ListParagraph"/>
        <w:numPr>
          <w:ilvl w:val="0"/>
          <w:numId w:val="5"/>
        </w:numPr>
        <w:ind w:left="1134" w:hanging="1134"/>
        <w:jc w:val="both"/>
        <w:rPr>
          <w:rFonts w:ascii="Avenir Next Condensed Regular" w:hAnsi="Avenir Next Condensed Regular"/>
          <w:b/>
          <w:sz w:val="22"/>
          <w:szCs w:val="22"/>
        </w:rPr>
        <w:pPrChange w:id="753" w:author="Tania Johny" w:date="2015-07-29T16:25:00Z">
          <w:pPr>
            <w:pStyle w:val="ListParagraph"/>
            <w:numPr>
              <w:numId w:val="5"/>
            </w:numPr>
            <w:ind w:left="360" w:hanging="360"/>
            <w:jc w:val="both"/>
          </w:pPr>
        </w:pPrChange>
      </w:pPr>
      <w:bookmarkStart w:id="754" w:name="_Ref248848276"/>
      <w:r w:rsidRPr="00EB2EB3">
        <w:rPr>
          <w:rFonts w:ascii="Avenir Next Condensed Regular" w:hAnsi="Avenir Next Condensed Regular"/>
          <w:b/>
          <w:sz w:val="22"/>
          <w:szCs w:val="22"/>
        </w:rPr>
        <w:t>Confidentiality</w:t>
      </w:r>
      <w:bookmarkEnd w:id="754"/>
    </w:p>
    <w:p w14:paraId="0D9D44EA" w14:textId="77777777" w:rsidR="000D3548" w:rsidRDefault="000D3548">
      <w:pPr>
        <w:pStyle w:val="ListParagraph"/>
        <w:ind w:left="1134" w:hanging="1134"/>
        <w:jc w:val="both"/>
        <w:rPr>
          <w:rFonts w:ascii="Avenir Next Condensed Regular" w:hAnsi="Avenir Next Condensed Regular"/>
          <w:sz w:val="22"/>
          <w:szCs w:val="22"/>
        </w:rPr>
        <w:pPrChange w:id="755" w:author="Tania Johny" w:date="2015-07-29T16:25:00Z">
          <w:pPr>
            <w:pStyle w:val="ListParagraph"/>
            <w:ind w:left="360"/>
            <w:jc w:val="both"/>
          </w:pPr>
        </w:pPrChange>
      </w:pPr>
    </w:p>
    <w:p w14:paraId="2AB92742" w14:textId="247866CE" w:rsidR="000D3548" w:rsidRDefault="000D3548">
      <w:pPr>
        <w:pStyle w:val="ListParagraph"/>
        <w:numPr>
          <w:ilvl w:val="1"/>
          <w:numId w:val="5"/>
        </w:numPr>
        <w:ind w:left="1134" w:hanging="1134"/>
        <w:jc w:val="both"/>
        <w:rPr>
          <w:rFonts w:ascii="Avenir Next Condensed Regular" w:hAnsi="Avenir Next Condensed Regular"/>
          <w:sz w:val="22"/>
          <w:szCs w:val="22"/>
        </w:rPr>
        <w:pPrChange w:id="756" w:author="Tania Johny" w:date="2015-07-29T16:25:00Z">
          <w:pPr>
            <w:pStyle w:val="ListParagraph"/>
            <w:numPr>
              <w:ilvl w:val="1"/>
              <w:numId w:val="5"/>
            </w:numPr>
            <w:ind w:left="792" w:hanging="432"/>
            <w:jc w:val="both"/>
          </w:pPr>
        </w:pPrChange>
      </w:pPr>
      <w:r w:rsidRPr="000D3548">
        <w:rPr>
          <w:rFonts w:ascii="Avenir Next Condensed Regular" w:hAnsi="Avenir Next Condensed Regular"/>
          <w:sz w:val="22"/>
          <w:szCs w:val="22"/>
        </w:rPr>
        <w:t xml:space="preserve">In addition to the definition provided in this Agreement for ‘Confidential Information’, </w:t>
      </w:r>
      <w:r w:rsidR="00EB2EB3">
        <w:rPr>
          <w:rFonts w:ascii="Avenir Next Condensed Regular" w:hAnsi="Avenir Next Condensed Regular"/>
          <w:iCs/>
          <w:sz w:val="22"/>
          <w:szCs w:val="22"/>
        </w:rPr>
        <w:t>it also</w:t>
      </w:r>
      <w:r w:rsidRPr="000D3548">
        <w:rPr>
          <w:rFonts w:ascii="Avenir Next Condensed Regular" w:hAnsi="Avenir Next Condensed Regular"/>
          <w:sz w:val="22"/>
          <w:szCs w:val="22"/>
        </w:rPr>
        <w:t xml:space="preserve"> includes the </w:t>
      </w:r>
      <w:r>
        <w:rPr>
          <w:rFonts w:ascii="Avenir Next Condensed Regular" w:hAnsi="Avenir Next Condensed Regular"/>
          <w:sz w:val="22"/>
          <w:szCs w:val="22"/>
        </w:rPr>
        <w:t xml:space="preserve">negotiations relating to, and </w:t>
      </w:r>
      <w:r w:rsidRPr="000D3548">
        <w:rPr>
          <w:rFonts w:ascii="Avenir Next Condensed Regular" w:hAnsi="Avenir Next Condensed Regular"/>
          <w:sz w:val="22"/>
          <w:szCs w:val="22"/>
        </w:rPr>
        <w:t>terms of</w:t>
      </w:r>
      <w:r>
        <w:rPr>
          <w:rFonts w:ascii="Avenir Next Condensed Regular" w:hAnsi="Avenir Next Condensed Regular"/>
          <w:sz w:val="22"/>
          <w:szCs w:val="22"/>
        </w:rPr>
        <w:t>, this Agreement</w:t>
      </w:r>
      <w:r w:rsidRPr="000D3548">
        <w:rPr>
          <w:rFonts w:ascii="Avenir Next Condensed Regular" w:hAnsi="Avenir Next Condensed Regular"/>
          <w:sz w:val="22"/>
          <w:szCs w:val="22"/>
        </w:rPr>
        <w:t xml:space="preserve"> and the details, process, content and decision of any judicial or arbitration procedure and/or termination circumstances related in any way to this Agreement</w:t>
      </w:r>
      <w:r>
        <w:rPr>
          <w:rFonts w:ascii="Avenir Next Condensed Regular" w:hAnsi="Avenir Next Condensed Regular"/>
          <w:sz w:val="22"/>
          <w:szCs w:val="22"/>
        </w:rPr>
        <w:t>.</w:t>
      </w:r>
    </w:p>
    <w:p w14:paraId="26DB804B" w14:textId="77777777" w:rsidR="000D3548" w:rsidRPr="000D3548" w:rsidRDefault="000D3548">
      <w:pPr>
        <w:ind w:left="1134" w:hanging="1134"/>
        <w:jc w:val="both"/>
        <w:rPr>
          <w:rFonts w:ascii="Avenir Next Condensed Regular" w:hAnsi="Avenir Next Condensed Regular"/>
          <w:sz w:val="22"/>
          <w:szCs w:val="22"/>
        </w:rPr>
        <w:pPrChange w:id="757" w:author="Tania Johny" w:date="2015-07-29T16:25:00Z">
          <w:pPr>
            <w:jc w:val="both"/>
          </w:pPr>
        </w:pPrChange>
      </w:pPr>
    </w:p>
    <w:p w14:paraId="691CF738" w14:textId="77777777" w:rsidR="000D3548" w:rsidRDefault="000D3548">
      <w:pPr>
        <w:pStyle w:val="ListParagraph"/>
        <w:numPr>
          <w:ilvl w:val="1"/>
          <w:numId w:val="5"/>
        </w:numPr>
        <w:ind w:left="1134" w:hanging="1134"/>
        <w:jc w:val="both"/>
        <w:rPr>
          <w:rFonts w:ascii="Avenir Next Condensed Regular" w:hAnsi="Avenir Next Condensed Regular"/>
          <w:sz w:val="22"/>
          <w:szCs w:val="22"/>
        </w:rPr>
        <w:pPrChange w:id="758" w:author="Tania Johny" w:date="2015-07-29T16:25:00Z">
          <w:pPr>
            <w:pStyle w:val="ListParagraph"/>
            <w:numPr>
              <w:ilvl w:val="1"/>
              <w:numId w:val="5"/>
            </w:numPr>
            <w:ind w:left="792" w:hanging="432"/>
            <w:jc w:val="both"/>
          </w:pPr>
        </w:pPrChange>
      </w:pPr>
      <w:bookmarkStart w:id="759" w:name="_Ref248847393"/>
      <w:r w:rsidRPr="000D3548">
        <w:rPr>
          <w:rFonts w:ascii="Avenir Next Condensed Regular" w:hAnsi="Avenir Next Condensed Regular"/>
          <w:sz w:val="22"/>
          <w:szCs w:val="22"/>
          <w:lang w:val="en-US"/>
        </w:rPr>
        <w:t xml:space="preserve">Each Party shall keep secret and confidential all Confidential Information of the other and shall not (and shall procure that its employees and/or officers shall not) copy, use or disclose any such information to any third party, </w:t>
      </w:r>
      <w:r w:rsidRPr="000D3548">
        <w:rPr>
          <w:rFonts w:ascii="Avenir Next Condensed Regular" w:hAnsi="Avenir Next Condensed Regular"/>
          <w:sz w:val="22"/>
          <w:szCs w:val="22"/>
        </w:rPr>
        <w:t>without the prior consent in writing of the</w:t>
      </w:r>
      <w:r w:rsidRPr="000D3548">
        <w:rPr>
          <w:rFonts w:ascii="Avenir Next Condensed Regular" w:hAnsi="Avenir Next Condensed Regular"/>
          <w:sz w:val="22"/>
          <w:szCs w:val="22"/>
          <w:lang w:val="en-US"/>
        </w:rPr>
        <w:t xml:space="preserve"> Discloser, other than as may be necessary to comply with its obligations under this Agreement </w:t>
      </w:r>
      <w:r w:rsidRPr="000D3548">
        <w:rPr>
          <w:rFonts w:ascii="Avenir Next Condensed Regular" w:hAnsi="Avenir Next Condensed Regular"/>
          <w:sz w:val="22"/>
          <w:szCs w:val="22"/>
        </w:rPr>
        <w:t>and only then as will of necessity and in such circumstances, provided that the Recipient shall ensure to keep such Confidential Information confidential.</w:t>
      </w:r>
      <w:bookmarkEnd w:id="759"/>
    </w:p>
    <w:p w14:paraId="51AA119A" w14:textId="77777777" w:rsidR="000D3548" w:rsidRPr="000D3548" w:rsidRDefault="000D3548">
      <w:pPr>
        <w:ind w:left="1134" w:hanging="1134"/>
        <w:jc w:val="both"/>
        <w:rPr>
          <w:rFonts w:ascii="Avenir Next Condensed Regular" w:hAnsi="Avenir Next Condensed Regular"/>
          <w:sz w:val="22"/>
          <w:szCs w:val="22"/>
        </w:rPr>
        <w:pPrChange w:id="760" w:author="Tania Johny" w:date="2015-07-29T16:25:00Z">
          <w:pPr>
            <w:jc w:val="both"/>
          </w:pPr>
        </w:pPrChange>
      </w:pPr>
    </w:p>
    <w:p w14:paraId="0B0E2325" w14:textId="77777777" w:rsidR="000D3548" w:rsidRPr="000D3548" w:rsidRDefault="000D3548">
      <w:pPr>
        <w:pStyle w:val="ListParagraph"/>
        <w:numPr>
          <w:ilvl w:val="1"/>
          <w:numId w:val="5"/>
        </w:numPr>
        <w:ind w:left="1134" w:hanging="1134"/>
        <w:jc w:val="both"/>
        <w:rPr>
          <w:rFonts w:ascii="Avenir Next Condensed Regular" w:hAnsi="Avenir Next Condensed Regular"/>
          <w:sz w:val="22"/>
          <w:szCs w:val="22"/>
        </w:rPr>
        <w:pPrChange w:id="761" w:author="Tania Johny" w:date="2015-07-29T16:25:00Z">
          <w:pPr>
            <w:pStyle w:val="ListParagraph"/>
            <w:numPr>
              <w:ilvl w:val="1"/>
              <w:numId w:val="5"/>
            </w:numPr>
            <w:ind w:left="792" w:hanging="432"/>
            <w:jc w:val="both"/>
          </w:pPr>
        </w:pPrChange>
      </w:pPr>
      <w:bookmarkStart w:id="762" w:name="_Ref248848233"/>
      <w:r w:rsidRPr="000D3548">
        <w:rPr>
          <w:rFonts w:ascii="Avenir Next Condensed Regular" w:hAnsi="Avenir Next Condensed Regular"/>
          <w:sz w:val="22"/>
          <w:szCs w:val="22"/>
          <w:lang w:val="en-US"/>
        </w:rPr>
        <w:lastRenderedPageBreak/>
        <w:t>The obligation of confidentiality shall not apply where the Confidential Information:</w:t>
      </w:r>
      <w:bookmarkEnd w:id="762"/>
    </w:p>
    <w:p w14:paraId="62597A01" w14:textId="77777777" w:rsidR="000D3548" w:rsidRPr="000D3548" w:rsidRDefault="000D3548">
      <w:pPr>
        <w:ind w:left="1134" w:hanging="1134"/>
        <w:jc w:val="both"/>
        <w:rPr>
          <w:rFonts w:ascii="Avenir Next Condensed Regular" w:hAnsi="Avenir Next Condensed Regular"/>
          <w:sz w:val="22"/>
          <w:szCs w:val="22"/>
        </w:rPr>
        <w:pPrChange w:id="763" w:author="Tania Johny" w:date="2015-07-29T16:25:00Z">
          <w:pPr>
            <w:jc w:val="both"/>
          </w:pPr>
        </w:pPrChange>
      </w:pPr>
    </w:p>
    <w:p w14:paraId="73447015" w14:textId="77777777" w:rsidR="000D3548" w:rsidRDefault="000D3548">
      <w:pPr>
        <w:pStyle w:val="ListParagraph"/>
        <w:numPr>
          <w:ilvl w:val="2"/>
          <w:numId w:val="5"/>
        </w:numPr>
        <w:ind w:left="1134" w:hanging="1134"/>
        <w:jc w:val="both"/>
        <w:rPr>
          <w:rFonts w:ascii="Avenir Next Condensed Regular" w:hAnsi="Avenir Next Condensed Regular"/>
          <w:sz w:val="22"/>
          <w:szCs w:val="22"/>
        </w:rPr>
        <w:pPrChange w:id="764" w:author="Tania Johny" w:date="2015-07-29T16:25:00Z">
          <w:pPr>
            <w:pStyle w:val="ListParagraph"/>
            <w:numPr>
              <w:ilvl w:val="2"/>
              <w:numId w:val="5"/>
            </w:numPr>
            <w:ind w:left="1224" w:hanging="504"/>
            <w:jc w:val="both"/>
          </w:pPr>
        </w:pPrChange>
      </w:pPr>
      <w:proofErr w:type="gramStart"/>
      <w:r w:rsidRPr="000D3548">
        <w:rPr>
          <w:rFonts w:ascii="Avenir Next Condensed Regular" w:hAnsi="Avenir Next Condensed Regular"/>
          <w:sz w:val="22"/>
          <w:szCs w:val="22"/>
        </w:rPr>
        <w:t>is</w:t>
      </w:r>
      <w:proofErr w:type="gramEnd"/>
      <w:r w:rsidRPr="000D3548">
        <w:rPr>
          <w:rFonts w:ascii="Avenir Next Condensed Regular" w:hAnsi="Avenir Next Condensed Regular"/>
          <w:sz w:val="22"/>
          <w:szCs w:val="22"/>
        </w:rPr>
        <w:t xml:space="preserve"> required to be disclosed by Law, Competent Authority or by the rules of any recognised stock exchange. In this event the Party required to divulge Confidential Information, shall immediately notify the Discloser and shall assist, at the Discloser’s cost and as reasonably possible, in exercising any right or action intended to prevent the divulging of Confidential Information</w:t>
      </w:r>
      <w:r>
        <w:rPr>
          <w:rFonts w:ascii="Avenir Next Condensed Regular" w:hAnsi="Avenir Next Condensed Regular"/>
          <w:sz w:val="22"/>
          <w:szCs w:val="22"/>
        </w:rPr>
        <w:t>;</w:t>
      </w:r>
    </w:p>
    <w:p w14:paraId="6DE2B377" w14:textId="77777777" w:rsidR="000D3548" w:rsidRPr="000D3548" w:rsidRDefault="000D3548">
      <w:pPr>
        <w:ind w:left="1134" w:hanging="1134"/>
        <w:jc w:val="both"/>
        <w:rPr>
          <w:rFonts w:ascii="Avenir Next Condensed Regular" w:hAnsi="Avenir Next Condensed Regular"/>
          <w:sz w:val="22"/>
          <w:szCs w:val="22"/>
        </w:rPr>
        <w:pPrChange w:id="765" w:author="Tania Johny" w:date="2015-07-29T16:25:00Z">
          <w:pPr>
            <w:jc w:val="both"/>
          </w:pPr>
        </w:pPrChange>
      </w:pPr>
    </w:p>
    <w:p w14:paraId="3B2DBE13" w14:textId="3F1C951C" w:rsidR="000D3548" w:rsidRDefault="000D3548">
      <w:pPr>
        <w:pStyle w:val="ListParagraph"/>
        <w:numPr>
          <w:ilvl w:val="2"/>
          <w:numId w:val="5"/>
        </w:numPr>
        <w:ind w:left="1134" w:hanging="1134"/>
        <w:jc w:val="both"/>
        <w:rPr>
          <w:rFonts w:ascii="Avenir Next Condensed Regular" w:hAnsi="Avenir Next Condensed Regular"/>
          <w:sz w:val="22"/>
          <w:szCs w:val="22"/>
        </w:rPr>
        <w:pPrChange w:id="766" w:author="Tania Johny" w:date="2015-07-29T16:25:00Z">
          <w:pPr>
            <w:pStyle w:val="ListParagraph"/>
            <w:numPr>
              <w:ilvl w:val="2"/>
              <w:numId w:val="5"/>
            </w:numPr>
            <w:ind w:left="1224" w:hanging="504"/>
            <w:jc w:val="both"/>
          </w:pPr>
        </w:pPrChange>
      </w:pPr>
      <w:proofErr w:type="gramStart"/>
      <w:r w:rsidRPr="000D3548">
        <w:rPr>
          <w:rFonts w:ascii="Avenir Next Condensed Regular" w:hAnsi="Avenir Next Condensed Regular"/>
          <w:sz w:val="22"/>
          <w:szCs w:val="22"/>
        </w:rPr>
        <w:t>comes</w:t>
      </w:r>
      <w:proofErr w:type="gramEnd"/>
      <w:r w:rsidRPr="000D3548">
        <w:rPr>
          <w:rFonts w:ascii="Avenir Next Condensed Regular" w:hAnsi="Avenir Next Condensed Regular"/>
          <w:sz w:val="22"/>
          <w:szCs w:val="22"/>
        </w:rPr>
        <w:t xml:space="preserve"> within the public domain other than through breach of clause</w:t>
      </w:r>
      <w:r>
        <w:rPr>
          <w:rFonts w:ascii="Avenir Next Condensed Regular" w:hAnsi="Avenir Next Condensed Regular"/>
          <w:sz w:val="22"/>
          <w:szCs w:val="22"/>
        </w:rPr>
        <w:t xml:space="preserve"> </w:t>
      </w:r>
      <w:ins w:id="767" w:author="Tania Johny" w:date="2015-07-29T16:24:00Z">
        <w:r w:rsidR="00E058C1">
          <w:rPr>
            <w:rFonts w:ascii="Avenir Next Condensed Regular" w:hAnsi="Avenir Next Condensed Regular"/>
            <w:sz w:val="22"/>
            <w:szCs w:val="22"/>
          </w:rPr>
          <w:t>23.2</w:t>
        </w:r>
      </w:ins>
      <w:del w:id="768" w:author="Tania Johny" w:date="2015-07-29T16:24:00Z">
        <w:r w:rsidDel="00E058C1">
          <w:rPr>
            <w:rFonts w:ascii="Avenir Next Condensed Regular" w:hAnsi="Avenir Next Condensed Regular"/>
            <w:sz w:val="22"/>
            <w:szCs w:val="22"/>
          </w:rPr>
          <w:fldChar w:fldCharType="begin"/>
        </w:r>
        <w:r w:rsidDel="00E058C1">
          <w:rPr>
            <w:rFonts w:ascii="Avenir Next Condensed Regular" w:hAnsi="Avenir Next Condensed Regular"/>
            <w:sz w:val="22"/>
            <w:szCs w:val="22"/>
          </w:rPr>
          <w:delInstrText xml:space="preserve"> REF _Ref248847393 \r \h </w:delInstrText>
        </w:r>
        <w:r w:rsidDel="00E058C1">
          <w:rPr>
            <w:rFonts w:ascii="Avenir Next Condensed Regular" w:hAnsi="Avenir Next Condensed Regular"/>
            <w:sz w:val="22"/>
            <w:szCs w:val="22"/>
          </w:rPr>
        </w:r>
        <w:r w:rsidDel="00E058C1">
          <w:rPr>
            <w:rFonts w:ascii="Avenir Next Condensed Regular" w:hAnsi="Avenir Next Condensed Regular"/>
            <w:sz w:val="22"/>
            <w:szCs w:val="22"/>
          </w:rPr>
          <w:fldChar w:fldCharType="separate"/>
        </w:r>
        <w:r w:rsidR="00F6585E" w:rsidDel="00E058C1">
          <w:rPr>
            <w:rFonts w:ascii="Avenir Next Condensed Regular" w:hAnsi="Avenir Next Condensed Regular"/>
            <w:sz w:val="22"/>
            <w:szCs w:val="22"/>
          </w:rPr>
          <w:delText>16.2</w:delText>
        </w:r>
        <w:r w:rsidDel="00E058C1">
          <w:rPr>
            <w:rFonts w:ascii="Avenir Next Condensed Regular" w:hAnsi="Avenir Next Condensed Regular"/>
            <w:sz w:val="22"/>
            <w:szCs w:val="22"/>
          </w:rPr>
          <w:fldChar w:fldCharType="end"/>
        </w:r>
      </w:del>
      <w:r>
        <w:rPr>
          <w:rFonts w:ascii="Avenir Next Condensed Regular" w:hAnsi="Avenir Next Condensed Regular"/>
          <w:sz w:val="22"/>
          <w:szCs w:val="22"/>
        </w:rPr>
        <w:t>;</w:t>
      </w:r>
    </w:p>
    <w:p w14:paraId="427C0291" w14:textId="77777777" w:rsidR="000D3548" w:rsidRPr="000D3548" w:rsidRDefault="000D3548">
      <w:pPr>
        <w:ind w:left="1134" w:hanging="1134"/>
        <w:jc w:val="both"/>
        <w:rPr>
          <w:rFonts w:ascii="Avenir Next Condensed Regular" w:hAnsi="Avenir Next Condensed Regular"/>
          <w:sz w:val="22"/>
          <w:szCs w:val="22"/>
        </w:rPr>
        <w:pPrChange w:id="769" w:author="Tania Johny" w:date="2015-07-29T16:25:00Z">
          <w:pPr>
            <w:jc w:val="both"/>
          </w:pPr>
        </w:pPrChange>
      </w:pPr>
    </w:p>
    <w:p w14:paraId="4E7CB801" w14:textId="77777777" w:rsidR="000D3548" w:rsidRDefault="000D3548">
      <w:pPr>
        <w:pStyle w:val="ListParagraph"/>
        <w:numPr>
          <w:ilvl w:val="2"/>
          <w:numId w:val="5"/>
        </w:numPr>
        <w:ind w:left="1134" w:hanging="1134"/>
        <w:jc w:val="both"/>
        <w:rPr>
          <w:rFonts w:ascii="Avenir Next Condensed Regular" w:hAnsi="Avenir Next Condensed Regular"/>
          <w:sz w:val="22"/>
          <w:szCs w:val="22"/>
        </w:rPr>
        <w:pPrChange w:id="770" w:author="Tania Johny" w:date="2015-07-29T16:25:00Z">
          <w:pPr>
            <w:pStyle w:val="ListParagraph"/>
            <w:numPr>
              <w:ilvl w:val="2"/>
              <w:numId w:val="5"/>
            </w:numPr>
            <w:ind w:left="1224" w:hanging="504"/>
            <w:jc w:val="both"/>
          </w:pPr>
        </w:pPrChange>
      </w:pPr>
      <w:r w:rsidRPr="000D3548">
        <w:rPr>
          <w:rFonts w:ascii="Avenir Next Condensed Regular" w:hAnsi="Avenir Next Condensed Regular"/>
          <w:sz w:val="22"/>
          <w:szCs w:val="22"/>
        </w:rPr>
        <w:t>is disclosed on a confidential basis for the purposes of obtaining professional advice</w:t>
      </w:r>
      <w:r>
        <w:rPr>
          <w:rFonts w:ascii="Avenir Next Condensed Regular" w:hAnsi="Avenir Next Condensed Regular"/>
          <w:sz w:val="22"/>
          <w:szCs w:val="22"/>
        </w:rPr>
        <w:t>;</w:t>
      </w:r>
    </w:p>
    <w:p w14:paraId="576CE1C1" w14:textId="77777777" w:rsidR="000D3548" w:rsidRPr="000D3548" w:rsidRDefault="000D3548">
      <w:pPr>
        <w:ind w:left="1134" w:hanging="1134"/>
        <w:jc w:val="both"/>
        <w:rPr>
          <w:rFonts w:ascii="Avenir Next Condensed Regular" w:hAnsi="Avenir Next Condensed Regular"/>
          <w:sz w:val="22"/>
          <w:szCs w:val="22"/>
        </w:rPr>
        <w:pPrChange w:id="771" w:author="Tania Johny" w:date="2015-07-29T16:25:00Z">
          <w:pPr>
            <w:jc w:val="both"/>
          </w:pPr>
        </w:pPrChange>
      </w:pPr>
    </w:p>
    <w:p w14:paraId="7D55BB3A" w14:textId="0946177C" w:rsidR="000D3548" w:rsidRDefault="000D3548">
      <w:pPr>
        <w:pStyle w:val="ListParagraph"/>
        <w:numPr>
          <w:ilvl w:val="2"/>
          <w:numId w:val="5"/>
        </w:numPr>
        <w:ind w:left="1134" w:hanging="1134"/>
        <w:jc w:val="both"/>
        <w:rPr>
          <w:rFonts w:ascii="Avenir Next Condensed Regular" w:hAnsi="Avenir Next Condensed Regular"/>
          <w:sz w:val="22"/>
          <w:szCs w:val="22"/>
        </w:rPr>
        <w:pPrChange w:id="772" w:author="Tania Johny" w:date="2015-07-29T16:25:00Z">
          <w:pPr>
            <w:pStyle w:val="ListParagraph"/>
            <w:numPr>
              <w:ilvl w:val="2"/>
              <w:numId w:val="5"/>
            </w:numPr>
            <w:ind w:left="1224" w:hanging="504"/>
            <w:jc w:val="both"/>
          </w:pPr>
        </w:pPrChange>
      </w:pPr>
      <w:proofErr w:type="gramStart"/>
      <w:r w:rsidRPr="000D3548">
        <w:rPr>
          <w:rFonts w:ascii="Avenir Next Condensed Regular" w:hAnsi="Avenir Next Condensed Regular"/>
          <w:sz w:val="22"/>
          <w:szCs w:val="22"/>
        </w:rPr>
        <w:t>is</w:t>
      </w:r>
      <w:proofErr w:type="gramEnd"/>
      <w:r w:rsidRPr="000D3548">
        <w:rPr>
          <w:rFonts w:ascii="Avenir Next Condensed Regular" w:hAnsi="Avenir Next Condensed Regular"/>
          <w:sz w:val="22"/>
          <w:szCs w:val="22"/>
        </w:rPr>
        <w:t xml:space="preserve"> known to, or in possession of, the Receiver other th</w:t>
      </w:r>
      <w:r>
        <w:rPr>
          <w:rFonts w:ascii="Avenir Next Condensed Regular" w:hAnsi="Avenir Next Condensed Regular"/>
          <w:sz w:val="22"/>
          <w:szCs w:val="22"/>
        </w:rPr>
        <w:t xml:space="preserve">an through breach of 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_Ref248847393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ins w:id="773" w:author="Tania Johny" w:date="2015-07-29T16:25:00Z">
        <w:r w:rsidR="00E058C1">
          <w:rPr>
            <w:rFonts w:ascii="Avenir Next Condensed Regular" w:hAnsi="Avenir Next Condensed Regular"/>
            <w:sz w:val="22"/>
            <w:szCs w:val="22"/>
          </w:rPr>
          <w:t xml:space="preserve">23.2. </w:t>
        </w:r>
      </w:ins>
      <w:del w:id="774" w:author="Tania Johny" w:date="2015-07-29T16:25:00Z">
        <w:r w:rsidR="00F6585E" w:rsidDel="00E058C1">
          <w:rPr>
            <w:rFonts w:ascii="Avenir Next Condensed Regular" w:hAnsi="Avenir Next Condensed Regular"/>
            <w:sz w:val="22"/>
            <w:szCs w:val="22"/>
          </w:rPr>
          <w:delText>16.2</w:delText>
        </w:r>
      </w:del>
      <w:r>
        <w:rPr>
          <w:rFonts w:ascii="Avenir Next Condensed Regular" w:hAnsi="Avenir Next Condensed Regular"/>
          <w:sz w:val="22"/>
          <w:szCs w:val="22"/>
        </w:rPr>
        <w:fldChar w:fldCharType="end"/>
      </w:r>
      <w:r w:rsidRPr="000D3548">
        <w:rPr>
          <w:rFonts w:ascii="Avenir Next Condensed Regular" w:hAnsi="Avenir Next Condensed Regular"/>
          <w:sz w:val="22"/>
          <w:szCs w:val="22"/>
        </w:rPr>
        <w:t>, before the disclosure to it; or</w:t>
      </w:r>
    </w:p>
    <w:p w14:paraId="649198AC" w14:textId="77777777" w:rsidR="000D3548" w:rsidRPr="000D3548" w:rsidRDefault="000D3548">
      <w:pPr>
        <w:ind w:left="1134" w:hanging="1134"/>
        <w:jc w:val="both"/>
        <w:rPr>
          <w:rFonts w:ascii="Avenir Next Condensed Regular" w:hAnsi="Avenir Next Condensed Regular"/>
          <w:sz w:val="22"/>
          <w:szCs w:val="22"/>
        </w:rPr>
        <w:pPrChange w:id="775" w:author="Tania Johny" w:date="2015-07-29T16:25:00Z">
          <w:pPr>
            <w:jc w:val="both"/>
          </w:pPr>
        </w:pPrChange>
      </w:pPr>
    </w:p>
    <w:p w14:paraId="2DB3F56D" w14:textId="77777777" w:rsidR="000D3548" w:rsidRDefault="000D3548">
      <w:pPr>
        <w:pStyle w:val="ListParagraph"/>
        <w:numPr>
          <w:ilvl w:val="2"/>
          <w:numId w:val="5"/>
        </w:numPr>
        <w:ind w:left="1134" w:hanging="1134"/>
        <w:jc w:val="both"/>
        <w:rPr>
          <w:rFonts w:ascii="Avenir Next Condensed Regular" w:hAnsi="Avenir Next Condensed Regular"/>
          <w:sz w:val="22"/>
          <w:szCs w:val="22"/>
        </w:rPr>
        <w:pPrChange w:id="776" w:author="Tania Johny" w:date="2015-07-29T16:25:00Z">
          <w:pPr>
            <w:pStyle w:val="ListParagraph"/>
            <w:numPr>
              <w:ilvl w:val="2"/>
              <w:numId w:val="5"/>
            </w:numPr>
            <w:ind w:left="1224" w:hanging="504"/>
            <w:jc w:val="both"/>
          </w:pPr>
        </w:pPrChange>
      </w:pPr>
      <w:r w:rsidRPr="000D3548">
        <w:rPr>
          <w:rFonts w:ascii="Avenir Next Condensed Regular" w:hAnsi="Avenir Next Condensed Regular"/>
          <w:sz w:val="22"/>
          <w:szCs w:val="22"/>
        </w:rPr>
        <w:t>is disclosed with the respective Party’s prior written approval to the disclosure</w:t>
      </w:r>
    </w:p>
    <w:p w14:paraId="53794360" w14:textId="77777777" w:rsidR="000D3548" w:rsidRPr="000D3548" w:rsidRDefault="000D3548">
      <w:pPr>
        <w:ind w:left="1134" w:hanging="1134"/>
        <w:jc w:val="both"/>
        <w:rPr>
          <w:rFonts w:ascii="Avenir Next Condensed Regular" w:hAnsi="Avenir Next Condensed Regular"/>
          <w:sz w:val="22"/>
          <w:szCs w:val="22"/>
        </w:rPr>
        <w:pPrChange w:id="777" w:author="Tania Johny" w:date="2015-07-29T16:25:00Z">
          <w:pPr>
            <w:jc w:val="both"/>
          </w:pPr>
        </w:pPrChange>
      </w:pPr>
    </w:p>
    <w:p w14:paraId="29430392" w14:textId="31FBA725" w:rsidR="0066615F" w:rsidRDefault="0066615F">
      <w:pPr>
        <w:pStyle w:val="ListParagraph"/>
        <w:numPr>
          <w:ilvl w:val="1"/>
          <w:numId w:val="5"/>
        </w:numPr>
        <w:ind w:left="1134" w:hanging="1134"/>
        <w:jc w:val="both"/>
        <w:rPr>
          <w:rFonts w:ascii="Avenir Next Condensed Regular" w:hAnsi="Avenir Next Condensed Regular"/>
          <w:sz w:val="22"/>
          <w:szCs w:val="22"/>
        </w:rPr>
        <w:pPrChange w:id="778" w:author="Tania Johny" w:date="2015-07-29T16:25:00Z">
          <w:pPr>
            <w:pStyle w:val="ListParagraph"/>
            <w:numPr>
              <w:ilvl w:val="1"/>
              <w:numId w:val="5"/>
            </w:numPr>
            <w:ind w:left="792" w:hanging="432"/>
            <w:jc w:val="both"/>
          </w:pPr>
        </w:pPrChange>
      </w:pPr>
      <w:r w:rsidRPr="0066615F">
        <w:rPr>
          <w:rFonts w:ascii="Avenir Next Condensed Regular" w:hAnsi="Avenir Next Condensed Regular"/>
          <w:sz w:val="22"/>
          <w:szCs w:val="22"/>
        </w:rPr>
        <w:t>Where Confidential Information is disclosed to a third party in reliance on any of the exceptions referred to in clause</w:t>
      </w:r>
      <w:del w:id="779" w:author="Tania Johny" w:date="2015-07-29T16:25:00Z">
        <w:r w:rsidDel="00E058C1">
          <w:rPr>
            <w:rFonts w:ascii="Avenir Next Condensed Regular" w:hAnsi="Avenir Next Condensed Regular"/>
            <w:sz w:val="22"/>
            <w:szCs w:val="22"/>
          </w:rPr>
          <w:delText xml:space="preserve"> </w:delText>
        </w:r>
        <w:r w:rsidDel="00E058C1">
          <w:rPr>
            <w:rFonts w:ascii="Avenir Next Condensed Regular" w:hAnsi="Avenir Next Condensed Regular"/>
            <w:sz w:val="22"/>
            <w:szCs w:val="22"/>
          </w:rPr>
          <w:fldChar w:fldCharType="begin"/>
        </w:r>
        <w:r w:rsidDel="00E058C1">
          <w:rPr>
            <w:rFonts w:ascii="Avenir Next Condensed Regular" w:hAnsi="Avenir Next Condensed Regular"/>
            <w:sz w:val="22"/>
            <w:szCs w:val="22"/>
          </w:rPr>
          <w:delInstrText xml:space="preserve"> REF _Ref248848233 \r \h </w:delInstrText>
        </w:r>
        <w:r w:rsidDel="00E058C1">
          <w:rPr>
            <w:rFonts w:ascii="Avenir Next Condensed Regular" w:hAnsi="Avenir Next Condensed Regular"/>
            <w:sz w:val="22"/>
            <w:szCs w:val="22"/>
          </w:rPr>
        </w:r>
        <w:r w:rsidDel="00E058C1">
          <w:rPr>
            <w:rFonts w:ascii="Avenir Next Condensed Regular" w:hAnsi="Avenir Next Condensed Regular"/>
            <w:sz w:val="22"/>
            <w:szCs w:val="22"/>
          </w:rPr>
          <w:fldChar w:fldCharType="separate"/>
        </w:r>
        <w:r w:rsidR="00F6585E" w:rsidDel="00E058C1">
          <w:rPr>
            <w:rFonts w:ascii="Avenir Next Condensed Regular" w:hAnsi="Avenir Next Condensed Regular"/>
            <w:sz w:val="22"/>
            <w:szCs w:val="22"/>
          </w:rPr>
          <w:delText>16.3</w:delText>
        </w:r>
        <w:r w:rsidDel="00E058C1">
          <w:rPr>
            <w:rFonts w:ascii="Avenir Next Condensed Regular" w:hAnsi="Avenir Next Condensed Regular"/>
            <w:sz w:val="22"/>
            <w:szCs w:val="22"/>
          </w:rPr>
          <w:fldChar w:fldCharType="end"/>
        </w:r>
      </w:del>
      <w:ins w:id="780" w:author="Tania Johny" w:date="2015-07-29T16:25:00Z">
        <w:r w:rsidR="00E058C1">
          <w:rPr>
            <w:rFonts w:ascii="Avenir Next Condensed Regular" w:hAnsi="Avenir Next Condensed Regular"/>
            <w:sz w:val="22"/>
            <w:szCs w:val="22"/>
          </w:rPr>
          <w:t xml:space="preserve"> 23.3</w:t>
        </w:r>
      </w:ins>
      <w:r w:rsidRPr="0066615F">
        <w:rPr>
          <w:rFonts w:ascii="Avenir Next Condensed Regular" w:hAnsi="Avenir Next Condensed Regular"/>
          <w:sz w:val="22"/>
          <w:szCs w:val="22"/>
        </w:rPr>
        <w:t>, the disclosing Party shall remain responsible for subsequent disclosure by any recipient, as if any such disclosure were made by the Discloser and not the Recipient</w:t>
      </w:r>
      <w:r>
        <w:rPr>
          <w:rFonts w:ascii="Avenir Next Condensed Regular" w:hAnsi="Avenir Next Condensed Regular"/>
          <w:sz w:val="22"/>
          <w:szCs w:val="22"/>
        </w:rPr>
        <w:t>.</w:t>
      </w:r>
    </w:p>
    <w:p w14:paraId="35A7AB2D" w14:textId="77777777" w:rsidR="0066615F" w:rsidRPr="0066615F" w:rsidRDefault="0066615F">
      <w:pPr>
        <w:ind w:left="1134" w:hanging="1134"/>
        <w:jc w:val="both"/>
        <w:rPr>
          <w:rFonts w:ascii="Avenir Next Condensed Regular" w:hAnsi="Avenir Next Condensed Regular"/>
          <w:sz w:val="22"/>
          <w:szCs w:val="22"/>
        </w:rPr>
        <w:pPrChange w:id="781" w:author="Tania Johny" w:date="2015-07-29T16:25:00Z">
          <w:pPr>
            <w:jc w:val="both"/>
          </w:pPr>
        </w:pPrChange>
      </w:pPr>
    </w:p>
    <w:p w14:paraId="3FBD3156" w14:textId="07927A97" w:rsidR="003879D5" w:rsidRDefault="0066615F">
      <w:pPr>
        <w:pStyle w:val="ListParagraph"/>
        <w:numPr>
          <w:ilvl w:val="1"/>
          <w:numId w:val="5"/>
        </w:numPr>
        <w:ind w:left="1134" w:hanging="1134"/>
        <w:jc w:val="both"/>
        <w:rPr>
          <w:rFonts w:ascii="Avenir Next Condensed Regular" w:hAnsi="Avenir Next Condensed Regular"/>
          <w:sz w:val="22"/>
          <w:szCs w:val="22"/>
        </w:rPr>
        <w:pPrChange w:id="782" w:author="Tania Johny" w:date="2015-07-29T16:25:00Z">
          <w:pPr>
            <w:pStyle w:val="ListParagraph"/>
            <w:numPr>
              <w:ilvl w:val="1"/>
              <w:numId w:val="5"/>
            </w:numPr>
            <w:ind w:left="792" w:hanging="432"/>
            <w:jc w:val="both"/>
          </w:pPr>
        </w:pPrChange>
      </w:pPr>
      <w:r w:rsidRPr="008F6FCF">
        <w:rPr>
          <w:rFonts w:ascii="Avenir Next Condensed Regular" w:hAnsi="Avenir Next Condensed Regular"/>
          <w:sz w:val="22"/>
          <w:szCs w:val="22"/>
        </w:rPr>
        <w:t>This clause</w:t>
      </w:r>
      <w:r>
        <w:rPr>
          <w:rFonts w:ascii="Avenir Next Condensed Regular" w:hAnsi="Avenir Next Condensed Regular"/>
          <w:sz w:val="22"/>
          <w:szCs w:val="22"/>
        </w:rPr>
        <w:t xml:space="preserve"> </w:t>
      </w:r>
      <w:del w:id="783" w:author="Tania Johny" w:date="2015-07-29T16:25:00Z">
        <w:r w:rsidDel="00E058C1">
          <w:rPr>
            <w:rFonts w:ascii="Avenir Next Condensed Regular" w:hAnsi="Avenir Next Condensed Regular"/>
            <w:sz w:val="22"/>
            <w:szCs w:val="22"/>
          </w:rPr>
          <w:fldChar w:fldCharType="begin"/>
        </w:r>
        <w:r w:rsidDel="00E058C1">
          <w:rPr>
            <w:rFonts w:ascii="Avenir Next Condensed Regular" w:hAnsi="Avenir Next Condensed Regular"/>
            <w:sz w:val="22"/>
            <w:szCs w:val="22"/>
          </w:rPr>
          <w:delInstrText xml:space="preserve"> REF _Ref248848276 \r \h </w:delInstrText>
        </w:r>
        <w:r w:rsidDel="00E058C1">
          <w:rPr>
            <w:rFonts w:ascii="Avenir Next Condensed Regular" w:hAnsi="Avenir Next Condensed Regular"/>
            <w:sz w:val="22"/>
            <w:szCs w:val="22"/>
          </w:rPr>
        </w:r>
        <w:r w:rsidDel="00E058C1">
          <w:rPr>
            <w:rFonts w:ascii="Avenir Next Condensed Regular" w:hAnsi="Avenir Next Condensed Regular"/>
            <w:sz w:val="22"/>
            <w:szCs w:val="22"/>
          </w:rPr>
          <w:fldChar w:fldCharType="separate"/>
        </w:r>
        <w:r w:rsidR="00F6585E" w:rsidDel="00E058C1">
          <w:rPr>
            <w:rFonts w:ascii="Avenir Next Condensed Regular" w:hAnsi="Avenir Next Condensed Regular"/>
            <w:sz w:val="22"/>
            <w:szCs w:val="22"/>
          </w:rPr>
          <w:delText>16</w:delText>
        </w:r>
        <w:r w:rsidDel="00E058C1">
          <w:rPr>
            <w:rFonts w:ascii="Avenir Next Condensed Regular" w:hAnsi="Avenir Next Condensed Regular"/>
            <w:sz w:val="22"/>
            <w:szCs w:val="22"/>
          </w:rPr>
          <w:fldChar w:fldCharType="end"/>
        </w:r>
      </w:del>
      <w:ins w:id="784" w:author="Tania Johny" w:date="2015-07-29T16:25:00Z">
        <w:r w:rsidR="00E058C1">
          <w:rPr>
            <w:rFonts w:ascii="Avenir Next Condensed Regular" w:hAnsi="Avenir Next Condensed Regular"/>
            <w:sz w:val="22"/>
            <w:szCs w:val="22"/>
          </w:rPr>
          <w:t>23</w:t>
        </w:r>
      </w:ins>
      <w:r w:rsidRPr="008F6FCF">
        <w:rPr>
          <w:rFonts w:ascii="Avenir Next Condensed Regular" w:hAnsi="Avenir Next Condensed Regular"/>
          <w:sz w:val="22"/>
          <w:szCs w:val="22"/>
        </w:rPr>
        <w:t> shall continue in force after the</w:t>
      </w:r>
      <w:r>
        <w:rPr>
          <w:rFonts w:ascii="Avenir Next Condensed Regular" w:hAnsi="Avenir Next Condensed Regular"/>
          <w:sz w:val="22"/>
          <w:szCs w:val="22"/>
        </w:rPr>
        <w:t xml:space="preserve"> expiry or termination of this Agreement</w:t>
      </w:r>
      <w:r w:rsidRPr="008F6FCF">
        <w:rPr>
          <w:rFonts w:ascii="Avenir Next Condensed Regular" w:hAnsi="Avenir Next Condensed Regular"/>
          <w:sz w:val="22"/>
          <w:szCs w:val="22"/>
        </w:rPr>
        <w:t>, whatever the reason for termination</w:t>
      </w:r>
      <w:r w:rsidR="000D3548">
        <w:rPr>
          <w:rFonts w:ascii="Avenir Next Condensed Regular" w:hAnsi="Avenir Next Condensed Regular"/>
          <w:sz w:val="22"/>
          <w:szCs w:val="22"/>
        </w:rPr>
        <w:t>.</w:t>
      </w:r>
    </w:p>
    <w:p w14:paraId="748AB8AA" w14:textId="77777777" w:rsidR="00116DDF" w:rsidRPr="00116DDF" w:rsidRDefault="00116DDF" w:rsidP="00116DDF">
      <w:pPr>
        <w:jc w:val="both"/>
        <w:rPr>
          <w:rFonts w:ascii="Avenir Next Condensed Regular" w:hAnsi="Avenir Next Condensed Regular"/>
          <w:sz w:val="22"/>
          <w:szCs w:val="22"/>
        </w:rPr>
      </w:pPr>
    </w:p>
    <w:p w14:paraId="3A8FEFAF" w14:textId="106A3E6B" w:rsidR="001E300A" w:rsidRDefault="001E300A">
      <w:pPr>
        <w:pStyle w:val="ListParagraph"/>
        <w:numPr>
          <w:ilvl w:val="0"/>
          <w:numId w:val="5"/>
        </w:numPr>
        <w:ind w:left="1134" w:hanging="1134"/>
        <w:jc w:val="both"/>
        <w:rPr>
          <w:rFonts w:ascii="Avenir Next Condensed Regular" w:hAnsi="Avenir Next Condensed Regular"/>
          <w:b/>
          <w:sz w:val="22"/>
          <w:szCs w:val="22"/>
        </w:rPr>
        <w:pPrChange w:id="785" w:author="Tania Johny" w:date="2015-07-29T16:26:00Z">
          <w:pPr>
            <w:pStyle w:val="ListParagraph"/>
            <w:numPr>
              <w:numId w:val="5"/>
            </w:numPr>
            <w:ind w:left="360" w:hanging="360"/>
            <w:jc w:val="both"/>
          </w:pPr>
        </w:pPrChange>
      </w:pPr>
      <w:r>
        <w:rPr>
          <w:rFonts w:ascii="Avenir Next Condensed Regular" w:hAnsi="Avenir Next Condensed Regular"/>
          <w:b/>
          <w:sz w:val="22"/>
          <w:szCs w:val="22"/>
        </w:rPr>
        <w:t>Termination</w:t>
      </w:r>
    </w:p>
    <w:p w14:paraId="2D6B8216" w14:textId="43D48900" w:rsidR="001E300A" w:rsidRPr="001E300A" w:rsidRDefault="001E300A">
      <w:pPr>
        <w:ind w:left="1134" w:hanging="1134"/>
        <w:jc w:val="both"/>
        <w:rPr>
          <w:rFonts w:ascii="Avenir Next Condensed Regular" w:hAnsi="Avenir Next Condensed Regular"/>
          <w:sz w:val="22"/>
          <w:szCs w:val="22"/>
        </w:rPr>
        <w:pPrChange w:id="786" w:author="Tania Johny" w:date="2015-07-29T16:26:00Z">
          <w:pPr>
            <w:jc w:val="both"/>
          </w:pPr>
        </w:pPrChange>
      </w:pPr>
    </w:p>
    <w:p w14:paraId="56E939BB" w14:textId="5B32D2AF" w:rsidR="001E300A" w:rsidRDefault="00485C9D">
      <w:pPr>
        <w:pStyle w:val="ListParagraph"/>
        <w:numPr>
          <w:ilvl w:val="1"/>
          <w:numId w:val="5"/>
        </w:numPr>
        <w:ind w:left="1134" w:hanging="1134"/>
        <w:jc w:val="both"/>
        <w:rPr>
          <w:rFonts w:ascii="Avenir Next Condensed Regular" w:hAnsi="Avenir Next Condensed Regular"/>
          <w:sz w:val="22"/>
          <w:szCs w:val="22"/>
        </w:rPr>
        <w:pPrChange w:id="787" w:author="Tania Johny" w:date="2015-07-29T16:26:00Z">
          <w:pPr>
            <w:pStyle w:val="ListParagraph"/>
            <w:numPr>
              <w:ilvl w:val="1"/>
              <w:numId w:val="5"/>
            </w:numPr>
            <w:ind w:left="792" w:hanging="432"/>
            <w:jc w:val="both"/>
          </w:pPr>
        </w:pPrChange>
      </w:pPr>
      <w:r w:rsidRPr="00485C9D">
        <w:rPr>
          <w:rFonts w:ascii="Avenir Next Condensed Regular" w:hAnsi="Avenir Next Condensed Regular"/>
          <w:sz w:val="22"/>
          <w:szCs w:val="22"/>
        </w:rPr>
        <w:t>Save as provided</w:t>
      </w:r>
      <w:r w:rsidR="00A04D60">
        <w:rPr>
          <w:rFonts w:ascii="Avenir Next Condensed Regular" w:hAnsi="Avenir Next Condensed Regular"/>
          <w:sz w:val="22"/>
          <w:szCs w:val="22"/>
        </w:rPr>
        <w:t xml:space="preserve"> elsewhere in this Agreement</w:t>
      </w:r>
      <w:r w:rsidRPr="00485C9D">
        <w:rPr>
          <w:rFonts w:ascii="Avenir Next Condensed Regular" w:hAnsi="Avenir Next Condensed Regular"/>
          <w:sz w:val="22"/>
          <w:szCs w:val="22"/>
        </w:rPr>
        <w:t>, this Agreement shall cease to have effect in relation to a Shareholder if that Shareholder ceases to hold any Shares and such cessation was in accordance with the provisions of this Agreement.</w:t>
      </w:r>
    </w:p>
    <w:p w14:paraId="0B6717E1" w14:textId="2427C1CB" w:rsidR="00485C9D" w:rsidRPr="00485C9D" w:rsidRDefault="00485C9D">
      <w:pPr>
        <w:ind w:left="1134" w:hanging="1134"/>
        <w:jc w:val="both"/>
        <w:rPr>
          <w:rFonts w:ascii="Avenir Next Condensed Regular" w:hAnsi="Avenir Next Condensed Regular"/>
          <w:sz w:val="22"/>
          <w:szCs w:val="22"/>
        </w:rPr>
        <w:pPrChange w:id="788" w:author="Tania Johny" w:date="2015-07-29T16:26:00Z">
          <w:pPr>
            <w:jc w:val="both"/>
          </w:pPr>
        </w:pPrChange>
      </w:pPr>
    </w:p>
    <w:p w14:paraId="0D0BDC2C" w14:textId="18D9AF0B" w:rsidR="00485C9D" w:rsidRDefault="006C3C08">
      <w:pPr>
        <w:pStyle w:val="ListParagraph"/>
        <w:numPr>
          <w:ilvl w:val="1"/>
          <w:numId w:val="5"/>
        </w:numPr>
        <w:ind w:left="1134" w:hanging="1134"/>
        <w:jc w:val="both"/>
        <w:rPr>
          <w:rFonts w:ascii="Avenir Next Condensed Regular" w:hAnsi="Avenir Next Condensed Regular"/>
          <w:sz w:val="22"/>
          <w:szCs w:val="22"/>
        </w:rPr>
        <w:pPrChange w:id="789" w:author="Tania Johny" w:date="2015-07-29T16:26:00Z">
          <w:pPr>
            <w:pStyle w:val="ListParagraph"/>
            <w:numPr>
              <w:ilvl w:val="1"/>
              <w:numId w:val="5"/>
            </w:numPr>
            <w:ind w:left="792" w:hanging="432"/>
            <w:jc w:val="both"/>
          </w:pPr>
        </w:pPrChange>
      </w:pPr>
      <w:bookmarkStart w:id="790" w:name="_Ref140671375"/>
      <w:r w:rsidRPr="006C3C08">
        <w:rPr>
          <w:rFonts w:ascii="Avenir Next Condensed Regular" w:hAnsi="Avenir Next Condensed Regular"/>
          <w:sz w:val="22"/>
          <w:szCs w:val="22"/>
        </w:rPr>
        <w:t>This Agreement shall continue to have effect in relation to a Shareholder who has ceased to hold any Shares:</w:t>
      </w:r>
      <w:bookmarkEnd w:id="790"/>
    </w:p>
    <w:p w14:paraId="7CBA106F" w14:textId="77777777" w:rsidR="006C3C08" w:rsidRPr="006C3C08" w:rsidRDefault="006C3C08">
      <w:pPr>
        <w:ind w:left="1134" w:hanging="1134"/>
        <w:jc w:val="both"/>
        <w:rPr>
          <w:rFonts w:ascii="Avenir Next Condensed Regular" w:hAnsi="Avenir Next Condensed Regular"/>
          <w:sz w:val="22"/>
          <w:szCs w:val="22"/>
        </w:rPr>
        <w:pPrChange w:id="791" w:author="Tania Johny" w:date="2015-07-29T16:26:00Z">
          <w:pPr>
            <w:jc w:val="both"/>
          </w:pPr>
        </w:pPrChange>
      </w:pPr>
    </w:p>
    <w:p w14:paraId="5AEACCA7" w14:textId="637AD3A5" w:rsidR="006C3C08" w:rsidRDefault="006C3C08">
      <w:pPr>
        <w:pStyle w:val="ListParagraph"/>
        <w:numPr>
          <w:ilvl w:val="2"/>
          <w:numId w:val="5"/>
        </w:numPr>
        <w:ind w:left="1134" w:hanging="1134"/>
        <w:jc w:val="both"/>
        <w:rPr>
          <w:rFonts w:ascii="Avenir Next Condensed Regular" w:hAnsi="Avenir Next Condensed Regular"/>
          <w:sz w:val="22"/>
          <w:szCs w:val="22"/>
        </w:rPr>
        <w:pPrChange w:id="792" w:author="Tania Johny" w:date="2015-07-29T16:26:00Z">
          <w:pPr>
            <w:pStyle w:val="ListParagraph"/>
            <w:numPr>
              <w:ilvl w:val="2"/>
              <w:numId w:val="5"/>
            </w:numPr>
            <w:ind w:left="1224" w:hanging="504"/>
            <w:jc w:val="both"/>
          </w:pPr>
        </w:pPrChange>
      </w:pPr>
      <w:r w:rsidRPr="006C3C08">
        <w:rPr>
          <w:rFonts w:ascii="Avenir Next Condensed Regular" w:hAnsi="Avenir Next Condensed Regular"/>
          <w:sz w:val="22"/>
          <w:szCs w:val="22"/>
        </w:rPr>
        <w:t>to the extent that any provision of this Agreement either expressly or impliedly continues after such cessation; or</w:t>
      </w:r>
    </w:p>
    <w:p w14:paraId="1700039F" w14:textId="77777777" w:rsidR="006C3C08" w:rsidRPr="006C3C08" w:rsidRDefault="006C3C08">
      <w:pPr>
        <w:ind w:left="1134" w:hanging="1134"/>
        <w:jc w:val="both"/>
        <w:rPr>
          <w:rFonts w:ascii="Avenir Next Condensed Regular" w:hAnsi="Avenir Next Condensed Regular"/>
          <w:sz w:val="22"/>
          <w:szCs w:val="22"/>
        </w:rPr>
        <w:pPrChange w:id="793" w:author="Tania Johny" w:date="2015-07-29T16:26:00Z">
          <w:pPr>
            <w:jc w:val="both"/>
          </w:pPr>
        </w:pPrChange>
      </w:pPr>
    </w:p>
    <w:p w14:paraId="41E55BD0" w14:textId="3EFD8530" w:rsidR="006C3C08" w:rsidRPr="001E300A" w:rsidRDefault="006C3C08">
      <w:pPr>
        <w:pStyle w:val="ListParagraph"/>
        <w:numPr>
          <w:ilvl w:val="2"/>
          <w:numId w:val="5"/>
        </w:numPr>
        <w:ind w:left="1134" w:hanging="1134"/>
        <w:jc w:val="both"/>
        <w:rPr>
          <w:rFonts w:ascii="Avenir Next Condensed Regular" w:hAnsi="Avenir Next Condensed Regular"/>
          <w:sz w:val="22"/>
          <w:szCs w:val="22"/>
        </w:rPr>
        <w:pPrChange w:id="794" w:author="Tania Johny" w:date="2015-07-29T16:26:00Z">
          <w:pPr>
            <w:pStyle w:val="ListParagraph"/>
            <w:numPr>
              <w:ilvl w:val="2"/>
              <w:numId w:val="5"/>
            </w:numPr>
            <w:ind w:left="1224" w:hanging="504"/>
            <w:jc w:val="both"/>
          </w:pPr>
        </w:pPrChange>
      </w:pPr>
      <w:proofErr w:type="gramStart"/>
      <w:r w:rsidRPr="006C3C08">
        <w:rPr>
          <w:rFonts w:ascii="Avenir Next Condensed Regular" w:hAnsi="Avenir Next Condensed Regular"/>
          <w:sz w:val="22"/>
          <w:szCs w:val="22"/>
        </w:rPr>
        <w:t>where</w:t>
      </w:r>
      <w:proofErr w:type="gramEnd"/>
      <w:r w:rsidRPr="006C3C08">
        <w:rPr>
          <w:rFonts w:ascii="Avenir Next Condensed Regular" w:hAnsi="Avenir Next Condensed Regular"/>
          <w:sz w:val="22"/>
          <w:szCs w:val="22"/>
        </w:rPr>
        <w:t xml:space="preserve"> such Shareholder has any liability which at the time of such cessation has accrued to another party or which may so accrue in respect of any act or omission occurring on or prior to such cessation.</w:t>
      </w:r>
    </w:p>
    <w:p w14:paraId="3EEAF2C7" w14:textId="77777777" w:rsidR="001E300A" w:rsidRPr="001E300A" w:rsidRDefault="001E300A">
      <w:pPr>
        <w:ind w:left="1134" w:hanging="1134"/>
        <w:jc w:val="both"/>
        <w:rPr>
          <w:rFonts w:ascii="Avenir Next Condensed Regular" w:hAnsi="Avenir Next Condensed Regular"/>
          <w:sz w:val="22"/>
          <w:szCs w:val="22"/>
        </w:rPr>
        <w:pPrChange w:id="795" w:author="Tania Johny" w:date="2015-07-29T16:26:00Z">
          <w:pPr>
            <w:jc w:val="both"/>
          </w:pPr>
        </w:pPrChange>
      </w:pPr>
    </w:p>
    <w:p w14:paraId="36F49033" w14:textId="77777777" w:rsidR="00A9454A" w:rsidRPr="000C125A" w:rsidRDefault="00116DDF">
      <w:pPr>
        <w:pStyle w:val="ListParagraph"/>
        <w:numPr>
          <w:ilvl w:val="0"/>
          <w:numId w:val="5"/>
        </w:numPr>
        <w:ind w:left="1134" w:hanging="1134"/>
        <w:jc w:val="both"/>
        <w:rPr>
          <w:rFonts w:ascii="Avenir Next Condensed Regular" w:hAnsi="Avenir Next Condensed Regular"/>
          <w:b/>
          <w:sz w:val="22"/>
          <w:szCs w:val="22"/>
        </w:rPr>
        <w:pPrChange w:id="796" w:author="Tania Johny" w:date="2015-07-29T16:26:00Z">
          <w:pPr>
            <w:pStyle w:val="ListParagraph"/>
            <w:numPr>
              <w:numId w:val="5"/>
            </w:numPr>
            <w:ind w:left="360" w:hanging="360"/>
            <w:jc w:val="both"/>
          </w:pPr>
        </w:pPrChange>
      </w:pPr>
      <w:r w:rsidRPr="000C125A">
        <w:rPr>
          <w:rFonts w:ascii="Avenir Next Condensed Regular" w:hAnsi="Avenir Next Condensed Regular"/>
          <w:b/>
          <w:sz w:val="22"/>
          <w:szCs w:val="22"/>
        </w:rPr>
        <w:t>Force Majeure</w:t>
      </w:r>
    </w:p>
    <w:p w14:paraId="1CF82777" w14:textId="77777777" w:rsidR="00A9454A" w:rsidRPr="00A9454A" w:rsidRDefault="00A9454A">
      <w:pPr>
        <w:ind w:left="1134" w:hanging="1134"/>
        <w:jc w:val="both"/>
        <w:rPr>
          <w:rFonts w:ascii="Avenir Next Condensed Regular" w:hAnsi="Avenir Next Condensed Regular"/>
          <w:sz w:val="22"/>
          <w:szCs w:val="22"/>
        </w:rPr>
        <w:pPrChange w:id="797" w:author="Tania Johny" w:date="2015-07-29T16:26:00Z">
          <w:pPr>
            <w:jc w:val="both"/>
          </w:pPr>
        </w:pPrChange>
      </w:pPr>
    </w:p>
    <w:p w14:paraId="1B847538" w14:textId="057767AB" w:rsidR="00A9454A" w:rsidRDefault="00A9454A">
      <w:pPr>
        <w:pStyle w:val="ListParagraph"/>
        <w:numPr>
          <w:ilvl w:val="1"/>
          <w:numId w:val="5"/>
        </w:numPr>
        <w:ind w:left="1134" w:hanging="1134"/>
        <w:jc w:val="both"/>
        <w:rPr>
          <w:rFonts w:ascii="Avenir Next Condensed Regular" w:hAnsi="Avenir Next Condensed Regular"/>
          <w:sz w:val="22"/>
          <w:szCs w:val="22"/>
        </w:rPr>
        <w:pPrChange w:id="798" w:author="Tania Johny" w:date="2015-07-29T16:26:00Z">
          <w:pPr>
            <w:pStyle w:val="ListParagraph"/>
            <w:numPr>
              <w:ilvl w:val="1"/>
              <w:numId w:val="5"/>
            </w:numPr>
            <w:ind w:left="792" w:hanging="432"/>
            <w:jc w:val="both"/>
          </w:pPr>
        </w:pPrChange>
      </w:pPr>
      <w:bookmarkStart w:id="799" w:name="_Ref248851937"/>
      <w:r w:rsidRPr="00A9454A">
        <w:rPr>
          <w:rFonts w:ascii="Avenir Next Condensed Regular" w:hAnsi="Avenir Next Condensed Regular"/>
          <w:sz w:val="22"/>
          <w:szCs w:val="22"/>
        </w:rPr>
        <w:t xml:space="preserve">If </w:t>
      </w:r>
      <w:r>
        <w:rPr>
          <w:rFonts w:ascii="Avenir Next Condensed Regular" w:hAnsi="Avenir Next Condensed Regular"/>
          <w:sz w:val="22"/>
          <w:szCs w:val="22"/>
        </w:rPr>
        <w:t>any Party</w:t>
      </w:r>
      <w:r w:rsidRPr="00A9454A">
        <w:rPr>
          <w:rFonts w:ascii="Avenir Next Condensed Regular" w:hAnsi="Avenir Next Condensed Regular"/>
          <w:sz w:val="22"/>
          <w:szCs w:val="22"/>
        </w:rPr>
        <w:t xml:space="preserve"> becomes unable wholly or in part by Force Majeure to carry out any of its duties or obligations under this Agreement</w:t>
      </w:r>
      <w:r>
        <w:rPr>
          <w:rFonts w:ascii="Avenir Next Condensed Regular" w:hAnsi="Avenir Next Condensed Regular"/>
          <w:sz w:val="22"/>
          <w:szCs w:val="22"/>
        </w:rPr>
        <w:t>, that Party must give written notice to the other Part</w:t>
      </w:r>
      <w:r w:rsidR="00A757E7">
        <w:rPr>
          <w:rFonts w:ascii="Avenir Next Condensed Regular" w:hAnsi="Avenir Next Condensed Regular"/>
          <w:sz w:val="22"/>
          <w:szCs w:val="22"/>
        </w:rPr>
        <w:t>ies</w:t>
      </w:r>
      <w:r>
        <w:rPr>
          <w:rFonts w:ascii="Avenir Next Condensed Regular" w:hAnsi="Avenir Next Condensed Regular"/>
          <w:sz w:val="22"/>
          <w:szCs w:val="22"/>
        </w:rPr>
        <w:t xml:space="preserve"> with the detailed particulars of the Force Majeure event</w:t>
      </w:r>
      <w:r w:rsidR="00B95E66">
        <w:rPr>
          <w:rFonts w:ascii="Avenir Next Condensed Regular" w:hAnsi="Avenir Next Condensed Regular"/>
          <w:sz w:val="22"/>
          <w:szCs w:val="22"/>
        </w:rPr>
        <w:t xml:space="preserve"> and specific duties and obligation</w:t>
      </w:r>
      <w:r w:rsidR="00D27F7A">
        <w:rPr>
          <w:rFonts w:ascii="Avenir Next Condensed Regular" w:hAnsi="Avenir Next Condensed Regular"/>
          <w:sz w:val="22"/>
          <w:szCs w:val="22"/>
        </w:rPr>
        <w:t>s</w:t>
      </w:r>
      <w:r w:rsidR="00B95E66">
        <w:rPr>
          <w:rFonts w:ascii="Avenir Next Condensed Regular" w:hAnsi="Avenir Next Condensed Regular"/>
          <w:sz w:val="22"/>
          <w:szCs w:val="22"/>
        </w:rPr>
        <w:t xml:space="preserve"> </w:t>
      </w:r>
      <w:r w:rsidR="00B95E66">
        <w:rPr>
          <w:rFonts w:ascii="Avenir Next Condensed Regular" w:hAnsi="Avenir Next Condensed Regular"/>
          <w:sz w:val="22"/>
          <w:szCs w:val="22"/>
        </w:rPr>
        <w:lastRenderedPageBreak/>
        <w:t>affected</w:t>
      </w:r>
      <w:r>
        <w:rPr>
          <w:rFonts w:ascii="Avenir Next Condensed Regular" w:hAnsi="Avenir Next Condensed Regular"/>
          <w:sz w:val="22"/>
          <w:szCs w:val="22"/>
        </w:rPr>
        <w:t xml:space="preserve"> and so far as it is known, indication on when the Force Majeure event will cease and performance of duties and obligations under this Agreement may be restored to normal.</w:t>
      </w:r>
      <w:bookmarkEnd w:id="799"/>
    </w:p>
    <w:p w14:paraId="4392229C" w14:textId="77777777" w:rsidR="00A9454A" w:rsidRPr="00A9454A" w:rsidRDefault="00A9454A">
      <w:pPr>
        <w:ind w:left="1134" w:hanging="1134"/>
        <w:jc w:val="both"/>
        <w:rPr>
          <w:rFonts w:ascii="Avenir Next Condensed Regular" w:hAnsi="Avenir Next Condensed Regular"/>
          <w:sz w:val="22"/>
          <w:szCs w:val="22"/>
        </w:rPr>
        <w:pPrChange w:id="800" w:author="Tania Johny" w:date="2015-07-29T16:26:00Z">
          <w:pPr>
            <w:jc w:val="both"/>
          </w:pPr>
        </w:pPrChange>
      </w:pPr>
    </w:p>
    <w:p w14:paraId="4B1EBE40" w14:textId="1FC77B02" w:rsidR="00B95E66" w:rsidRDefault="00B95E66">
      <w:pPr>
        <w:pStyle w:val="ListParagraph"/>
        <w:numPr>
          <w:ilvl w:val="1"/>
          <w:numId w:val="5"/>
        </w:numPr>
        <w:ind w:left="1134" w:hanging="1134"/>
        <w:jc w:val="both"/>
        <w:rPr>
          <w:rFonts w:ascii="Avenir Next Condensed Regular" w:hAnsi="Avenir Next Condensed Regular"/>
          <w:sz w:val="22"/>
          <w:szCs w:val="22"/>
        </w:rPr>
        <w:pPrChange w:id="801" w:author="Tania Johny" w:date="2015-07-29T16:26:00Z">
          <w:pPr>
            <w:pStyle w:val="ListParagraph"/>
            <w:numPr>
              <w:ilvl w:val="1"/>
              <w:numId w:val="5"/>
            </w:numPr>
            <w:ind w:left="792" w:hanging="432"/>
            <w:jc w:val="both"/>
          </w:pPr>
        </w:pPrChange>
      </w:pPr>
      <w:r>
        <w:rPr>
          <w:rFonts w:ascii="Avenir Next Condensed Regular" w:hAnsi="Avenir Next Condensed Regular"/>
          <w:sz w:val="22"/>
          <w:szCs w:val="22"/>
        </w:rPr>
        <w:t>T</w:t>
      </w:r>
      <w:r w:rsidRPr="00B95E66">
        <w:rPr>
          <w:rFonts w:ascii="Avenir Next Condensed Regular" w:hAnsi="Avenir Next Condensed Regular"/>
          <w:sz w:val="22"/>
          <w:szCs w:val="22"/>
        </w:rPr>
        <w:t>he relevant duty or obligation, so far is affected by the Force Majeure, will be suspended during the continuance of the Force Majeure</w:t>
      </w:r>
      <w:r w:rsidR="00A9454A">
        <w:rPr>
          <w:rFonts w:ascii="Avenir Next Condensed Regular" w:hAnsi="Avenir Next Condensed Regular"/>
          <w:sz w:val="22"/>
          <w:szCs w:val="22"/>
        </w:rPr>
        <w:t>.</w:t>
      </w:r>
      <w:r>
        <w:rPr>
          <w:rFonts w:ascii="Avenir Next Condensed Regular" w:hAnsi="Avenir Next Condensed Regular"/>
          <w:sz w:val="22"/>
          <w:szCs w:val="22"/>
        </w:rPr>
        <w:t xml:space="preserve"> The Party </w:t>
      </w:r>
      <w:r w:rsidR="00A757E7">
        <w:rPr>
          <w:rFonts w:ascii="Avenir Next Condensed Regular" w:hAnsi="Avenir Next Condensed Regular"/>
          <w:sz w:val="22"/>
          <w:szCs w:val="22"/>
        </w:rPr>
        <w:t xml:space="preserve">whose performance of its duties is </w:t>
      </w:r>
      <w:r>
        <w:rPr>
          <w:rFonts w:ascii="Avenir Next Condensed Regular" w:hAnsi="Avenir Next Condensed Regular"/>
          <w:sz w:val="22"/>
          <w:szCs w:val="22"/>
        </w:rPr>
        <w:t xml:space="preserve">affected by the Force Majeure event </w:t>
      </w:r>
      <w:r w:rsidRPr="00B95E66">
        <w:rPr>
          <w:rFonts w:ascii="Avenir Next Condensed Regular" w:hAnsi="Avenir Next Condensed Regular"/>
          <w:sz w:val="22"/>
          <w:szCs w:val="22"/>
        </w:rPr>
        <w:t>must use all reasonable efforts to overcome or remove the Force Majeure as quickly as possible</w:t>
      </w:r>
      <w:r w:rsidR="003A6A85">
        <w:rPr>
          <w:rFonts w:ascii="Avenir Next Condensed Regular" w:hAnsi="Avenir Next Condensed Regular"/>
          <w:sz w:val="22"/>
          <w:szCs w:val="22"/>
        </w:rPr>
        <w:t xml:space="preserve">. During the period the Force Majeure event persists, the Party </w:t>
      </w:r>
      <w:r w:rsidR="00A757E7">
        <w:rPr>
          <w:rFonts w:ascii="Avenir Next Condensed Regular" w:hAnsi="Avenir Next Condensed Regular"/>
          <w:sz w:val="22"/>
          <w:szCs w:val="22"/>
        </w:rPr>
        <w:t xml:space="preserve">whose performance of its duties is </w:t>
      </w:r>
      <w:r w:rsidR="003A6A85">
        <w:rPr>
          <w:rFonts w:ascii="Avenir Next Condensed Regular" w:hAnsi="Avenir Next Condensed Regular"/>
          <w:sz w:val="22"/>
          <w:szCs w:val="22"/>
        </w:rPr>
        <w:t>affected by the Force Majeure is not obligated to settle any disputes (including labour disputes) on terms contrary to its wishes or to contest the validity of enforceability of any Licence, Authorisation, or regulation by Competent Authority or Law</w:t>
      </w:r>
      <w:r>
        <w:rPr>
          <w:rFonts w:ascii="Avenir Next Condensed Regular" w:hAnsi="Avenir Next Condensed Regular"/>
          <w:sz w:val="22"/>
          <w:szCs w:val="22"/>
        </w:rPr>
        <w:t>.</w:t>
      </w:r>
    </w:p>
    <w:p w14:paraId="35556B50" w14:textId="77777777" w:rsidR="00B95E66" w:rsidRPr="00B95E66" w:rsidRDefault="00B95E66">
      <w:pPr>
        <w:ind w:left="1134" w:hanging="1134"/>
        <w:jc w:val="both"/>
        <w:rPr>
          <w:rFonts w:ascii="Avenir Next Condensed Regular" w:hAnsi="Avenir Next Condensed Regular"/>
          <w:sz w:val="22"/>
          <w:szCs w:val="22"/>
        </w:rPr>
        <w:pPrChange w:id="802" w:author="Tania Johny" w:date="2015-07-29T16:26:00Z">
          <w:pPr>
            <w:jc w:val="both"/>
          </w:pPr>
        </w:pPrChange>
      </w:pPr>
    </w:p>
    <w:p w14:paraId="0D98FAA1" w14:textId="1DF84103" w:rsidR="00116DDF" w:rsidRDefault="001B35BD">
      <w:pPr>
        <w:pStyle w:val="ListParagraph"/>
        <w:numPr>
          <w:ilvl w:val="1"/>
          <w:numId w:val="5"/>
        </w:numPr>
        <w:ind w:left="1134" w:hanging="1134"/>
        <w:jc w:val="both"/>
        <w:rPr>
          <w:rFonts w:ascii="Avenir Next Condensed Regular" w:hAnsi="Avenir Next Condensed Regular"/>
          <w:sz w:val="22"/>
          <w:szCs w:val="22"/>
        </w:rPr>
        <w:pPrChange w:id="803" w:author="Tania Johny" w:date="2015-07-29T16:26:00Z">
          <w:pPr>
            <w:pStyle w:val="ListParagraph"/>
            <w:numPr>
              <w:ilvl w:val="1"/>
              <w:numId w:val="5"/>
            </w:numPr>
            <w:ind w:left="792" w:hanging="432"/>
            <w:jc w:val="both"/>
          </w:pPr>
        </w:pPrChange>
      </w:pPr>
      <w:r w:rsidRPr="001B35BD">
        <w:rPr>
          <w:rFonts w:ascii="Avenir Next Condensed Regular" w:hAnsi="Avenir Next Condensed Regular"/>
          <w:sz w:val="22"/>
          <w:szCs w:val="22"/>
        </w:rPr>
        <w:t xml:space="preserve">If after a period of </w:t>
      </w:r>
      <w:r>
        <w:rPr>
          <w:rFonts w:ascii="Avenir Next Condensed Regular" w:hAnsi="Avenir Next Condensed Regular"/>
          <w:sz w:val="22"/>
          <w:szCs w:val="22"/>
        </w:rPr>
        <w:t>six (6)</w:t>
      </w:r>
      <w:r w:rsidR="00A757E7">
        <w:rPr>
          <w:rFonts w:ascii="Avenir Next Condensed Regular" w:hAnsi="Avenir Next Condensed Regular"/>
          <w:sz w:val="22"/>
          <w:szCs w:val="22"/>
        </w:rPr>
        <w:t xml:space="preserve"> months after </w:t>
      </w:r>
      <w:r w:rsidRPr="001B35BD">
        <w:rPr>
          <w:rFonts w:ascii="Avenir Next Condensed Regular" w:hAnsi="Avenir Next Condensed Regular"/>
          <w:sz w:val="22"/>
          <w:szCs w:val="22"/>
        </w:rPr>
        <w:t xml:space="preserve">notice is given pursuant to </w:t>
      </w:r>
      <w:r>
        <w:rPr>
          <w:rFonts w:ascii="Avenir Next Condensed Regular" w:hAnsi="Avenir Next Condensed Regular"/>
          <w:sz w:val="22"/>
          <w:szCs w:val="22"/>
        </w:rPr>
        <w:t xml:space="preserve">clause </w:t>
      </w:r>
      <w:ins w:id="804" w:author="Tania Johny" w:date="2015-07-29T16:26:00Z">
        <w:r w:rsidR="000111F9">
          <w:rPr>
            <w:rFonts w:ascii="Avenir Next Condensed Regular" w:hAnsi="Avenir Next Condensed Regular"/>
            <w:sz w:val="22"/>
            <w:szCs w:val="22"/>
          </w:rPr>
          <w:t>25.1</w:t>
        </w:r>
      </w:ins>
      <w:del w:id="805" w:author="Tania Johny" w:date="2015-07-29T16:26:00Z">
        <w:r w:rsidDel="000111F9">
          <w:rPr>
            <w:rFonts w:ascii="Avenir Next Condensed Regular" w:hAnsi="Avenir Next Condensed Regular"/>
            <w:sz w:val="22"/>
            <w:szCs w:val="22"/>
          </w:rPr>
          <w:fldChar w:fldCharType="begin"/>
        </w:r>
        <w:r w:rsidDel="000111F9">
          <w:rPr>
            <w:rFonts w:ascii="Avenir Next Condensed Regular" w:hAnsi="Avenir Next Condensed Regular"/>
            <w:sz w:val="22"/>
            <w:szCs w:val="22"/>
          </w:rPr>
          <w:delInstrText xml:space="preserve"> REF _Ref248851937 \r \h </w:delInstrText>
        </w:r>
        <w:r w:rsidDel="000111F9">
          <w:rPr>
            <w:rFonts w:ascii="Avenir Next Condensed Regular" w:hAnsi="Avenir Next Condensed Regular"/>
            <w:sz w:val="22"/>
            <w:szCs w:val="22"/>
          </w:rPr>
        </w:r>
        <w:r w:rsidDel="000111F9">
          <w:rPr>
            <w:rFonts w:ascii="Avenir Next Condensed Regular" w:hAnsi="Avenir Next Condensed Regular"/>
            <w:sz w:val="22"/>
            <w:szCs w:val="22"/>
          </w:rPr>
          <w:fldChar w:fldCharType="separate"/>
        </w:r>
        <w:r w:rsidR="00F6585E" w:rsidDel="000111F9">
          <w:rPr>
            <w:rFonts w:ascii="Avenir Next Condensed Regular" w:hAnsi="Avenir Next Condensed Regular"/>
            <w:sz w:val="22"/>
            <w:szCs w:val="22"/>
          </w:rPr>
          <w:delText>17.1</w:delText>
        </w:r>
        <w:r w:rsidDel="000111F9">
          <w:rPr>
            <w:rFonts w:ascii="Avenir Next Condensed Regular" w:hAnsi="Avenir Next Condensed Regular"/>
            <w:sz w:val="22"/>
            <w:szCs w:val="22"/>
          </w:rPr>
          <w:fldChar w:fldCharType="end"/>
        </w:r>
      </w:del>
      <w:r w:rsidRPr="001B35BD">
        <w:rPr>
          <w:rFonts w:ascii="Avenir Next Condensed Regular" w:hAnsi="Avenir Next Condensed Regular"/>
          <w:sz w:val="22"/>
          <w:szCs w:val="22"/>
        </w:rPr>
        <w:t>, of a Force Majeure event, the specific Force Majeure event a</w:t>
      </w:r>
      <w:r w:rsidR="00A757E7">
        <w:rPr>
          <w:rFonts w:ascii="Avenir Next Condensed Regular" w:hAnsi="Avenir Next Condensed Regular"/>
          <w:sz w:val="22"/>
          <w:szCs w:val="22"/>
        </w:rPr>
        <w:t>s to which the notice refers to</w:t>
      </w:r>
      <w:r w:rsidRPr="001B35BD">
        <w:rPr>
          <w:rFonts w:ascii="Avenir Next Condensed Regular" w:hAnsi="Avenir Next Condensed Regular"/>
          <w:sz w:val="22"/>
          <w:szCs w:val="22"/>
        </w:rPr>
        <w:t xml:space="preserve"> persists, the </w:t>
      </w:r>
      <w:r>
        <w:rPr>
          <w:rFonts w:ascii="Avenir Next Condensed Regular" w:hAnsi="Avenir Next Condensed Regular"/>
          <w:sz w:val="22"/>
          <w:szCs w:val="22"/>
        </w:rPr>
        <w:t>other Part</w:t>
      </w:r>
      <w:r w:rsidR="00A757E7">
        <w:rPr>
          <w:rFonts w:ascii="Avenir Next Condensed Regular" w:hAnsi="Avenir Next Condensed Regular"/>
          <w:sz w:val="22"/>
          <w:szCs w:val="22"/>
        </w:rPr>
        <w:t>ies</w:t>
      </w:r>
      <w:r w:rsidRPr="001B35BD">
        <w:rPr>
          <w:rFonts w:ascii="Avenir Next Condensed Regular" w:hAnsi="Avenir Next Condensed Regular"/>
          <w:sz w:val="22"/>
          <w:szCs w:val="22"/>
        </w:rPr>
        <w:t xml:space="preserve"> will have the right to term</w:t>
      </w:r>
      <w:r>
        <w:rPr>
          <w:rFonts w:ascii="Avenir Next Condensed Regular" w:hAnsi="Avenir Next Condensed Regular"/>
          <w:sz w:val="22"/>
          <w:szCs w:val="22"/>
        </w:rPr>
        <w:t>inate this Agreement on giving one (1) month</w:t>
      </w:r>
      <w:r w:rsidRPr="001B35BD">
        <w:rPr>
          <w:rFonts w:ascii="Avenir Next Condensed Regular" w:hAnsi="Avenir Next Condensed Regular"/>
          <w:sz w:val="22"/>
          <w:szCs w:val="22"/>
        </w:rPr>
        <w:t xml:space="preserve"> prior written notice</w:t>
      </w:r>
      <w:r w:rsidR="00A757E7">
        <w:rPr>
          <w:rFonts w:ascii="Avenir Next Condensed Regular" w:hAnsi="Avenir Next Condensed Regular"/>
          <w:sz w:val="22"/>
          <w:szCs w:val="22"/>
        </w:rPr>
        <w:t xml:space="preserve"> </w:t>
      </w:r>
      <w:r w:rsidR="00A757E7" w:rsidRPr="001B35BD">
        <w:rPr>
          <w:rFonts w:ascii="Avenir Next Condensed Regular" w:hAnsi="Avenir Next Condensed Regular"/>
          <w:sz w:val="22"/>
          <w:szCs w:val="22"/>
        </w:rPr>
        <w:t>of its intention to terminate</w:t>
      </w:r>
      <w:r w:rsidRPr="001B35BD">
        <w:rPr>
          <w:rFonts w:ascii="Avenir Next Condensed Regular" w:hAnsi="Avenir Next Condensed Regular"/>
          <w:sz w:val="22"/>
          <w:szCs w:val="22"/>
        </w:rPr>
        <w:t xml:space="preserve"> to the </w:t>
      </w:r>
      <w:r>
        <w:rPr>
          <w:rFonts w:ascii="Avenir Next Condensed Regular" w:hAnsi="Avenir Next Condensed Regular"/>
          <w:sz w:val="22"/>
          <w:szCs w:val="22"/>
        </w:rPr>
        <w:t xml:space="preserve">Party </w:t>
      </w:r>
      <w:r w:rsidR="00A757E7">
        <w:rPr>
          <w:rFonts w:ascii="Avenir Next Condensed Regular" w:hAnsi="Avenir Next Condensed Regular"/>
          <w:sz w:val="22"/>
          <w:szCs w:val="22"/>
        </w:rPr>
        <w:t xml:space="preserve">whose performance of its duties is </w:t>
      </w:r>
      <w:r>
        <w:rPr>
          <w:rFonts w:ascii="Avenir Next Condensed Regular" w:hAnsi="Avenir Next Condensed Regular"/>
          <w:sz w:val="22"/>
          <w:szCs w:val="22"/>
        </w:rPr>
        <w:t>affected by the Force Majeure</w:t>
      </w:r>
      <w:r w:rsidR="00B95E66">
        <w:rPr>
          <w:rFonts w:ascii="Avenir Next Condensed Regular" w:hAnsi="Avenir Next Condensed Regular"/>
          <w:sz w:val="22"/>
          <w:szCs w:val="22"/>
        </w:rPr>
        <w:t>.</w:t>
      </w:r>
    </w:p>
    <w:p w14:paraId="11C3CFB8" w14:textId="77777777" w:rsidR="00116DDF" w:rsidRPr="00116DDF" w:rsidRDefault="00116DDF">
      <w:pPr>
        <w:ind w:left="1134" w:hanging="1134"/>
        <w:jc w:val="both"/>
        <w:rPr>
          <w:rFonts w:ascii="Avenir Next Condensed Regular" w:hAnsi="Avenir Next Condensed Regular"/>
          <w:sz w:val="22"/>
          <w:szCs w:val="22"/>
        </w:rPr>
        <w:pPrChange w:id="806" w:author="Tania Johny" w:date="2015-07-29T16:26:00Z">
          <w:pPr>
            <w:jc w:val="both"/>
          </w:pPr>
        </w:pPrChange>
      </w:pPr>
    </w:p>
    <w:p w14:paraId="1CAFF58D" w14:textId="77777777" w:rsidR="00E951D3" w:rsidRPr="00575C57" w:rsidRDefault="0052727E">
      <w:pPr>
        <w:pStyle w:val="ListParagraph"/>
        <w:numPr>
          <w:ilvl w:val="0"/>
          <w:numId w:val="5"/>
        </w:numPr>
        <w:ind w:left="1134" w:hanging="1134"/>
        <w:jc w:val="both"/>
        <w:rPr>
          <w:rFonts w:ascii="Avenir Next Condensed Regular" w:hAnsi="Avenir Next Condensed Regular"/>
          <w:b/>
          <w:sz w:val="22"/>
          <w:szCs w:val="22"/>
        </w:rPr>
        <w:pPrChange w:id="807" w:author="Tania Johny" w:date="2015-07-29T16:26:00Z">
          <w:pPr>
            <w:pStyle w:val="ListParagraph"/>
            <w:numPr>
              <w:numId w:val="5"/>
            </w:numPr>
            <w:ind w:left="360" w:hanging="360"/>
            <w:jc w:val="both"/>
          </w:pPr>
        </w:pPrChange>
      </w:pPr>
      <w:r w:rsidRPr="00575C57">
        <w:rPr>
          <w:rFonts w:ascii="Avenir Next Condensed Regular" w:hAnsi="Avenir Next Condensed Regular"/>
          <w:b/>
          <w:sz w:val="22"/>
          <w:szCs w:val="22"/>
        </w:rPr>
        <w:t>Notices</w:t>
      </w:r>
    </w:p>
    <w:p w14:paraId="37E323D1" w14:textId="77777777" w:rsidR="00E951D3" w:rsidRPr="00E951D3" w:rsidRDefault="00E951D3">
      <w:pPr>
        <w:ind w:left="1134" w:hanging="1134"/>
        <w:jc w:val="both"/>
        <w:rPr>
          <w:rFonts w:ascii="Avenir Next Condensed Regular" w:hAnsi="Avenir Next Condensed Regular"/>
          <w:sz w:val="22"/>
          <w:szCs w:val="22"/>
        </w:rPr>
        <w:pPrChange w:id="808" w:author="Tania Johny" w:date="2015-07-29T16:26:00Z">
          <w:pPr>
            <w:jc w:val="both"/>
          </w:pPr>
        </w:pPrChange>
      </w:pPr>
    </w:p>
    <w:p w14:paraId="156AA0BB" w14:textId="77777777" w:rsidR="00C373F7" w:rsidRDefault="00E951D3">
      <w:pPr>
        <w:pStyle w:val="ListParagraph"/>
        <w:numPr>
          <w:ilvl w:val="1"/>
          <w:numId w:val="5"/>
        </w:numPr>
        <w:ind w:left="1134" w:hanging="1134"/>
        <w:jc w:val="both"/>
        <w:rPr>
          <w:rFonts w:ascii="Avenir Next Condensed Regular" w:hAnsi="Avenir Next Condensed Regular"/>
          <w:sz w:val="22"/>
          <w:szCs w:val="22"/>
        </w:rPr>
        <w:pPrChange w:id="809" w:author="Tania Johny" w:date="2015-07-29T16:26:00Z">
          <w:pPr>
            <w:pStyle w:val="ListParagraph"/>
            <w:numPr>
              <w:ilvl w:val="1"/>
              <w:numId w:val="5"/>
            </w:numPr>
            <w:ind w:left="792" w:hanging="432"/>
            <w:jc w:val="both"/>
          </w:pPr>
        </w:pPrChange>
      </w:pPr>
      <w:r w:rsidRPr="00E951D3">
        <w:rPr>
          <w:rFonts w:ascii="Avenir Next Condensed Regular" w:hAnsi="Avenir Next Condensed Regular"/>
          <w:sz w:val="22"/>
          <w:szCs w:val="22"/>
        </w:rPr>
        <w:t>Notices between the Parties relating to this Agreement must be in writing, in the English language and sent by a Permitted Method to the Notified Address</w:t>
      </w:r>
      <w:r w:rsidR="00C373F7">
        <w:rPr>
          <w:rFonts w:ascii="Avenir Next Condensed Regular" w:hAnsi="Avenir Next Condensed Regular"/>
          <w:sz w:val="22"/>
          <w:szCs w:val="22"/>
        </w:rPr>
        <w:t>.</w:t>
      </w:r>
    </w:p>
    <w:p w14:paraId="6DED5A89" w14:textId="77777777" w:rsidR="00C373F7" w:rsidRPr="00C373F7" w:rsidRDefault="00C373F7">
      <w:pPr>
        <w:ind w:left="1134" w:hanging="1134"/>
        <w:jc w:val="both"/>
        <w:rPr>
          <w:rFonts w:ascii="Avenir Next Condensed Regular" w:hAnsi="Avenir Next Condensed Regular"/>
          <w:sz w:val="22"/>
          <w:szCs w:val="22"/>
        </w:rPr>
        <w:pPrChange w:id="810" w:author="Tania Johny" w:date="2015-07-29T16:26:00Z">
          <w:pPr>
            <w:jc w:val="both"/>
          </w:pPr>
        </w:pPrChange>
      </w:pPr>
    </w:p>
    <w:p w14:paraId="3A63FADE" w14:textId="1597E966" w:rsidR="00E951D3" w:rsidRDefault="00C373F7">
      <w:pPr>
        <w:pStyle w:val="ListParagraph"/>
        <w:numPr>
          <w:ilvl w:val="1"/>
          <w:numId w:val="5"/>
        </w:numPr>
        <w:ind w:left="1134" w:hanging="1134"/>
        <w:jc w:val="both"/>
        <w:rPr>
          <w:rFonts w:ascii="Avenir Next Condensed Regular" w:hAnsi="Avenir Next Condensed Regular"/>
          <w:sz w:val="22"/>
          <w:szCs w:val="22"/>
        </w:rPr>
        <w:pPrChange w:id="811" w:author="Tania Johny" w:date="2015-07-29T16:26:00Z">
          <w:pPr>
            <w:pStyle w:val="ListParagraph"/>
            <w:numPr>
              <w:ilvl w:val="1"/>
              <w:numId w:val="5"/>
            </w:numPr>
            <w:ind w:left="792" w:hanging="432"/>
            <w:jc w:val="both"/>
          </w:pPr>
        </w:pPrChange>
      </w:pPr>
      <w:r>
        <w:rPr>
          <w:rFonts w:ascii="Avenir Next Condensed Regular" w:hAnsi="Avenir Next Condensed Regular"/>
          <w:sz w:val="22"/>
          <w:szCs w:val="22"/>
        </w:rPr>
        <w:t>Notices given to the Notified Address will be deemed received through the Permitted Method as indicated</w:t>
      </w:r>
      <w:r w:rsidR="009C7F31">
        <w:rPr>
          <w:rFonts w:ascii="Avenir Next Condensed Regular" w:hAnsi="Avenir Next Condensed Regular"/>
          <w:sz w:val="22"/>
          <w:szCs w:val="22"/>
        </w:rPr>
        <w:t xml:space="preserve"> in column 2 in clause </w:t>
      </w:r>
      <w:del w:id="812" w:author="Tania Johny" w:date="2015-07-29T16:26:00Z">
        <w:r w:rsidR="009C7F31" w:rsidDel="007D7B75">
          <w:rPr>
            <w:rFonts w:ascii="Avenir Next Condensed Regular" w:hAnsi="Avenir Next Condensed Regular"/>
            <w:sz w:val="22"/>
            <w:szCs w:val="22"/>
          </w:rPr>
          <w:fldChar w:fldCharType="begin"/>
        </w:r>
        <w:r w:rsidR="009C7F31" w:rsidDel="007D7B75">
          <w:rPr>
            <w:rFonts w:ascii="Avenir Next Condensed Regular" w:hAnsi="Avenir Next Condensed Regular"/>
            <w:sz w:val="22"/>
            <w:szCs w:val="22"/>
          </w:rPr>
          <w:delInstrText xml:space="preserve"> REF _Ref249033280 \r \h </w:delInstrText>
        </w:r>
        <w:r w:rsidR="009C7F31" w:rsidDel="007D7B75">
          <w:rPr>
            <w:rFonts w:ascii="Avenir Next Condensed Regular" w:hAnsi="Avenir Next Condensed Regular"/>
            <w:sz w:val="22"/>
            <w:szCs w:val="22"/>
          </w:rPr>
        </w:r>
        <w:r w:rsidR="009C7F31" w:rsidDel="007D7B75">
          <w:rPr>
            <w:rFonts w:ascii="Avenir Next Condensed Regular" w:hAnsi="Avenir Next Condensed Regular"/>
            <w:sz w:val="22"/>
            <w:szCs w:val="22"/>
          </w:rPr>
          <w:fldChar w:fldCharType="separate"/>
        </w:r>
        <w:r w:rsidR="00F6585E" w:rsidDel="007D7B75">
          <w:rPr>
            <w:rFonts w:ascii="Avenir Next Condensed Regular" w:hAnsi="Avenir Next Condensed Regular"/>
            <w:sz w:val="22"/>
            <w:szCs w:val="22"/>
          </w:rPr>
          <w:delText>18.3</w:delText>
        </w:r>
        <w:r w:rsidR="009C7F31" w:rsidDel="007D7B75">
          <w:rPr>
            <w:rFonts w:ascii="Avenir Next Condensed Regular" w:hAnsi="Avenir Next Condensed Regular"/>
            <w:sz w:val="22"/>
            <w:szCs w:val="22"/>
          </w:rPr>
          <w:fldChar w:fldCharType="end"/>
        </w:r>
      </w:del>
      <w:ins w:id="813" w:author="Tania Johny" w:date="2015-07-29T16:26:00Z">
        <w:r w:rsidR="007D7B75">
          <w:rPr>
            <w:rFonts w:ascii="Avenir Next Condensed Regular" w:hAnsi="Avenir Next Condensed Regular"/>
            <w:sz w:val="22"/>
            <w:szCs w:val="22"/>
          </w:rPr>
          <w:t>26.3</w:t>
        </w:r>
      </w:ins>
      <w:r>
        <w:rPr>
          <w:rFonts w:ascii="Avenir Next Condensed Regular" w:hAnsi="Avenir Next Condensed Regular"/>
          <w:sz w:val="22"/>
          <w:szCs w:val="22"/>
        </w:rPr>
        <w:t xml:space="preserve"> for each respective Permitted Method</w:t>
      </w:r>
      <w:r w:rsidR="00E951D3">
        <w:rPr>
          <w:rFonts w:ascii="Avenir Next Condensed Regular" w:hAnsi="Avenir Next Condensed Regular"/>
          <w:sz w:val="22"/>
          <w:szCs w:val="22"/>
        </w:rPr>
        <w:t>.</w:t>
      </w:r>
    </w:p>
    <w:p w14:paraId="0165BD16" w14:textId="77777777" w:rsidR="00E951D3" w:rsidRPr="00E951D3" w:rsidRDefault="00E951D3">
      <w:pPr>
        <w:ind w:left="1134" w:hanging="1134"/>
        <w:jc w:val="both"/>
        <w:rPr>
          <w:rFonts w:ascii="Avenir Next Condensed Regular" w:hAnsi="Avenir Next Condensed Regular"/>
          <w:sz w:val="22"/>
          <w:szCs w:val="22"/>
        </w:rPr>
        <w:pPrChange w:id="814" w:author="Tania Johny" w:date="2015-07-29T16:26:00Z">
          <w:pPr>
            <w:jc w:val="both"/>
          </w:pPr>
        </w:pPrChange>
      </w:pPr>
    </w:p>
    <w:p w14:paraId="695A94D3" w14:textId="77777777" w:rsidR="00E951D3" w:rsidRDefault="00E951D3">
      <w:pPr>
        <w:pStyle w:val="ListParagraph"/>
        <w:numPr>
          <w:ilvl w:val="1"/>
          <w:numId w:val="5"/>
        </w:numPr>
        <w:ind w:left="1134" w:hanging="1134"/>
        <w:jc w:val="both"/>
        <w:rPr>
          <w:rFonts w:ascii="Avenir Next Condensed Regular" w:hAnsi="Avenir Next Condensed Regular"/>
          <w:sz w:val="22"/>
          <w:szCs w:val="22"/>
        </w:rPr>
        <w:pPrChange w:id="815" w:author="Tania Johny" w:date="2015-07-29T16:26:00Z">
          <w:pPr>
            <w:pStyle w:val="ListParagraph"/>
            <w:numPr>
              <w:ilvl w:val="1"/>
              <w:numId w:val="5"/>
            </w:numPr>
            <w:ind w:left="792" w:hanging="432"/>
            <w:jc w:val="both"/>
          </w:pPr>
        </w:pPrChange>
      </w:pPr>
      <w:bookmarkStart w:id="816" w:name="_Ref249033280"/>
      <w:r w:rsidRPr="00E951D3">
        <w:rPr>
          <w:rFonts w:ascii="Avenir Next Condensed Regular" w:hAnsi="Avenir Next Condensed Regular"/>
          <w:sz w:val="22"/>
          <w:szCs w:val="22"/>
        </w:rPr>
        <w:t>Permitted Method means any of the methods set out in column 1 below</w:t>
      </w:r>
      <w:r>
        <w:rPr>
          <w:rFonts w:ascii="Avenir Next Condensed Regular" w:hAnsi="Avenir Next Condensed Regular"/>
          <w:sz w:val="22"/>
          <w:szCs w:val="22"/>
        </w:rPr>
        <w:t>:</w:t>
      </w:r>
      <w:bookmarkEnd w:id="816"/>
    </w:p>
    <w:p w14:paraId="1CE3011D" w14:textId="77777777" w:rsidR="00E951D3" w:rsidRDefault="00E951D3" w:rsidP="00E951D3">
      <w:pPr>
        <w:jc w:val="both"/>
        <w:rPr>
          <w:rFonts w:ascii="Avenir Next Condensed Regular" w:hAnsi="Avenir Next Condensed Regular"/>
          <w:sz w:val="22"/>
          <w:szCs w:val="22"/>
        </w:rPr>
      </w:pPr>
    </w:p>
    <w:tbl>
      <w:tblPr>
        <w:tblStyle w:val="TableGrid"/>
        <w:tblW w:w="7513" w:type="dxa"/>
        <w:tblInd w:w="1129" w:type="dxa"/>
        <w:tblLook w:val="04A0" w:firstRow="1" w:lastRow="0" w:firstColumn="1" w:lastColumn="0" w:noHBand="0" w:noVBand="1"/>
        <w:tblPrChange w:id="817" w:author="Tania Johny" w:date="2015-07-29T16:26:00Z">
          <w:tblPr>
            <w:tblStyle w:val="TableGrid"/>
            <w:tblW w:w="0" w:type="auto"/>
            <w:tblLook w:val="04A0" w:firstRow="1" w:lastRow="0" w:firstColumn="1" w:lastColumn="0" w:noHBand="0" w:noVBand="1"/>
          </w:tblPr>
        </w:tblPrChange>
      </w:tblPr>
      <w:tblGrid>
        <w:gridCol w:w="2980"/>
        <w:gridCol w:w="4533"/>
        <w:tblGridChange w:id="818">
          <w:tblGrid>
            <w:gridCol w:w="4109"/>
            <w:gridCol w:w="4181"/>
          </w:tblGrid>
        </w:tblGridChange>
      </w:tblGrid>
      <w:tr w:rsidR="00E951D3" w14:paraId="52C967D9" w14:textId="77777777" w:rsidTr="007D7B75">
        <w:tc>
          <w:tcPr>
            <w:tcW w:w="2980" w:type="dxa"/>
            <w:tcPrChange w:id="819" w:author="Tania Johny" w:date="2015-07-29T16:26:00Z">
              <w:tcPr>
                <w:tcW w:w="4219" w:type="dxa"/>
              </w:tcPr>
            </w:tcPrChange>
          </w:tcPr>
          <w:p w14:paraId="43702FCF" w14:textId="13A1D956"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Column 1: Permitted Method</w:t>
            </w:r>
          </w:p>
        </w:tc>
        <w:tc>
          <w:tcPr>
            <w:tcW w:w="4533" w:type="dxa"/>
            <w:tcPrChange w:id="820" w:author="Tania Johny" w:date="2015-07-29T16:26:00Z">
              <w:tcPr>
                <w:tcW w:w="4297" w:type="dxa"/>
              </w:tcPr>
            </w:tcPrChange>
          </w:tcPr>
          <w:p w14:paraId="41E6EAC5" w14:textId="431B6221"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Column 2: Date on Which Notice is Deemed Given</w:t>
            </w:r>
          </w:p>
        </w:tc>
      </w:tr>
      <w:tr w:rsidR="00E951D3" w14:paraId="5CC85A53" w14:textId="77777777" w:rsidTr="007D7B75">
        <w:tc>
          <w:tcPr>
            <w:tcW w:w="2980" w:type="dxa"/>
            <w:tcPrChange w:id="821" w:author="Tania Johny" w:date="2015-07-29T16:26:00Z">
              <w:tcPr>
                <w:tcW w:w="4219" w:type="dxa"/>
              </w:tcPr>
            </w:tcPrChange>
          </w:tcPr>
          <w:p w14:paraId="545DFC3D" w14:textId="0D3DF972"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Personal Delivery</w:t>
            </w:r>
          </w:p>
        </w:tc>
        <w:tc>
          <w:tcPr>
            <w:tcW w:w="4533" w:type="dxa"/>
            <w:tcPrChange w:id="822" w:author="Tania Johny" w:date="2015-07-29T16:26:00Z">
              <w:tcPr>
                <w:tcW w:w="4297" w:type="dxa"/>
              </w:tcPr>
            </w:tcPrChange>
          </w:tcPr>
          <w:p w14:paraId="34A298B0" w14:textId="623ADB65" w:rsidR="00E951D3" w:rsidRDefault="00E951D3" w:rsidP="00E951D3">
            <w:pPr>
              <w:jc w:val="both"/>
              <w:rPr>
                <w:rFonts w:ascii="Avenir Next Condensed Regular" w:hAnsi="Avenir Next Condensed Regular"/>
                <w:sz w:val="22"/>
                <w:szCs w:val="22"/>
              </w:rPr>
            </w:pPr>
            <w:r w:rsidRPr="00E951D3">
              <w:rPr>
                <w:rFonts w:ascii="Avenir Next Condensed Regular" w:hAnsi="Avenir Next Condensed Regular"/>
                <w:sz w:val="22"/>
                <w:szCs w:val="22"/>
              </w:rPr>
              <w:t xml:space="preserve">If </w:t>
            </w:r>
            <w:r>
              <w:rPr>
                <w:rFonts w:ascii="Avenir Next Condensed Regular" w:hAnsi="Avenir Next Condensed Regular"/>
                <w:sz w:val="22"/>
                <w:szCs w:val="22"/>
              </w:rPr>
              <w:t xml:space="preserve">delivered </w:t>
            </w:r>
            <w:r w:rsidRPr="00E951D3">
              <w:rPr>
                <w:rFonts w:ascii="Avenir Next Condensed Regular" w:hAnsi="Avenir Next Condensed Regular"/>
                <w:sz w:val="22"/>
                <w:szCs w:val="22"/>
              </w:rPr>
              <w:t xml:space="preserve">at the Notified Address before </w:t>
            </w:r>
            <w:r>
              <w:rPr>
                <w:rFonts w:ascii="Avenir Next Condensed Regular" w:hAnsi="Avenir Next Condensed Regular"/>
                <w:sz w:val="22"/>
                <w:szCs w:val="22"/>
              </w:rPr>
              <w:t>1700 hours</w:t>
            </w:r>
            <w:r w:rsidRPr="00E951D3">
              <w:rPr>
                <w:rFonts w:ascii="Avenir Next Condensed Regular" w:hAnsi="Avenir Next Condensed Regular"/>
                <w:sz w:val="22"/>
                <w:szCs w:val="22"/>
              </w:rPr>
              <w:t xml:space="preserve"> on a Business Day, when left and otherwise on the next Business Day</w:t>
            </w:r>
            <w:r>
              <w:rPr>
                <w:rFonts w:ascii="Avenir Next Condensed Regular" w:hAnsi="Avenir Next Condensed Regular"/>
                <w:sz w:val="22"/>
                <w:szCs w:val="22"/>
              </w:rPr>
              <w:t>.</w:t>
            </w:r>
          </w:p>
        </w:tc>
      </w:tr>
      <w:tr w:rsidR="003D4295" w14:paraId="78773873" w14:textId="77777777" w:rsidTr="007D7B75">
        <w:tc>
          <w:tcPr>
            <w:tcW w:w="2980" w:type="dxa"/>
            <w:tcPrChange w:id="823" w:author="Tania Johny" w:date="2015-07-29T16:26:00Z">
              <w:tcPr>
                <w:tcW w:w="4219" w:type="dxa"/>
              </w:tcPr>
            </w:tcPrChange>
          </w:tcPr>
          <w:p w14:paraId="1E500E3A" w14:textId="77777777" w:rsidR="003D4295" w:rsidRDefault="003D4295" w:rsidP="005E7594">
            <w:pPr>
              <w:jc w:val="both"/>
              <w:rPr>
                <w:rFonts w:ascii="Avenir Next Condensed Regular" w:hAnsi="Avenir Next Condensed Regular"/>
                <w:sz w:val="22"/>
                <w:szCs w:val="22"/>
              </w:rPr>
            </w:pPr>
            <w:r>
              <w:rPr>
                <w:rFonts w:ascii="Avenir Next Condensed Regular" w:hAnsi="Avenir Next Condensed Regular"/>
                <w:sz w:val="22"/>
                <w:szCs w:val="22"/>
              </w:rPr>
              <w:t>Courier Delivery</w:t>
            </w:r>
          </w:p>
        </w:tc>
        <w:tc>
          <w:tcPr>
            <w:tcW w:w="4533" w:type="dxa"/>
            <w:tcPrChange w:id="824" w:author="Tania Johny" w:date="2015-07-29T16:26:00Z">
              <w:tcPr>
                <w:tcW w:w="4297" w:type="dxa"/>
              </w:tcPr>
            </w:tcPrChange>
          </w:tcPr>
          <w:p w14:paraId="003E7E12" w14:textId="5389C840" w:rsidR="003D4295" w:rsidRDefault="003D4295" w:rsidP="005E7594">
            <w:pPr>
              <w:jc w:val="both"/>
              <w:rPr>
                <w:rFonts w:ascii="Avenir Next Condensed Regular" w:hAnsi="Avenir Next Condensed Regular"/>
                <w:sz w:val="22"/>
                <w:szCs w:val="22"/>
              </w:rPr>
            </w:pPr>
            <w:r w:rsidRPr="00E951D3">
              <w:rPr>
                <w:rFonts w:ascii="Avenir Next Condensed Regular" w:hAnsi="Avenir Next Condensed Regular"/>
                <w:sz w:val="22"/>
                <w:szCs w:val="22"/>
              </w:rPr>
              <w:t xml:space="preserve">If </w:t>
            </w:r>
            <w:r>
              <w:rPr>
                <w:rFonts w:ascii="Avenir Next Condensed Regular" w:hAnsi="Avenir Next Condensed Regular"/>
                <w:sz w:val="22"/>
                <w:szCs w:val="22"/>
              </w:rPr>
              <w:t xml:space="preserve">delivered </w:t>
            </w:r>
            <w:r w:rsidRPr="00E951D3">
              <w:rPr>
                <w:rFonts w:ascii="Avenir Next Condensed Regular" w:hAnsi="Avenir Next Condensed Regular"/>
                <w:sz w:val="22"/>
                <w:szCs w:val="22"/>
              </w:rPr>
              <w:t xml:space="preserve">at the Notified Address before </w:t>
            </w:r>
            <w:r>
              <w:rPr>
                <w:rFonts w:ascii="Avenir Next Condensed Regular" w:hAnsi="Avenir Next Condensed Regular"/>
                <w:sz w:val="22"/>
                <w:szCs w:val="22"/>
              </w:rPr>
              <w:t>1700 hours</w:t>
            </w:r>
            <w:r w:rsidRPr="00E951D3">
              <w:rPr>
                <w:rFonts w:ascii="Avenir Next Condensed Regular" w:hAnsi="Avenir Next Condensed Regular"/>
                <w:sz w:val="22"/>
                <w:szCs w:val="22"/>
              </w:rPr>
              <w:t xml:space="preserve"> on a Business Day, when left and otherwise on the next Business Day</w:t>
            </w:r>
            <w:r>
              <w:rPr>
                <w:rFonts w:ascii="Avenir Next Condensed Regular" w:hAnsi="Avenir Next Condensed Regular"/>
                <w:sz w:val="22"/>
                <w:szCs w:val="22"/>
              </w:rPr>
              <w:t>.</w:t>
            </w:r>
          </w:p>
        </w:tc>
      </w:tr>
      <w:tr w:rsidR="00E951D3" w14:paraId="752D88F8" w14:textId="77777777" w:rsidTr="007D7B75">
        <w:tc>
          <w:tcPr>
            <w:tcW w:w="2980" w:type="dxa"/>
            <w:tcPrChange w:id="825" w:author="Tania Johny" w:date="2015-07-29T16:26:00Z">
              <w:tcPr>
                <w:tcW w:w="4219" w:type="dxa"/>
              </w:tcPr>
            </w:tcPrChange>
          </w:tcPr>
          <w:p w14:paraId="57B8BFEE" w14:textId="4D83FE23" w:rsidR="00E951D3" w:rsidRDefault="003D4295" w:rsidP="003D4295">
            <w:pPr>
              <w:jc w:val="both"/>
              <w:rPr>
                <w:rFonts w:ascii="Avenir Next Condensed Regular" w:hAnsi="Avenir Next Condensed Regular"/>
                <w:sz w:val="22"/>
                <w:szCs w:val="22"/>
              </w:rPr>
            </w:pPr>
            <w:r>
              <w:rPr>
                <w:rFonts w:ascii="Avenir Next Condensed Regular" w:hAnsi="Avenir Next Condensed Regular"/>
                <w:sz w:val="22"/>
                <w:szCs w:val="22"/>
              </w:rPr>
              <w:t xml:space="preserve">First Class, Pre-paid, Air, </w:t>
            </w:r>
            <w:r w:rsidR="005C4A18">
              <w:rPr>
                <w:rFonts w:ascii="Avenir Next Condensed Regular" w:hAnsi="Avenir Next Condensed Regular"/>
                <w:sz w:val="22"/>
                <w:szCs w:val="22"/>
              </w:rPr>
              <w:t xml:space="preserve">International Registered, </w:t>
            </w:r>
            <w:r>
              <w:rPr>
                <w:rFonts w:ascii="Avenir Next Condensed Regular" w:hAnsi="Avenir Next Condensed Regular"/>
                <w:sz w:val="22"/>
                <w:szCs w:val="22"/>
              </w:rPr>
              <w:t>or Registered Post</w:t>
            </w:r>
          </w:p>
        </w:tc>
        <w:tc>
          <w:tcPr>
            <w:tcW w:w="4533" w:type="dxa"/>
            <w:tcPrChange w:id="826" w:author="Tania Johny" w:date="2015-07-29T16:26:00Z">
              <w:tcPr>
                <w:tcW w:w="4297" w:type="dxa"/>
              </w:tcPr>
            </w:tcPrChange>
          </w:tcPr>
          <w:p w14:paraId="65A7E5F3" w14:textId="3FB627E8" w:rsidR="00E951D3" w:rsidRDefault="005C4A18" w:rsidP="00E951D3">
            <w:pPr>
              <w:jc w:val="both"/>
              <w:rPr>
                <w:rFonts w:ascii="Avenir Next Condensed Regular" w:hAnsi="Avenir Next Condensed Regular"/>
                <w:sz w:val="22"/>
                <w:szCs w:val="22"/>
              </w:rPr>
            </w:pPr>
            <w:r>
              <w:rPr>
                <w:rFonts w:ascii="Avenir Next Condensed Regular" w:hAnsi="Avenir Next Condensed Regular"/>
                <w:sz w:val="22"/>
                <w:szCs w:val="22"/>
              </w:rPr>
              <w:t>Six (6</w:t>
            </w:r>
            <w:r w:rsidR="003D4295">
              <w:rPr>
                <w:rFonts w:ascii="Avenir Next Condensed Regular" w:hAnsi="Avenir Next Condensed Regular"/>
                <w:sz w:val="22"/>
                <w:szCs w:val="22"/>
              </w:rPr>
              <w:t>) Business Days after posting.</w:t>
            </w:r>
          </w:p>
        </w:tc>
      </w:tr>
      <w:tr w:rsidR="005C4A18" w14:paraId="1CFB8303" w14:textId="77777777" w:rsidTr="007D7B75">
        <w:tc>
          <w:tcPr>
            <w:tcW w:w="2980" w:type="dxa"/>
            <w:tcPrChange w:id="827" w:author="Tania Johny" w:date="2015-07-29T16:26:00Z">
              <w:tcPr>
                <w:tcW w:w="4219" w:type="dxa"/>
              </w:tcPr>
            </w:tcPrChange>
          </w:tcPr>
          <w:p w14:paraId="6D1B69B3" w14:textId="77777777" w:rsidR="005C4A18" w:rsidRDefault="005C4A18" w:rsidP="005E7594">
            <w:pPr>
              <w:jc w:val="both"/>
              <w:rPr>
                <w:rFonts w:ascii="Avenir Next Condensed Regular" w:hAnsi="Avenir Next Condensed Regular"/>
                <w:sz w:val="22"/>
                <w:szCs w:val="22"/>
              </w:rPr>
            </w:pPr>
            <w:r>
              <w:rPr>
                <w:rFonts w:ascii="Avenir Next Condensed Regular" w:hAnsi="Avenir Next Condensed Regular"/>
                <w:sz w:val="22"/>
                <w:szCs w:val="22"/>
              </w:rPr>
              <w:t>Regular Post</w:t>
            </w:r>
          </w:p>
        </w:tc>
        <w:tc>
          <w:tcPr>
            <w:tcW w:w="4533" w:type="dxa"/>
            <w:tcPrChange w:id="828" w:author="Tania Johny" w:date="2015-07-29T16:26:00Z">
              <w:tcPr>
                <w:tcW w:w="4297" w:type="dxa"/>
              </w:tcPr>
            </w:tcPrChange>
          </w:tcPr>
          <w:p w14:paraId="4FB2E4AC" w14:textId="04736FA8" w:rsidR="005C4A18" w:rsidRDefault="005C4A18" w:rsidP="005E7594">
            <w:pPr>
              <w:jc w:val="both"/>
              <w:rPr>
                <w:rFonts w:ascii="Avenir Next Condensed Regular" w:hAnsi="Avenir Next Condensed Regular"/>
                <w:sz w:val="22"/>
                <w:szCs w:val="22"/>
              </w:rPr>
            </w:pPr>
            <w:r>
              <w:rPr>
                <w:rFonts w:ascii="Avenir Next Condensed Regular" w:hAnsi="Avenir Next Condensed Regular"/>
                <w:sz w:val="22"/>
                <w:szCs w:val="22"/>
              </w:rPr>
              <w:t>Nine (9) Business Days after posting.</w:t>
            </w:r>
          </w:p>
        </w:tc>
      </w:tr>
      <w:tr w:rsidR="00E951D3" w14:paraId="2CCAA6F9" w14:textId="77777777" w:rsidTr="007D7B75">
        <w:tc>
          <w:tcPr>
            <w:tcW w:w="2980" w:type="dxa"/>
            <w:tcPrChange w:id="829" w:author="Tania Johny" w:date="2015-07-29T16:26:00Z">
              <w:tcPr>
                <w:tcW w:w="4219" w:type="dxa"/>
              </w:tcPr>
            </w:tcPrChange>
          </w:tcPr>
          <w:p w14:paraId="16A4094E" w14:textId="75747299"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Fax Transmission</w:t>
            </w:r>
          </w:p>
        </w:tc>
        <w:tc>
          <w:tcPr>
            <w:tcW w:w="4533" w:type="dxa"/>
            <w:tcPrChange w:id="830" w:author="Tania Johny" w:date="2015-07-29T16:26:00Z">
              <w:tcPr>
                <w:tcW w:w="4297" w:type="dxa"/>
              </w:tcPr>
            </w:tcPrChange>
          </w:tcPr>
          <w:p w14:paraId="2E05BA59" w14:textId="4142558F" w:rsidR="00E951D3" w:rsidRDefault="003D4295" w:rsidP="00E951D3">
            <w:pPr>
              <w:jc w:val="both"/>
              <w:rPr>
                <w:rFonts w:ascii="Avenir Next Condensed Regular" w:hAnsi="Avenir Next Condensed Regular"/>
                <w:sz w:val="22"/>
                <w:szCs w:val="22"/>
              </w:rPr>
            </w:pPr>
            <w:r w:rsidRPr="003D4295">
              <w:rPr>
                <w:rFonts w:ascii="Avenir Next Condensed Regular" w:hAnsi="Avenir Next Condensed Regular"/>
                <w:sz w:val="22"/>
                <w:szCs w:val="22"/>
              </w:rPr>
              <w:t>On confirmed completi</w:t>
            </w:r>
            <w:r>
              <w:rPr>
                <w:rFonts w:ascii="Avenir Next Condensed Regular" w:hAnsi="Avenir Next Condensed Regular"/>
                <w:sz w:val="22"/>
                <w:szCs w:val="22"/>
              </w:rPr>
              <w:t>on of transmission if before 1700 hours</w:t>
            </w:r>
            <w:r w:rsidRPr="003D4295">
              <w:rPr>
                <w:rFonts w:ascii="Avenir Next Condensed Regular" w:hAnsi="Avenir Next Condensed Regular"/>
                <w:sz w:val="22"/>
                <w:szCs w:val="22"/>
              </w:rPr>
              <w:t xml:space="preserve"> on a Business Day and otherwise on the next Business Day</w:t>
            </w:r>
            <w:r>
              <w:rPr>
                <w:rFonts w:ascii="Avenir Next Condensed Regular" w:hAnsi="Avenir Next Condensed Regular"/>
                <w:sz w:val="22"/>
                <w:szCs w:val="22"/>
              </w:rPr>
              <w:t>.</w:t>
            </w:r>
          </w:p>
        </w:tc>
      </w:tr>
      <w:tr w:rsidR="00E951D3" w14:paraId="3A6BE6E1" w14:textId="77777777" w:rsidTr="007D7B75">
        <w:tc>
          <w:tcPr>
            <w:tcW w:w="2980" w:type="dxa"/>
            <w:tcPrChange w:id="831" w:author="Tania Johny" w:date="2015-07-29T16:26:00Z">
              <w:tcPr>
                <w:tcW w:w="4219" w:type="dxa"/>
              </w:tcPr>
            </w:tcPrChange>
          </w:tcPr>
          <w:p w14:paraId="5B70E56A" w14:textId="58852AAA"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Electronic Mail</w:t>
            </w:r>
          </w:p>
        </w:tc>
        <w:tc>
          <w:tcPr>
            <w:tcW w:w="4533" w:type="dxa"/>
            <w:tcPrChange w:id="832" w:author="Tania Johny" w:date="2015-07-29T16:26:00Z">
              <w:tcPr>
                <w:tcW w:w="4297" w:type="dxa"/>
              </w:tcPr>
            </w:tcPrChange>
          </w:tcPr>
          <w:p w14:paraId="151DFC7C" w14:textId="28AAF33E" w:rsidR="00E951D3" w:rsidRDefault="003D4295" w:rsidP="00E951D3">
            <w:pPr>
              <w:jc w:val="both"/>
              <w:rPr>
                <w:rFonts w:ascii="Avenir Next Condensed Regular" w:hAnsi="Avenir Next Condensed Regular"/>
                <w:sz w:val="22"/>
                <w:szCs w:val="22"/>
              </w:rPr>
            </w:pPr>
            <w:r>
              <w:rPr>
                <w:rFonts w:ascii="Avenir Next Condensed Regular" w:hAnsi="Avenir Next Condensed Regular"/>
                <w:sz w:val="22"/>
                <w:szCs w:val="22"/>
              </w:rPr>
              <w:t>On dispatch from the sender’s mail box without any error notices.</w:t>
            </w:r>
          </w:p>
        </w:tc>
      </w:tr>
    </w:tbl>
    <w:p w14:paraId="12B0D2EC" w14:textId="77777777" w:rsidR="00E951D3" w:rsidRPr="00E951D3" w:rsidRDefault="00E951D3" w:rsidP="00E951D3">
      <w:pPr>
        <w:jc w:val="both"/>
        <w:rPr>
          <w:rFonts w:ascii="Avenir Next Condensed Regular" w:hAnsi="Avenir Next Condensed Regular"/>
          <w:sz w:val="22"/>
          <w:szCs w:val="22"/>
        </w:rPr>
      </w:pPr>
    </w:p>
    <w:p w14:paraId="7D45A761" w14:textId="77777777" w:rsidR="000A58A8" w:rsidRDefault="000A58A8">
      <w:pPr>
        <w:pStyle w:val="ListParagraph"/>
        <w:numPr>
          <w:ilvl w:val="1"/>
          <w:numId w:val="5"/>
        </w:numPr>
        <w:ind w:left="1134" w:hanging="1134"/>
        <w:jc w:val="both"/>
        <w:rPr>
          <w:rFonts w:ascii="Avenir Next Condensed Regular" w:hAnsi="Avenir Next Condensed Regular"/>
          <w:sz w:val="22"/>
          <w:szCs w:val="22"/>
        </w:rPr>
        <w:pPrChange w:id="833" w:author="Tania Johny" w:date="2015-07-29T16:27:00Z">
          <w:pPr>
            <w:pStyle w:val="ListParagraph"/>
            <w:numPr>
              <w:ilvl w:val="1"/>
              <w:numId w:val="5"/>
            </w:numPr>
            <w:ind w:left="792" w:hanging="432"/>
            <w:jc w:val="both"/>
          </w:pPr>
        </w:pPrChange>
      </w:pPr>
      <w:r>
        <w:rPr>
          <w:rFonts w:ascii="Avenir Next Condensed Regular" w:hAnsi="Avenir Next Condensed Regular"/>
          <w:sz w:val="22"/>
          <w:szCs w:val="22"/>
        </w:rPr>
        <w:t>The Notified Address for each Party is:</w:t>
      </w:r>
    </w:p>
    <w:p w14:paraId="68228AD1" w14:textId="77777777" w:rsidR="000A58A8" w:rsidRPr="000A58A8" w:rsidRDefault="000A58A8">
      <w:pPr>
        <w:ind w:left="1134" w:hanging="1134"/>
        <w:jc w:val="both"/>
        <w:rPr>
          <w:rFonts w:ascii="Avenir Next Condensed Regular" w:hAnsi="Avenir Next Condensed Regular"/>
          <w:sz w:val="22"/>
          <w:szCs w:val="22"/>
        </w:rPr>
        <w:pPrChange w:id="834" w:author="Tania Johny" w:date="2015-07-29T16:27:00Z">
          <w:pPr>
            <w:jc w:val="both"/>
          </w:pPr>
        </w:pPrChange>
      </w:pPr>
    </w:p>
    <w:p w14:paraId="104CC559" w14:textId="15AC5F2E" w:rsidR="000A58A8" w:rsidRDefault="00A04D60">
      <w:pPr>
        <w:pStyle w:val="ListParagraph"/>
        <w:numPr>
          <w:ilvl w:val="2"/>
          <w:numId w:val="5"/>
        </w:numPr>
        <w:ind w:left="1134" w:hanging="1134"/>
        <w:jc w:val="both"/>
        <w:rPr>
          <w:rFonts w:ascii="Avenir Next Condensed Regular" w:hAnsi="Avenir Next Condensed Regular"/>
          <w:sz w:val="22"/>
          <w:szCs w:val="22"/>
        </w:rPr>
        <w:pPrChange w:id="835" w:author="Tania Johny" w:date="2015-07-29T16:27:00Z">
          <w:pPr>
            <w:pStyle w:val="ListParagraph"/>
            <w:numPr>
              <w:ilvl w:val="2"/>
              <w:numId w:val="5"/>
            </w:numPr>
            <w:ind w:left="1224" w:hanging="504"/>
            <w:jc w:val="both"/>
          </w:pPr>
        </w:pPrChange>
      </w:pPr>
      <w:r>
        <w:rPr>
          <w:rFonts w:ascii="Avenir Next Condensed Regular" w:hAnsi="Avenir Next Condensed Regular"/>
          <w:sz w:val="22"/>
          <w:szCs w:val="22"/>
        </w:rPr>
        <w:t>Existing Shareholder</w:t>
      </w:r>
      <w:r w:rsidR="000A58A8">
        <w:rPr>
          <w:rFonts w:ascii="Avenir Next Condensed Regular" w:hAnsi="Avenir Next Condensed Regular"/>
          <w:sz w:val="22"/>
          <w:szCs w:val="22"/>
        </w:rPr>
        <w:t>:</w:t>
      </w:r>
    </w:p>
    <w:p w14:paraId="6C3B9C01" w14:textId="77777777" w:rsidR="000A58A8" w:rsidRDefault="000A58A8">
      <w:pPr>
        <w:ind w:left="1134" w:hanging="1134"/>
        <w:jc w:val="both"/>
        <w:rPr>
          <w:rFonts w:ascii="Avenir Next Condensed Regular" w:hAnsi="Avenir Next Condensed Regular"/>
          <w:sz w:val="22"/>
          <w:szCs w:val="22"/>
        </w:rPr>
        <w:pPrChange w:id="836" w:author="Tania Johny" w:date="2015-07-29T16:27:00Z">
          <w:pPr>
            <w:jc w:val="both"/>
          </w:pPr>
        </w:pPrChange>
      </w:pPr>
    </w:p>
    <w:tbl>
      <w:tblPr>
        <w:tblStyle w:val="TableGrid"/>
        <w:tblW w:w="0" w:type="auto"/>
        <w:tblInd w:w="1129" w:type="dxa"/>
        <w:tblLook w:val="04A0" w:firstRow="1" w:lastRow="0" w:firstColumn="1" w:lastColumn="0" w:noHBand="0" w:noVBand="1"/>
        <w:tblPrChange w:id="837" w:author="Tania Johny" w:date="2015-07-29T16:27:00Z">
          <w:tblPr>
            <w:tblStyle w:val="TableGrid"/>
            <w:tblW w:w="0" w:type="auto"/>
            <w:tblLook w:val="04A0" w:firstRow="1" w:lastRow="0" w:firstColumn="1" w:lastColumn="0" w:noHBand="0" w:noVBand="1"/>
          </w:tblPr>
        </w:tblPrChange>
      </w:tblPr>
      <w:tblGrid>
        <w:gridCol w:w="2980"/>
        <w:gridCol w:w="48"/>
        <w:gridCol w:w="4085"/>
        <w:gridCol w:w="48"/>
        <w:tblGridChange w:id="838">
          <w:tblGrid>
            <w:gridCol w:w="4157"/>
            <w:gridCol w:w="4133"/>
          </w:tblGrid>
        </w:tblGridChange>
      </w:tblGrid>
      <w:tr w:rsidR="000A58A8" w14:paraId="004C041E" w14:textId="77777777" w:rsidTr="007D7B75">
        <w:trPr>
          <w:gridAfter w:val="1"/>
          <w:wAfter w:w="48" w:type="dxa"/>
        </w:trPr>
        <w:tc>
          <w:tcPr>
            <w:tcW w:w="2980" w:type="dxa"/>
            <w:tcPrChange w:id="839" w:author="Tania Johny" w:date="2015-07-29T16:27:00Z">
              <w:tcPr>
                <w:tcW w:w="4258" w:type="dxa"/>
              </w:tcPr>
            </w:tcPrChange>
          </w:tcPr>
          <w:p w14:paraId="125C29E5" w14:textId="042A2853" w:rsidR="000A58A8" w:rsidRDefault="000A58A8">
            <w:pPr>
              <w:ind w:left="1134" w:hanging="1134"/>
              <w:jc w:val="both"/>
              <w:rPr>
                <w:rFonts w:ascii="Avenir Next Condensed Regular" w:hAnsi="Avenir Next Condensed Regular"/>
                <w:sz w:val="22"/>
                <w:szCs w:val="22"/>
              </w:rPr>
              <w:pPrChange w:id="840" w:author="Tania Johny" w:date="2015-07-29T16:27:00Z">
                <w:pPr>
                  <w:jc w:val="both"/>
                </w:pPr>
              </w:pPrChange>
            </w:pPr>
            <w:r>
              <w:rPr>
                <w:rFonts w:ascii="Avenir Next Condensed Regular" w:hAnsi="Avenir Next Condensed Regular"/>
                <w:sz w:val="22"/>
                <w:szCs w:val="22"/>
              </w:rPr>
              <w:t>Address:</w:t>
            </w:r>
          </w:p>
        </w:tc>
        <w:tc>
          <w:tcPr>
            <w:tcW w:w="4133" w:type="dxa"/>
            <w:gridSpan w:val="2"/>
            <w:tcPrChange w:id="841" w:author="Tania Johny" w:date="2015-07-29T16:27:00Z">
              <w:tcPr>
                <w:tcW w:w="4258" w:type="dxa"/>
              </w:tcPr>
            </w:tcPrChange>
          </w:tcPr>
          <w:p w14:paraId="74BFE1F2" w14:textId="77777777" w:rsidR="000A58A8" w:rsidRDefault="000A58A8">
            <w:pPr>
              <w:ind w:left="1134" w:hanging="1134"/>
              <w:jc w:val="both"/>
              <w:rPr>
                <w:rFonts w:ascii="Avenir Next Condensed Regular" w:hAnsi="Avenir Next Condensed Regular" w:cs="Lucida Grande"/>
                <w:sz w:val="22"/>
                <w:szCs w:val="22"/>
              </w:rPr>
              <w:pPrChange w:id="842" w:author="Tania Johny" w:date="2015-07-29T16:27:00Z">
                <w:pPr>
                  <w:jc w:val="both"/>
                </w:pPr>
              </w:pPrChange>
            </w:pPr>
          </w:p>
        </w:tc>
      </w:tr>
      <w:tr w:rsidR="000A58A8" w14:paraId="06F686AB" w14:textId="77777777" w:rsidTr="007D7B75">
        <w:tc>
          <w:tcPr>
            <w:tcW w:w="3028" w:type="dxa"/>
            <w:gridSpan w:val="2"/>
            <w:tcPrChange w:id="843" w:author="Tania Johny" w:date="2015-07-29T16:27:00Z">
              <w:tcPr>
                <w:tcW w:w="4258" w:type="dxa"/>
              </w:tcPr>
            </w:tcPrChange>
          </w:tcPr>
          <w:p w14:paraId="5FADD2CA" w14:textId="3A9909FD" w:rsidR="000A58A8" w:rsidRDefault="000A58A8">
            <w:pPr>
              <w:ind w:left="1134" w:hanging="1134"/>
              <w:jc w:val="both"/>
              <w:rPr>
                <w:rFonts w:ascii="Avenir Next Condensed Regular" w:hAnsi="Avenir Next Condensed Regular"/>
                <w:sz w:val="22"/>
                <w:szCs w:val="22"/>
              </w:rPr>
              <w:pPrChange w:id="844" w:author="Tania Johny" w:date="2015-07-29T16:27:00Z">
                <w:pPr>
                  <w:jc w:val="both"/>
                </w:pPr>
              </w:pPrChange>
            </w:pPr>
            <w:r>
              <w:rPr>
                <w:rFonts w:ascii="Avenir Next Condensed Regular" w:hAnsi="Avenir Next Condensed Regular"/>
                <w:sz w:val="22"/>
                <w:szCs w:val="22"/>
              </w:rPr>
              <w:t>Fax:</w:t>
            </w:r>
          </w:p>
        </w:tc>
        <w:tc>
          <w:tcPr>
            <w:tcW w:w="4133" w:type="dxa"/>
            <w:gridSpan w:val="2"/>
            <w:tcPrChange w:id="845" w:author="Tania Johny" w:date="2015-07-29T16:27:00Z">
              <w:tcPr>
                <w:tcW w:w="4258" w:type="dxa"/>
              </w:tcPr>
            </w:tcPrChange>
          </w:tcPr>
          <w:p w14:paraId="2A7C8B3E" w14:textId="77777777" w:rsidR="000A58A8" w:rsidRDefault="000A58A8">
            <w:pPr>
              <w:ind w:left="1134" w:hanging="1134"/>
              <w:jc w:val="both"/>
              <w:rPr>
                <w:rFonts w:ascii="Avenir Next Condensed Regular" w:hAnsi="Avenir Next Condensed Regular" w:cs="Lucida Grande"/>
                <w:sz w:val="22"/>
                <w:szCs w:val="22"/>
              </w:rPr>
              <w:pPrChange w:id="846" w:author="Tania Johny" w:date="2015-07-29T16:27:00Z">
                <w:pPr>
                  <w:jc w:val="both"/>
                </w:pPr>
              </w:pPrChange>
            </w:pPr>
          </w:p>
        </w:tc>
      </w:tr>
      <w:tr w:rsidR="000A58A8" w14:paraId="15EA1140" w14:textId="77777777" w:rsidTr="007D7B75">
        <w:tc>
          <w:tcPr>
            <w:tcW w:w="3028" w:type="dxa"/>
            <w:gridSpan w:val="2"/>
            <w:tcPrChange w:id="847" w:author="Tania Johny" w:date="2015-07-29T16:27:00Z">
              <w:tcPr>
                <w:tcW w:w="4258" w:type="dxa"/>
              </w:tcPr>
            </w:tcPrChange>
          </w:tcPr>
          <w:p w14:paraId="72E7E24C" w14:textId="4FA4715B" w:rsidR="000A58A8" w:rsidRDefault="000A58A8">
            <w:pPr>
              <w:ind w:left="1134" w:hanging="1134"/>
              <w:jc w:val="both"/>
              <w:rPr>
                <w:rFonts w:ascii="Avenir Next Condensed Regular" w:hAnsi="Avenir Next Condensed Regular"/>
                <w:sz w:val="22"/>
                <w:szCs w:val="22"/>
              </w:rPr>
              <w:pPrChange w:id="848" w:author="Tania Johny" w:date="2015-07-29T16:27:00Z">
                <w:pPr>
                  <w:jc w:val="both"/>
                </w:pPr>
              </w:pPrChange>
            </w:pPr>
            <w:r>
              <w:rPr>
                <w:rFonts w:ascii="Avenir Next Condensed Regular" w:hAnsi="Avenir Next Condensed Regular"/>
                <w:sz w:val="22"/>
                <w:szCs w:val="22"/>
              </w:rPr>
              <w:t>Electronic Mail:</w:t>
            </w:r>
          </w:p>
        </w:tc>
        <w:tc>
          <w:tcPr>
            <w:tcW w:w="4133" w:type="dxa"/>
            <w:gridSpan w:val="2"/>
            <w:tcPrChange w:id="849" w:author="Tania Johny" w:date="2015-07-29T16:27:00Z">
              <w:tcPr>
                <w:tcW w:w="4258" w:type="dxa"/>
              </w:tcPr>
            </w:tcPrChange>
          </w:tcPr>
          <w:p w14:paraId="44E164EF" w14:textId="77777777" w:rsidR="000A58A8" w:rsidRDefault="000A58A8">
            <w:pPr>
              <w:ind w:left="1134" w:hanging="1134"/>
              <w:jc w:val="both"/>
              <w:rPr>
                <w:rFonts w:ascii="Avenir Next Condensed Regular" w:hAnsi="Avenir Next Condensed Regular" w:cs="Lucida Grande"/>
                <w:sz w:val="22"/>
                <w:szCs w:val="22"/>
              </w:rPr>
              <w:pPrChange w:id="850" w:author="Tania Johny" w:date="2015-07-29T16:27:00Z">
                <w:pPr>
                  <w:jc w:val="both"/>
                </w:pPr>
              </w:pPrChange>
            </w:pPr>
          </w:p>
        </w:tc>
      </w:tr>
    </w:tbl>
    <w:p w14:paraId="08E0646F" w14:textId="77777777" w:rsidR="000A58A8" w:rsidRPr="000A58A8" w:rsidRDefault="000A58A8">
      <w:pPr>
        <w:ind w:left="1134" w:hanging="1134"/>
        <w:jc w:val="both"/>
        <w:rPr>
          <w:rFonts w:ascii="Avenir Next Condensed Regular" w:hAnsi="Avenir Next Condensed Regular"/>
          <w:sz w:val="22"/>
          <w:szCs w:val="22"/>
        </w:rPr>
        <w:pPrChange w:id="851" w:author="Tania Johny" w:date="2015-07-29T16:27:00Z">
          <w:pPr>
            <w:jc w:val="both"/>
          </w:pPr>
        </w:pPrChange>
      </w:pPr>
    </w:p>
    <w:p w14:paraId="4B8607AB" w14:textId="3819EA6F" w:rsidR="000A58A8" w:rsidRDefault="00A04D60">
      <w:pPr>
        <w:pStyle w:val="ListParagraph"/>
        <w:numPr>
          <w:ilvl w:val="2"/>
          <w:numId w:val="5"/>
        </w:numPr>
        <w:ind w:left="1134" w:hanging="1134"/>
        <w:jc w:val="both"/>
        <w:rPr>
          <w:rFonts w:ascii="Avenir Next Condensed Regular" w:hAnsi="Avenir Next Condensed Regular"/>
          <w:sz w:val="22"/>
          <w:szCs w:val="22"/>
        </w:rPr>
        <w:pPrChange w:id="852" w:author="Tania Johny" w:date="2015-07-29T16:27:00Z">
          <w:pPr>
            <w:pStyle w:val="ListParagraph"/>
            <w:numPr>
              <w:ilvl w:val="2"/>
              <w:numId w:val="5"/>
            </w:numPr>
            <w:ind w:left="1224" w:hanging="504"/>
            <w:jc w:val="both"/>
          </w:pPr>
        </w:pPrChange>
      </w:pPr>
      <w:r>
        <w:rPr>
          <w:rFonts w:ascii="Avenir Next Condensed Regular" w:hAnsi="Avenir Next Condensed Regular"/>
          <w:sz w:val="22"/>
          <w:szCs w:val="22"/>
        </w:rPr>
        <w:t>New Shareholder</w:t>
      </w:r>
      <w:r w:rsidR="000A58A8">
        <w:rPr>
          <w:rFonts w:ascii="Avenir Next Condensed Regular" w:hAnsi="Avenir Next Condensed Regular"/>
          <w:sz w:val="22"/>
          <w:szCs w:val="22"/>
        </w:rPr>
        <w:t>:</w:t>
      </w:r>
    </w:p>
    <w:p w14:paraId="10E57D3D" w14:textId="77777777" w:rsidR="000A58A8" w:rsidRDefault="000A58A8" w:rsidP="000A58A8">
      <w:pPr>
        <w:jc w:val="both"/>
        <w:rPr>
          <w:rFonts w:ascii="Avenir Next Condensed Regular" w:hAnsi="Avenir Next Condensed Regular"/>
          <w:sz w:val="22"/>
          <w:szCs w:val="22"/>
        </w:rPr>
      </w:pPr>
    </w:p>
    <w:tbl>
      <w:tblPr>
        <w:tblStyle w:val="TableGrid"/>
        <w:tblW w:w="0" w:type="auto"/>
        <w:tblInd w:w="1129" w:type="dxa"/>
        <w:tblLook w:val="04A0" w:firstRow="1" w:lastRow="0" w:firstColumn="1" w:lastColumn="0" w:noHBand="0" w:noVBand="1"/>
        <w:tblPrChange w:id="853" w:author="Tania Johny" w:date="2015-07-29T16:27:00Z">
          <w:tblPr>
            <w:tblStyle w:val="TableGrid"/>
            <w:tblW w:w="0" w:type="auto"/>
            <w:tblLook w:val="04A0" w:firstRow="1" w:lastRow="0" w:firstColumn="1" w:lastColumn="0" w:noHBand="0" w:noVBand="1"/>
          </w:tblPr>
        </w:tblPrChange>
      </w:tblPr>
      <w:tblGrid>
        <w:gridCol w:w="2980"/>
        <w:gridCol w:w="48"/>
        <w:gridCol w:w="4085"/>
        <w:gridCol w:w="48"/>
        <w:tblGridChange w:id="854">
          <w:tblGrid>
            <w:gridCol w:w="4157"/>
            <w:gridCol w:w="4133"/>
          </w:tblGrid>
        </w:tblGridChange>
      </w:tblGrid>
      <w:tr w:rsidR="000A58A8" w14:paraId="41F30225" w14:textId="77777777" w:rsidTr="007D7B75">
        <w:trPr>
          <w:gridAfter w:val="1"/>
          <w:wAfter w:w="48" w:type="dxa"/>
        </w:trPr>
        <w:tc>
          <w:tcPr>
            <w:tcW w:w="2980" w:type="dxa"/>
            <w:tcPrChange w:id="855" w:author="Tania Johny" w:date="2015-07-29T16:27:00Z">
              <w:tcPr>
                <w:tcW w:w="4258" w:type="dxa"/>
              </w:tcPr>
            </w:tcPrChange>
          </w:tcPr>
          <w:p w14:paraId="4F023579" w14:textId="77777777" w:rsidR="000A58A8" w:rsidRDefault="000A58A8" w:rsidP="005E7594">
            <w:pPr>
              <w:jc w:val="both"/>
              <w:rPr>
                <w:rFonts w:ascii="Avenir Next Condensed Regular" w:hAnsi="Avenir Next Condensed Regular"/>
                <w:sz w:val="22"/>
                <w:szCs w:val="22"/>
              </w:rPr>
            </w:pPr>
            <w:r>
              <w:rPr>
                <w:rFonts w:ascii="Avenir Next Condensed Regular" w:hAnsi="Avenir Next Condensed Regular"/>
                <w:sz w:val="22"/>
                <w:szCs w:val="22"/>
              </w:rPr>
              <w:t>Address:</w:t>
            </w:r>
          </w:p>
        </w:tc>
        <w:tc>
          <w:tcPr>
            <w:tcW w:w="4133" w:type="dxa"/>
            <w:gridSpan w:val="2"/>
            <w:tcPrChange w:id="856" w:author="Tania Johny" w:date="2015-07-29T16:27:00Z">
              <w:tcPr>
                <w:tcW w:w="4258" w:type="dxa"/>
              </w:tcPr>
            </w:tcPrChange>
          </w:tcPr>
          <w:p w14:paraId="22CA3229" w14:textId="77777777" w:rsidR="000A58A8" w:rsidRDefault="000A58A8" w:rsidP="005E7594">
            <w:pPr>
              <w:jc w:val="both"/>
              <w:rPr>
                <w:rFonts w:ascii="Avenir Next Condensed Regular" w:hAnsi="Avenir Next Condensed Regular"/>
                <w:sz w:val="22"/>
                <w:szCs w:val="22"/>
              </w:rPr>
            </w:pPr>
          </w:p>
        </w:tc>
      </w:tr>
      <w:tr w:rsidR="000A58A8" w14:paraId="582E8ED9" w14:textId="77777777" w:rsidTr="007D7B75">
        <w:tc>
          <w:tcPr>
            <w:tcW w:w="3028" w:type="dxa"/>
            <w:gridSpan w:val="2"/>
            <w:tcPrChange w:id="857" w:author="Tania Johny" w:date="2015-07-29T16:27:00Z">
              <w:tcPr>
                <w:tcW w:w="4258" w:type="dxa"/>
              </w:tcPr>
            </w:tcPrChange>
          </w:tcPr>
          <w:p w14:paraId="22A62893" w14:textId="77777777" w:rsidR="000A58A8" w:rsidRDefault="000A58A8" w:rsidP="005E7594">
            <w:pPr>
              <w:jc w:val="both"/>
              <w:rPr>
                <w:rFonts w:ascii="Avenir Next Condensed Regular" w:hAnsi="Avenir Next Condensed Regular"/>
                <w:sz w:val="22"/>
                <w:szCs w:val="22"/>
              </w:rPr>
            </w:pPr>
            <w:r>
              <w:rPr>
                <w:rFonts w:ascii="Avenir Next Condensed Regular" w:hAnsi="Avenir Next Condensed Regular"/>
                <w:sz w:val="22"/>
                <w:szCs w:val="22"/>
              </w:rPr>
              <w:t>Fax:</w:t>
            </w:r>
          </w:p>
        </w:tc>
        <w:tc>
          <w:tcPr>
            <w:tcW w:w="4133" w:type="dxa"/>
            <w:gridSpan w:val="2"/>
            <w:tcPrChange w:id="858" w:author="Tania Johny" w:date="2015-07-29T16:27:00Z">
              <w:tcPr>
                <w:tcW w:w="4258" w:type="dxa"/>
              </w:tcPr>
            </w:tcPrChange>
          </w:tcPr>
          <w:p w14:paraId="5B6F4ECA" w14:textId="77777777" w:rsidR="000A58A8" w:rsidRDefault="000A58A8" w:rsidP="005E7594">
            <w:pPr>
              <w:jc w:val="both"/>
              <w:rPr>
                <w:rFonts w:ascii="Avenir Next Condensed Regular" w:hAnsi="Avenir Next Condensed Regular"/>
                <w:sz w:val="22"/>
                <w:szCs w:val="22"/>
              </w:rPr>
            </w:pPr>
          </w:p>
        </w:tc>
      </w:tr>
      <w:tr w:rsidR="000A58A8" w14:paraId="0C983310" w14:textId="77777777" w:rsidTr="007D7B75">
        <w:tc>
          <w:tcPr>
            <w:tcW w:w="3028" w:type="dxa"/>
            <w:gridSpan w:val="2"/>
            <w:tcPrChange w:id="859" w:author="Tania Johny" w:date="2015-07-29T16:27:00Z">
              <w:tcPr>
                <w:tcW w:w="4258" w:type="dxa"/>
              </w:tcPr>
            </w:tcPrChange>
          </w:tcPr>
          <w:p w14:paraId="0D2AF127" w14:textId="77777777" w:rsidR="000A58A8" w:rsidRDefault="000A58A8" w:rsidP="005E7594">
            <w:pPr>
              <w:jc w:val="both"/>
              <w:rPr>
                <w:rFonts w:ascii="Avenir Next Condensed Regular" w:hAnsi="Avenir Next Condensed Regular"/>
                <w:sz w:val="22"/>
                <w:szCs w:val="22"/>
              </w:rPr>
            </w:pPr>
            <w:r>
              <w:rPr>
                <w:rFonts w:ascii="Avenir Next Condensed Regular" w:hAnsi="Avenir Next Condensed Regular"/>
                <w:sz w:val="22"/>
                <w:szCs w:val="22"/>
              </w:rPr>
              <w:t>Electronic Mail:</w:t>
            </w:r>
          </w:p>
        </w:tc>
        <w:tc>
          <w:tcPr>
            <w:tcW w:w="4133" w:type="dxa"/>
            <w:gridSpan w:val="2"/>
            <w:tcPrChange w:id="860" w:author="Tania Johny" w:date="2015-07-29T16:27:00Z">
              <w:tcPr>
                <w:tcW w:w="4258" w:type="dxa"/>
              </w:tcPr>
            </w:tcPrChange>
          </w:tcPr>
          <w:p w14:paraId="4372223C" w14:textId="77777777" w:rsidR="000A58A8" w:rsidRDefault="000A58A8" w:rsidP="005E7594">
            <w:pPr>
              <w:jc w:val="both"/>
              <w:rPr>
                <w:rFonts w:ascii="Avenir Next Condensed Regular" w:hAnsi="Avenir Next Condensed Regular"/>
                <w:sz w:val="22"/>
                <w:szCs w:val="22"/>
              </w:rPr>
            </w:pPr>
          </w:p>
        </w:tc>
      </w:tr>
    </w:tbl>
    <w:p w14:paraId="2999EB52" w14:textId="77777777" w:rsidR="000A58A8" w:rsidRPr="000A58A8" w:rsidRDefault="000A58A8" w:rsidP="000A58A8">
      <w:pPr>
        <w:jc w:val="both"/>
        <w:rPr>
          <w:rFonts w:ascii="Avenir Next Condensed Regular" w:hAnsi="Avenir Next Condensed Regular"/>
          <w:sz w:val="22"/>
          <w:szCs w:val="22"/>
        </w:rPr>
      </w:pPr>
    </w:p>
    <w:p w14:paraId="1111ADBB" w14:textId="3DB4FC07" w:rsidR="0052727E" w:rsidRDefault="00A90CA8">
      <w:pPr>
        <w:pStyle w:val="ListParagraph"/>
        <w:numPr>
          <w:ilvl w:val="1"/>
          <w:numId w:val="5"/>
        </w:numPr>
        <w:ind w:left="1134" w:hanging="1134"/>
        <w:jc w:val="both"/>
        <w:rPr>
          <w:rFonts w:ascii="Avenir Next Condensed Regular" w:hAnsi="Avenir Next Condensed Regular"/>
          <w:sz w:val="22"/>
          <w:szCs w:val="22"/>
        </w:rPr>
        <w:pPrChange w:id="861" w:author="Tania Johny" w:date="2015-07-29T16:27:00Z">
          <w:pPr>
            <w:pStyle w:val="ListParagraph"/>
            <w:numPr>
              <w:ilvl w:val="1"/>
              <w:numId w:val="5"/>
            </w:numPr>
            <w:ind w:left="792" w:hanging="432"/>
            <w:jc w:val="both"/>
          </w:pPr>
        </w:pPrChange>
      </w:pPr>
      <w:r w:rsidRPr="00A90CA8">
        <w:rPr>
          <w:rFonts w:ascii="Avenir Next Condensed Regular" w:hAnsi="Avenir Next Condensed Regular"/>
          <w:sz w:val="22"/>
          <w:szCs w:val="22"/>
        </w:rPr>
        <w:t>The Parties may, by written notice to the other Parties, substitute their Notified Address from time to time</w:t>
      </w:r>
      <w:r w:rsidR="00E951D3">
        <w:rPr>
          <w:rFonts w:ascii="Avenir Next Condensed Regular" w:hAnsi="Avenir Next Condensed Regular"/>
          <w:sz w:val="22"/>
          <w:szCs w:val="22"/>
        </w:rPr>
        <w:t>.</w:t>
      </w:r>
    </w:p>
    <w:p w14:paraId="094E2AF6" w14:textId="77777777" w:rsidR="0052727E" w:rsidRPr="0052727E" w:rsidRDefault="0052727E" w:rsidP="0052727E">
      <w:pPr>
        <w:jc w:val="both"/>
        <w:rPr>
          <w:rFonts w:ascii="Avenir Next Condensed Regular" w:hAnsi="Avenir Next Condensed Regular"/>
          <w:sz w:val="22"/>
          <w:szCs w:val="22"/>
        </w:rPr>
      </w:pPr>
    </w:p>
    <w:p w14:paraId="23D3E25D" w14:textId="77777777" w:rsidR="00EA00E3" w:rsidRPr="00A13568" w:rsidRDefault="00EA00E3">
      <w:pPr>
        <w:pStyle w:val="ListParagraph"/>
        <w:numPr>
          <w:ilvl w:val="0"/>
          <w:numId w:val="5"/>
        </w:numPr>
        <w:ind w:left="1134" w:hanging="1134"/>
        <w:jc w:val="both"/>
        <w:rPr>
          <w:rFonts w:ascii="Avenir Next Condensed Regular" w:hAnsi="Avenir Next Condensed Regular"/>
          <w:b/>
          <w:sz w:val="22"/>
          <w:szCs w:val="22"/>
        </w:rPr>
        <w:pPrChange w:id="862" w:author="Tania Johny" w:date="2015-07-29T16:28:00Z">
          <w:pPr>
            <w:pStyle w:val="ListParagraph"/>
            <w:numPr>
              <w:numId w:val="5"/>
            </w:numPr>
            <w:ind w:left="360" w:hanging="360"/>
            <w:jc w:val="both"/>
          </w:pPr>
        </w:pPrChange>
      </w:pPr>
      <w:bookmarkStart w:id="863" w:name="_Ref299217038"/>
      <w:r w:rsidRPr="00A13568">
        <w:rPr>
          <w:rFonts w:ascii="Avenir Next Condensed Regular" w:hAnsi="Avenir Next Condensed Regular"/>
          <w:b/>
          <w:sz w:val="22"/>
          <w:szCs w:val="22"/>
        </w:rPr>
        <w:t>Arbitration</w:t>
      </w:r>
      <w:bookmarkEnd w:id="863"/>
    </w:p>
    <w:p w14:paraId="18DB5A98" w14:textId="77777777" w:rsidR="00EA00E3" w:rsidRPr="00EA00E3" w:rsidRDefault="00EA00E3">
      <w:pPr>
        <w:ind w:left="1134" w:hanging="1134"/>
        <w:jc w:val="both"/>
        <w:rPr>
          <w:rFonts w:ascii="Avenir Next Condensed Regular" w:hAnsi="Avenir Next Condensed Regular"/>
          <w:sz w:val="22"/>
          <w:szCs w:val="22"/>
        </w:rPr>
        <w:pPrChange w:id="864" w:author="Tania Johny" w:date="2015-07-29T16:28:00Z">
          <w:pPr>
            <w:jc w:val="both"/>
          </w:pPr>
        </w:pPrChange>
      </w:pPr>
    </w:p>
    <w:p w14:paraId="478E56A5" w14:textId="0C1DFC45" w:rsidR="00401C85" w:rsidRDefault="00401C85">
      <w:pPr>
        <w:pStyle w:val="ListParagraph"/>
        <w:numPr>
          <w:ilvl w:val="1"/>
          <w:numId w:val="5"/>
        </w:numPr>
        <w:ind w:left="1134" w:hanging="1134"/>
        <w:jc w:val="both"/>
        <w:rPr>
          <w:rFonts w:ascii="Avenir Next Condensed Regular" w:hAnsi="Avenir Next Condensed Regular"/>
          <w:sz w:val="22"/>
          <w:szCs w:val="22"/>
        </w:rPr>
        <w:pPrChange w:id="865" w:author="Tania Johny" w:date="2015-07-29T16:28:00Z">
          <w:pPr>
            <w:pStyle w:val="ListParagraph"/>
            <w:numPr>
              <w:ilvl w:val="1"/>
              <w:numId w:val="5"/>
            </w:numPr>
            <w:ind w:left="792" w:hanging="432"/>
            <w:jc w:val="both"/>
          </w:pPr>
        </w:pPrChange>
      </w:pPr>
      <w:bookmarkStart w:id="866" w:name="_Ref248853435"/>
      <w:r w:rsidRPr="00401C85">
        <w:rPr>
          <w:rFonts w:ascii="Avenir Next Condensed Regular" w:hAnsi="Avenir Next Condensed Regular"/>
          <w:sz w:val="22"/>
          <w:szCs w:val="22"/>
        </w:rPr>
        <w:t>Any dispute arising out of</w:t>
      </w:r>
      <w:r w:rsidR="00A13568">
        <w:rPr>
          <w:rFonts w:ascii="Avenir Next Condensed Regular" w:hAnsi="Avenir Next Condensed Regular"/>
          <w:sz w:val="22"/>
          <w:szCs w:val="22"/>
        </w:rPr>
        <w:t>,</w:t>
      </w:r>
      <w:r w:rsidRPr="00401C85">
        <w:rPr>
          <w:rFonts w:ascii="Avenir Next Condensed Regular" w:hAnsi="Avenir Next Condensed Regular"/>
          <w:sz w:val="22"/>
          <w:szCs w:val="22"/>
        </w:rPr>
        <w:t xml:space="preserve"> or in connection with this Agreement, including any question regarding its existence, validity or termination shall be referred to and finally resolved by arbitration in </w:t>
      </w:r>
      <w:del w:id="867" w:author="Tania Johny" w:date="2015-07-29T16:27:00Z">
        <w:r w:rsidR="00A04D60" w:rsidDel="007D7B75">
          <w:rPr>
            <w:rFonts w:ascii="Avenir Next Condensed Regular" w:hAnsi="Avenir Next Condensed Regular"/>
            <w:sz w:val="22"/>
            <w:szCs w:val="22"/>
          </w:rPr>
          <w:delText>Mauritius</w:delText>
        </w:r>
        <w:r w:rsidRPr="00401C85" w:rsidDel="007D7B75">
          <w:rPr>
            <w:rFonts w:ascii="Avenir Next Condensed Regular" w:hAnsi="Avenir Next Condensed Regular"/>
            <w:sz w:val="22"/>
            <w:szCs w:val="22"/>
          </w:rPr>
          <w:delText xml:space="preserve"> </w:delText>
        </w:r>
      </w:del>
      <w:ins w:id="868" w:author="Tania Johny" w:date="2015-07-29T16:27:00Z">
        <w:r w:rsidR="007D7B75">
          <w:rPr>
            <w:rFonts w:ascii="Avenir Next Condensed Regular" w:hAnsi="Avenir Next Condensed Regular"/>
            <w:sz w:val="22"/>
            <w:szCs w:val="22"/>
          </w:rPr>
          <w:t xml:space="preserve">[*] </w:t>
        </w:r>
      </w:ins>
      <w:r w:rsidRPr="00401C85">
        <w:rPr>
          <w:rFonts w:ascii="Avenir Next Condensed Regular" w:hAnsi="Avenir Next Condensed Regular"/>
          <w:sz w:val="22"/>
          <w:szCs w:val="22"/>
        </w:rPr>
        <w:t xml:space="preserve">in accordance with the Rules of Arbitration (the </w:t>
      </w:r>
      <w:r>
        <w:rPr>
          <w:rFonts w:ascii="Avenir Next Condensed Regular" w:hAnsi="Avenir Next Condensed Regular"/>
          <w:sz w:val="22"/>
          <w:szCs w:val="22"/>
        </w:rPr>
        <w:t>“</w:t>
      </w:r>
      <w:r w:rsidRPr="00401C85">
        <w:rPr>
          <w:rFonts w:ascii="Avenir Next Condensed Regular" w:hAnsi="Avenir Next Condensed Regular"/>
          <w:sz w:val="22"/>
          <w:szCs w:val="22"/>
        </w:rPr>
        <w:t>Rules</w:t>
      </w:r>
      <w:r>
        <w:rPr>
          <w:rFonts w:ascii="Avenir Next Condensed Regular" w:hAnsi="Avenir Next Condensed Regular"/>
          <w:sz w:val="22"/>
          <w:szCs w:val="22"/>
        </w:rPr>
        <w:t>”</w:t>
      </w:r>
      <w:r w:rsidRPr="00401C85">
        <w:rPr>
          <w:rFonts w:ascii="Avenir Next Condensed Regular" w:hAnsi="Avenir Next Condensed Regular"/>
          <w:sz w:val="22"/>
          <w:szCs w:val="22"/>
        </w:rPr>
        <w:t xml:space="preserve">) of the </w:t>
      </w:r>
      <w:ins w:id="869" w:author="Tania Johny" w:date="2015-07-29T16:27:00Z">
        <w:r w:rsidR="007D7B75">
          <w:rPr>
            <w:rFonts w:ascii="Avenir Next Condensed Regular" w:hAnsi="Avenir Next Condensed Regular"/>
            <w:sz w:val="22"/>
            <w:szCs w:val="22"/>
          </w:rPr>
          <w:t>[*]</w:t>
        </w:r>
      </w:ins>
      <w:r w:rsidR="00A04D60">
        <w:rPr>
          <w:rFonts w:ascii="Avenir Next Condensed Regular" w:hAnsi="Avenir Next Condensed Regular"/>
          <w:sz w:val="22"/>
          <w:szCs w:val="22"/>
        </w:rPr>
        <w:t xml:space="preserve">* </w:t>
      </w:r>
      <w:r w:rsidRPr="00401C85">
        <w:rPr>
          <w:rFonts w:ascii="Avenir Next Condensed Regular" w:hAnsi="Avenir Next Condensed Regular"/>
          <w:sz w:val="22"/>
          <w:szCs w:val="22"/>
        </w:rPr>
        <w:t xml:space="preserve">(the </w:t>
      </w:r>
      <w:r>
        <w:rPr>
          <w:rFonts w:ascii="Avenir Next Condensed Regular" w:hAnsi="Avenir Next Condensed Regular"/>
          <w:sz w:val="22"/>
          <w:szCs w:val="22"/>
        </w:rPr>
        <w:t>“</w:t>
      </w:r>
      <w:r w:rsidR="00A04D60">
        <w:rPr>
          <w:rFonts w:ascii="Avenir Next Condensed Regular" w:hAnsi="Avenir Next Condensed Regular"/>
          <w:sz w:val="22"/>
          <w:szCs w:val="22"/>
        </w:rPr>
        <w:t>Centre</w:t>
      </w:r>
      <w:r>
        <w:rPr>
          <w:rFonts w:ascii="Avenir Next Condensed Regular" w:hAnsi="Avenir Next Condensed Regular"/>
          <w:sz w:val="22"/>
          <w:szCs w:val="22"/>
        </w:rPr>
        <w:t>”</w:t>
      </w:r>
      <w:r w:rsidRPr="00401C85">
        <w:rPr>
          <w:rFonts w:ascii="Avenir Next Condensed Regular" w:hAnsi="Avenir Next Condensed Regular"/>
          <w:sz w:val="22"/>
          <w:szCs w:val="22"/>
        </w:rPr>
        <w:t>) for the time being in force at the time of the issuance of the Notice of Arbitration, which rules are deemed to be incorporated by reference in this clause</w:t>
      </w:r>
      <w:r>
        <w:rPr>
          <w:rFonts w:ascii="Avenir Next Condensed Regular" w:hAnsi="Avenir Next Condensed Regular"/>
          <w:sz w:val="22"/>
          <w:szCs w:val="22"/>
        </w:rPr>
        <w:t>.</w:t>
      </w:r>
      <w:bookmarkEnd w:id="866"/>
    </w:p>
    <w:p w14:paraId="7AB48DE2" w14:textId="77777777" w:rsidR="00401C85" w:rsidRPr="00401C85" w:rsidRDefault="00401C85">
      <w:pPr>
        <w:ind w:left="1134" w:hanging="1134"/>
        <w:jc w:val="both"/>
        <w:rPr>
          <w:rFonts w:ascii="Avenir Next Condensed Regular" w:hAnsi="Avenir Next Condensed Regular"/>
          <w:sz w:val="22"/>
          <w:szCs w:val="22"/>
        </w:rPr>
        <w:pPrChange w:id="870" w:author="Tania Johny" w:date="2015-07-29T16:28:00Z">
          <w:pPr>
            <w:jc w:val="both"/>
          </w:pPr>
        </w:pPrChange>
      </w:pPr>
    </w:p>
    <w:p w14:paraId="095CF062" w14:textId="0D1D2E67" w:rsidR="00401C85" w:rsidRDefault="00401C85">
      <w:pPr>
        <w:pStyle w:val="ListParagraph"/>
        <w:numPr>
          <w:ilvl w:val="1"/>
          <w:numId w:val="5"/>
        </w:numPr>
        <w:ind w:left="1134" w:hanging="1134"/>
        <w:jc w:val="both"/>
        <w:rPr>
          <w:rFonts w:ascii="Avenir Next Condensed Regular" w:hAnsi="Avenir Next Condensed Regular"/>
          <w:sz w:val="22"/>
          <w:szCs w:val="22"/>
        </w:rPr>
        <w:pPrChange w:id="871" w:author="Tania Johny" w:date="2015-07-29T16:28:00Z">
          <w:pPr>
            <w:pStyle w:val="ListParagraph"/>
            <w:numPr>
              <w:ilvl w:val="1"/>
              <w:numId w:val="5"/>
            </w:numPr>
            <w:ind w:left="792" w:hanging="432"/>
            <w:jc w:val="both"/>
          </w:pPr>
        </w:pPrChange>
      </w:pPr>
      <w:r w:rsidRPr="00401C85">
        <w:rPr>
          <w:rFonts w:ascii="Avenir Next Condensed Regular" w:hAnsi="Avenir Next Condensed Regular"/>
          <w:sz w:val="22"/>
          <w:szCs w:val="22"/>
        </w:rPr>
        <w:t xml:space="preserve">Notwithstanding </w:t>
      </w:r>
      <w:r>
        <w:rPr>
          <w:rFonts w:ascii="Avenir Next Condensed Regular" w:hAnsi="Avenir Next Condensed Regular"/>
          <w:sz w:val="22"/>
          <w:szCs w:val="22"/>
        </w:rPr>
        <w:t xml:space="preserve">clause </w:t>
      </w:r>
      <w:del w:id="872" w:author="Tania Johny" w:date="2015-07-29T16:28:00Z">
        <w:r w:rsidDel="007D7B75">
          <w:rPr>
            <w:rFonts w:ascii="Avenir Next Condensed Regular" w:hAnsi="Avenir Next Condensed Regular"/>
            <w:sz w:val="22"/>
            <w:szCs w:val="22"/>
          </w:rPr>
          <w:fldChar w:fldCharType="begin"/>
        </w:r>
        <w:r w:rsidDel="007D7B75">
          <w:rPr>
            <w:rFonts w:ascii="Avenir Next Condensed Regular" w:hAnsi="Avenir Next Condensed Regular"/>
            <w:sz w:val="22"/>
            <w:szCs w:val="22"/>
          </w:rPr>
          <w:delInstrText xml:space="preserve"> REF _Ref248853435 \r \h </w:delInstrText>
        </w:r>
        <w:r w:rsidDel="007D7B75">
          <w:rPr>
            <w:rFonts w:ascii="Avenir Next Condensed Regular" w:hAnsi="Avenir Next Condensed Regular"/>
            <w:sz w:val="22"/>
            <w:szCs w:val="22"/>
          </w:rPr>
        </w:r>
        <w:r w:rsidDel="007D7B75">
          <w:rPr>
            <w:rFonts w:ascii="Avenir Next Condensed Regular" w:hAnsi="Avenir Next Condensed Regular"/>
            <w:sz w:val="22"/>
            <w:szCs w:val="22"/>
          </w:rPr>
          <w:fldChar w:fldCharType="separate"/>
        </w:r>
        <w:r w:rsidR="00F6585E" w:rsidDel="007D7B75">
          <w:rPr>
            <w:rFonts w:ascii="Avenir Next Condensed Regular" w:hAnsi="Avenir Next Condensed Regular"/>
            <w:sz w:val="22"/>
            <w:szCs w:val="22"/>
          </w:rPr>
          <w:delText>19.1</w:delText>
        </w:r>
        <w:r w:rsidDel="007D7B75">
          <w:rPr>
            <w:rFonts w:ascii="Avenir Next Condensed Regular" w:hAnsi="Avenir Next Condensed Regular"/>
            <w:sz w:val="22"/>
            <w:szCs w:val="22"/>
          </w:rPr>
          <w:fldChar w:fldCharType="end"/>
        </w:r>
        <w:r w:rsidR="00353DEE" w:rsidDel="007D7B75">
          <w:rPr>
            <w:rFonts w:ascii="Avenir Next Condensed Regular" w:hAnsi="Avenir Next Condensed Regular"/>
            <w:sz w:val="22"/>
            <w:szCs w:val="22"/>
          </w:rPr>
          <w:delText>,</w:delText>
        </w:r>
      </w:del>
      <w:ins w:id="873" w:author="Tania Johny" w:date="2015-07-29T16:28:00Z">
        <w:r w:rsidR="007D7B75">
          <w:rPr>
            <w:rFonts w:ascii="Avenir Next Condensed Regular" w:hAnsi="Avenir Next Condensed Regular"/>
            <w:sz w:val="22"/>
            <w:szCs w:val="22"/>
          </w:rPr>
          <w:t>27.1,</w:t>
        </w:r>
      </w:ins>
      <w:r w:rsidR="00353DEE">
        <w:rPr>
          <w:rFonts w:ascii="Avenir Next Condensed Regular" w:hAnsi="Avenir Next Condensed Regular"/>
          <w:sz w:val="22"/>
          <w:szCs w:val="22"/>
        </w:rPr>
        <w:t xml:space="preserve"> the P</w:t>
      </w:r>
      <w:r w:rsidRPr="00401C85">
        <w:rPr>
          <w:rFonts w:ascii="Avenir Next Condensed Regular" w:hAnsi="Avenir Next Condensed Regular"/>
          <w:sz w:val="22"/>
          <w:szCs w:val="22"/>
        </w:rPr>
        <w:t>arties agree th</w:t>
      </w:r>
      <w:r w:rsidR="00A04D60">
        <w:rPr>
          <w:rFonts w:ascii="Avenir Next Condensed Regular" w:hAnsi="Avenir Next Condensed Regular"/>
          <w:sz w:val="22"/>
          <w:szCs w:val="22"/>
        </w:rPr>
        <w:t xml:space="preserve">at they may apply to the </w:t>
      </w:r>
      <w:del w:id="874" w:author="Tania Johny" w:date="2015-07-29T16:28:00Z">
        <w:r w:rsidR="00A04D60" w:rsidDel="007D7B75">
          <w:rPr>
            <w:rFonts w:ascii="Avenir Next Condensed Regular" w:hAnsi="Avenir Next Condensed Regular"/>
            <w:sz w:val="22"/>
            <w:szCs w:val="22"/>
          </w:rPr>
          <w:delText>Mauritius</w:delText>
        </w:r>
        <w:r w:rsidRPr="00401C85" w:rsidDel="007D7B75">
          <w:rPr>
            <w:rFonts w:ascii="Avenir Next Condensed Regular" w:hAnsi="Avenir Next Condensed Regular"/>
            <w:sz w:val="22"/>
            <w:szCs w:val="22"/>
          </w:rPr>
          <w:delText xml:space="preserve"> </w:delText>
        </w:r>
      </w:del>
      <w:ins w:id="875" w:author="Tania Johny" w:date="2015-07-29T16:28:00Z">
        <w:r w:rsidR="007D7B75">
          <w:rPr>
            <w:rFonts w:ascii="Avenir Next Condensed Regular" w:hAnsi="Avenir Next Condensed Regular"/>
            <w:sz w:val="22"/>
            <w:szCs w:val="22"/>
          </w:rPr>
          <w:t>[*]</w:t>
        </w:r>
        <w:r w:rsidR="007D7B75" w:rsidRPr="00401C85">
          <w:rPr>
            <w:rFonts w:ascii="Avenir Next Condensed Regular" w:hAnsi="Avenir Next Condensed Regular"/>
            <w:sz w:val="22"/>
            <w:szCs w:val="22"/>
          </w:rPr>
          <w:t xml:space="preserve"> </w:t>
        </w:r>
      </w:ins>
      <w:r w:rsidRPr="00401C85">
        <w:rPr>
          <w:rFonts w:ascii="Avenir Next Condensed Regular" w:hAnsi="Avenir Next Condensed Regular"/>
          <w:sz w:val="22"/>
          <w:szCs w:val="22"/>
        </w:rPr>
        <w:t xml:space="preserve">Courts for any interim relief in respect of any dispute arising out of or in connection with this Agreement. </w:t>
      </w:r>
    </w:p>
    <w:p w14:paraId="0E69BA95" w14:textId="77777777" w:rsidR="00401C85" w:rsidRPr="00401C85" w:rsidRDefault="00401C85">
      <w:pPr>
        <w:ind w:left="1134" w:hanging="1134"/>
        <w:jc w:val="both"/>
        <w:rPr>
          <w:rFonts w:ascii="Avenir Next Condensed Regular" w:hAnsi="Avenir Next Condensed Regular"/>
          <w:sz w:val="22"/>
          <w:szCs w:val="22"/>
        </w:rPr>
        <w:pPrChange w:id="876" w:author="Tania Johny" w:date="2015-07-29T16:28:00Z">
          <w:pPr>
            <w:jc w:val="both"/>
          </w:pPr>
        </w:pPrChange>
      </w:pPr>
    </w:p>
    <w:p w14:paraId="7745D86B" w14:textId="1CB5287F" w:rsidR="00401C85" w:rsidRDefault="00A04D60">
      <w:pPr>
        <w:pStyle w:val="ListParagraph"/>
        <w:numPr>
          <w:ilvl w:val="1"/>
          <w:numId w:val="5"/>
        </w:numPr>
        <w:ind w:left="1134" w:hanging="1134"/>
        <w:jc w:val="both"/>
        <w:rPr>
          <w:rFonts w:ascii="Avenir Next Condensed Regular" w:hAnsi="Avenir Next Condensed Regular"/>
          <w:sz w:val="22"/>
          <w:szCs w:val="22"/>
        </w:rPr>
        <w:pPrChange w:id="877" w:author="Tania Johny" w:date="2015-07-29T16:28:00Z">
          <w:pPr>
            <w:pStyle w:val="ListParagraph"/>
            <w:numPr>
              <w:ilvl w:val="1"/>
              <w:numId w:val="5"/>
            </w:numPr>
            <w:ind w:left="792" w:hanging="432"/>
            <w:jc w:val="both"/>
          </w:pPr>
        </w:pPrChange>
      </w:pPr>
      <w:r>
        <w:rPr>
          <w:rFonts w:ascii="Avenir Next Condensed Regular" w:hAnsi="Avenir Next Condensed Regular"/>
          <w:sz w:val="22"/>
          <w:szCs w:val="22"/>
        </w:rPr>
        <w:t>The Tribunal shall consist of three (3)</w:t>
      </w:r>
      <w:r w:rsidR="00401C85" w:rsidRPr="00401C85">
        <w:rPr>
          <w:rFonts w:ascii="Avenir Next Condensed Regular" w:hAnsi="Avenir Next Condensed Regular"/>
          <w:sz w:val="22"/>
          <w:szCs w:val="22"/>
        </w:rPr>
        <w:t xml:space="preserve"> arbitrator</w:t>
      </w:r>
      <w:r>
        <w:rPr>
          <w:rFonts w:ascii="Avenir Next Condensed Regular" w:hAnsi="Avenir Next Condensed Regular"/>
          <w:sz w:val="22"/>
          <w:szCs w:val="22"/>
        </w:rPr>
        <w:t>s</w:t>
      </w:r>
      <w:r w:rsidR="00401C85" w:rsidRPr="00401C85">
        <w:rPr>
          <w:rFonts w:ascii="Avenir Next Condensed Regular" w:hAnsi="Avenir Next Condensed Regular"/>
          <w:sz w:val="22"/>
          <w:szCs w:val="22"/>
        </w:rPr>
        <w:t xml:space="preserve"> to be appoin</w:t>
      </w:r>
      <w:r w:rsidR="00353DEE">
        <w:rPr>
          <w:rFonts w:ascii="Avenir Next Condensed Regular" w:hAnsi="Avenir Next Condensed Regular"/>
          <w:sz w:val="22"/>
          <w:szCs w:val="22"/>
        </w:rPr>
        <w:t>ted by mutual agreement of the P</w:t>
      </w:r>
      <w:r w:rsidR="00401C85" w:rsidRPr="00401C85">
        <w:rPr>
          <w:rFonts w:ascii="Avenir Next Condensed Regular" w:hAnsi="Avenir Next Condensed Regular"/>
          <w:sz w:val="22"/>
          <w:szCs w:val="22"/>
        </w:rPr>
        <w:t xml:space="preserve">arties and in the absence of such agreement by the Chairman of </w:t>
      </w:r>
      <w:r>
        <w:rPr>
          <w:rFonts w:ascii="Avenir Next Condensed Regular" w:hAnsi="Avenir Next Condensed Regular"/>
          <w:sz w:val="22"/>
          <w:szCs w:val="22"/>
        </w:rPr>
        <w:t>Centre</w:t>
      </w:r>
      <w:r w:rsidR="00401C85">
        <w:rPr>
          <w:rFonts w:ascii="Avenir Next Condensed Regular" w:hAnsi="Avenir Next Condensed Regular"/>
          <w:sz w:val="22"/>
          <w:szCs w:val="22"/>
        </w:rPr>
        <w:t>.</w:t>
      </w:r>
    </w:p>
    <w:p w14:paraId="2390D872" w14:textId="77777777" w:rsidR="00401C85" w:rsidRPr="00401C85" w:rsidRDefault="00401C85">
      <w:pPr>
        <w:ind w:left="1134" w:hanging="1134"/>
        <w:jc w:val="both"/>
        <w:rPr>
          <w:rFonts w:ascii="Avenir Next Condensed Regular" w:hAnsi="Avenir Next Condensed Regular"/>
          <w:sz w:val="22"/>
          <w:szCs w:val="22"/>
        </w:rPr>
        <w:pPrChange w:id="878" w:author="Tania Johny" w:date="2015-07-29T16:28:00Z">
          <w:pPr>
            <w:jc w:val="both"/>
          </w:pPr>
        </w:pPrChange>
      </w:pPr>
    </w:p>
    <w:p w14:paraId="0F8C0178" w14:textId="4C14195A" w:rsidR="00401C85" w:rsidRDefault="00401C85">
      <w:pPr>
        <w:pStyle w:val="ListParagraph"/>
        <w:numPr>
          <w:ilvl w:val="1"/>
          <w:numId w:val="5"/>
        </w:numPr>
        <w:ind w:left="1134" w:hanging="1134"/>
        <w:jc w:val="both"/>
        <w:rPr>
          <w:rFonts w:ascii="Avenir Next Condensed Regular" w:hAnsi="Avenir Next Condensed Regular"/>
          <w:sz w:val="22"/>
          <w:szCs w:val="22"/>
        </w:rPr>
        <w:pPrChange w:id="879" w:author="Tania Johny" w:date="2015-07-29T16:28:00Z">
          <w:pPr>
            <w:pStyle w:val="ListParagraph"/>
            <w:numPr>
              <w:ilvl w:val="1"/>
              <w:numId w:val="5"/>
            </w:numPr>
            <w:ind w:left="792" w:hanging="432"/>
            <w:jc w:val="both"/>
          </w:pPr>
        </w:pPrChange>
      </w:pPr>
      <w:r w:rsidRPr="00401C85">
        <w:rPr>
          <w:rFonts w:ascii="Avenir Next Condensed Regular" w:hAnsi="Avenir Next Condensed Regular"/>
          <w:sz w:val="22"/>
          <w:szCs w:val="22"/>
        </w:rPr>
        <w:t xml:space="preserve">The language of the arbitration shall be English. The place and seat of the arbitration shall be </w:t>
      </w:r>
      <w:del w:id="880" w:author="Tania Johny" w:date="2015-07-29T16:28:00Z">
        <w:r w:rsidR="00A04D60" w:rsidDel="007D7B75">
          <w:rPr>
            <w:rFonts w:ascii="Avenir Next Condensed Regular" w:hAnsi="Avenir Next Condensed Regular"/>
            <w:sz w:val="22"/>
            <w:szCs w:val="22"/>
          </w:rPr>
          <w:delText>Port Louis</w:delText>
        </w:r>
      </w:del>
      <w:ins w:id="881" w:author="Tania Johny" w:date="2015-07-29T16:28:00Z">
        <w:r w:rsidR="007D7B75">
          <w:rPr>
            <w:rFonts w:ascii="Avenir Next Condensed Regular" w:hAnsi="Avenir Next Condensed Regular"/>
            <w:sz w:val="22"/>
            <w:szCs w:val="22"/>
          </w:rPr>
          <w:t>[*]</w:t>
        </w:r>
      </w:ins>
      <w:r>
        <w:rPr>
          <w:rFonts w:ascii="Avenir Next Condensed Regular" w:hAnsi="Avenir Next Condensed Regular"/>
          <w:sz w:val="22"/>
          <w:szCs w:val="22"/>
        </w:rPr>
        <w:t>.</w:t>
      </w:r>
    </w:p>
    <w:p w14:paraId="567981F3" w14:textId="77777777" w:rsidR="00401C85" w:rsidRPr="00401C85" w:rsidRDefault="00401C85">
      <w:pPr>
        <w:ind w:left="1134" w:hanging="1134"/>
        <w:jc w:val="both"/>
        <w:rPr>
          <w:rFonts w:ascii="Avenir Next Condensed Regular" w:hAnsi="Avenir Next Condensed Regular"/>
          <w:sz w:val="22"/>
          <w:szCs w:val="22"/>
        </w:rPr>
        <w:pPrChange w:id="882" w:author="Tania Johny" w:date="2015-07-29T16:28:00Z">
          <w:pPr>
            <w:jc w:val="both"/>
          </w:pPr>
        </w:pPrChange>
      </w:pPr>
    </w:p>
    <w:p w14:paraId="49BC3C24" w14:textId="77777777" w:rsidR="00353DEE" w:rsidRDefault="00401C85">
      <w:pPr>
        <w:pStyle w:val="ListParagraph"/>
        <w:numPr>
          <w:ilvl w:val="1"/>
          <w:numId w:val="5"/>
        </w:numPr>
        <w:ind w:left="1134" w:hanging="1134"/>
        <w:jc w:val="both"/>
        <w:rPr>
          <w:rFonts w:ascii="Avenir Next Condensed Regular" w:hAnsi="Avenir Next Condensed Regular"/>
          <w:sz w:val="22"/>
          <w:szCs w:val="22"/>
        </w:rPr>
        <w:pPrChange w:id="883" w:author="Tania Johny" w:date="2015-07-29T16:28:00Z">
          <w:pPr>
            <w:pStyle w:val="ListParagraph"/>
            <w:numPr>
              <w:ilvl w:val="1"/>
              <w:numId w:val="5"/>
            </w:numPr>
            <w:ind w:left="792" w:hanging="432"/>
            <w:jc w:val="both"/>
          </w:pPr>
        </w:pPrChange>
      </w:pPr>
      <w:r>
        <w:rPr>
          <w:rFonts w:ascii="Avenir Next Condensed Regular" w:hAnsi="Avenir Next Condensed Regular"/>
          <w:sz w:val="22"/>
          <w:szCs w:val="22"/>
        </w:rPr>
        <w:t>The P</w:t>
      </w:r>
      <w:r w:rsidRPr="00401C85">
        <w:rPr>
          <w:rFonts w:ascii="Avenir Next Condensed Regular" w:hAnsi="Avenir Next Condensed Regular"/>
          <w:sz w:val="22"/>
          <w:szCs w:val="22"/>
        </w:rPr>
        <w:t>arties agree that the arbitration award sha</w:t>
      </w:r>
      <w:r>
        <w:rPr>
          <w:rFonts w:ascii="Avenir Next Condensed Regular" w:hAnsi="Avenir Next Condensed Regular"/>
          <w:sz w:val="22"/>
          <w:szCs w:val="22"/>
        </w:rPr>
        <w:t>ll be final and binding on the P</w:t>
      </w:r>
      <w:r w:rsidRPr="00401C85">
        <w:rPr>
          <w:rFonts w:ascii="Avenir Next Condensed Regular" w:hAnsi="Avenir Next Condensed Regular"/>
          <w:sz w:val="22"/>
          <w:szCs w:val="22"/>
        </w:rPr>
        <w:t>arties involved in the arbitration proceedings</w:t>
      </w:r>
      <w:r w:rsidR="00353DEE">
        <w:rPr>
          <w:rFonts w:ascii="Avenir Next Condensed Regular" w:hAnsi="Avenir Next Condensed Regular"/>
          <w:sz w:val="22"/>
          <w:szCs w:val="22"/>
        </w:rPr>
        <w:t>.</w:t>
      </w:r>
    </w:p>
    <w:p w14:paraId="4591DCC3" w14:textId="77777777" w:rsidR="00353DEE" w:rsidRPr="00353DEE" w:rsidRDefault="00353DEE">
      <w:pPr>
        <w:ind w:left="1134" w:hanging="1134"/>
        <w:jc w:val="both"/>
        <w:rPr>
          <w:rFonts w:ascii="Avenir Next Condensed Regular" w:hAnsi="Avenir Next Condensed Regular"/>
          <w:sz w:val="22"/>
          <w:szCs w:val="22"/>
        </w:rPr>
        <w:pPrChange w:id="884" w:author="Tania Johny" w:date="2015-07-29T16:28:00Z">
          <w:pPr>
            <w:jc w:val="both"/>
          </w:pPr>
        </w:pPrChange>
      </w:pPr>
    </w:p>
    <w:p w14:paraId="2CE533BE" w14:textId="696E5A79" w:rsidR="00EA00E3" w:rsidRDefault="00BE7494">
      <w:pPr>
        <w:pStyle w:val="ListParagraph"/>
        <w:numPr>
          <w:ilvl w:val="1"/>
          <w:numId w:val="5"/>
        </w:numPr>
        <w:ind w:left="1134" w:hanging="1134"/>
        <w:jc w:val="both"/>
        <w:rPr>
          <w:rFonts w:ascii="Avenir Next Condensed Regular" w:hAnsi="Avenir Next Condensed Regular"/>
          <w:sz w:val="22"/>
          <w:szCs w:val="22"/>
        </w:rPr>
        <w:pPrChange w:id="885" w:author="Tania Johny" w:date="2015-07-29T16:29:00Z">
          <w:pPr>
            <w:pStyle w:val="ListParagraph"/>
            <w:numPr>
              <w:ilvl w:val="1"/>
              <w:numId w:val="5"/>
            </w:numPr>
            <w:ind w:left="792" w:hanging="432"/>
            <w:jc w:val="both"/>
          </w:pPr>
        </w:pPrChange>
      </w:pPr>
      <w:r w:rsidRPr="00BE7494">
        <w:rPr>
          <w:rFonts w:ascii="Avenir Next Condensed Regular" w:hAnsi="Avenir Next Condensed Regular"/>
          <w:sz w:val="22"/>
          <w:szCs w:val="22"/>
        </w:rPr>
        <w:t>Without prejudice to any p</w:t>
      </w:r>
      <w:r w:rsidR="00A04D60">
        <w:rPr>
          <w:rFonts w:ascii="Avenir Next Condensed Regular" w:hAnsi="Avenir Next Condensed Regular"/>
          <w:sz w:val="22"/>
          <w:szCs w:val="22"/>
        </w:rPr>
        <w:t xml:space="preserve">rovision in the </w:t>
      </w:r>
      <w:r>
        <w:rPr>
          <w:rFonts w:ascii="Avenir Next Condensed Regular" w:hAnsi="Avenir Next Condensed Regular"/>
          <w:sz w:val="22"/>
          <w:szCs w:val="22"/>
        </w:rPr>
        <w:t>Rules, the P</w:t>
      </w:r>
      <w:r w:rsidRPr="00BE7494">
        <w:rPr>
          <w:rFonts w:ascii="Avenir Next Condensed Regular" w:hAnsi="Avenir Next Condensed Regular"/>
          <w:sz w:val="22"/>
          <w:szCs w:val="22"/>
        </w:rPr>
        <w:t>arties undertake to keep confidential all awards in any arbitration, together with all materials in the proceedings created for the purpose of the arbitration and all other documents produced by any Party in the proceedings not otherwise in the public domain, save and to the extent that disclosure may be required of a Party by legal duty, to protect or pursue a legal right or to enforce or challenge an award in bona fide legal proceedings before a state court or other judicial authority</w:t>
      </w:r>
      <w:r w:rsidR="00EA00E3">
        <w:rPr>
          <w:rFonts w:ascii="Avenir Next Condensed Regular" w:hAnsi="Avenir Next Condensed Regular"/>
          <w:sz w:val="22"/>
          <w:szCs w:val="22"/>
        </w:rPr>
        <w:t>.</w:t>
      </w:r>
    </w:p>
    <w:p w14:paraId="6FFEBAEA" w14:textId="77777777" w:rsidR="00EA00E3" w:rsidRPr="00EA00E3" w:rsidRDefault="00EA00E3">
      <w:pPr>
        <w:ind w:left="1134" w:hanging="1134"/>
        <w:jc w:val="both"/>
        <w:rPr>
          <w:rFonts w:ascii="Avenir Next Condensed Regular" w:hAnsi="Avenir Next Condensed Regular"/>
          <w:sz w:val="22"/>
          <w:szCs w:val="22"/>
        </w:rPr>
        <w:pPrChange w:id="886" w:author="Tania Johny" w:date="2015-07-29T16:29:00Z">
          <w:pPr>
            <w:jc w:val="both"/>
          </w:pPr>
        </w:pPrChange>
      </w:pPr>
    </w:p>
    <w:p w14:paraId="661EEC42" w14:textId="77777777" w:rsidR="005E7594" w:rsidRPr="00A13568" w:rsidRDefault="0052727E">
      <w:pPr>
        <w:pStyle w:val="ListParagraph"/>
        <w:numPr>
          <w:ilvl w:val="0"/>
          <w:numId w:val="5"/>
        </w:numPr>
        <w:ind w:left="1134" w:hanging="1134"/>
        <w:jc w:val="both"/>
        <w:rPr>
          <w:rFonts w:ascii="Avenir Next Condensed Regular" w:hAnsi="Avenir Next Condensed Regular"/>
          <w:b/>
          <w:sz w:val="22"/>
          <w:szCs w:val="22"/>
        </w:rPr>
        <w:pPrChange w:id="887" w:author="Tania Johny" w:date="2015-07-29T16:29:00Z">
          <w:pPr>
            <w:pStyle w:val="ListParagraph"/>
            <w:numPr>
              <w:numId w:val="5"/>
            </w:numPr>
            <w:ind w:left="360" w:hanging="360"/>
            <w:jc w:val="both"/>
          </w:pPr>
        </w:pPrChange>
      </w:pPr>
      <w:r w:rsidRPr="00A13568">
        <w:rPr>
          <w:rFonts w:ascii="Avenir Next Condensed Regular" w:hAnsi="Avenir Next Condensed Regular"/>
          <w:b/>
          <w:sz w:val="22"/>
          <w:szCs w:val="22"/>
        </w:rPr>
        <w:t>General</w:t>
      </w:r>
      <w:r w:rsidR="005E7594" w:rsidRPr="00A13568">
        <w:rPr>
          <w:rFonts w:ascii="Avenir Next Condensed Regular" w:hAnsi="Avenir Next Condensed Regular"/>
          <w:b/>
          <w:sz w:val="22"/>
          <w:szCs w:val="22"/>
        </w:rPr>
        <w:t xml:space="preserve"> Provisions</w:t>
      </w:r>
    </w:p>
    <w:p w14:paraId="6EC875FE" w14:textId="77777777" w:rsidR="005E7594" w:rsidRPr="005E7594" w:rsidRDefault="005E7594">
      <w:pPr>
        <w:ind w:left="1134" w:hanging="1134"/>
        <w:jc w:val="both"/>
        <w:rPr>
          <w:rFonts w:ascii="Avenir Next Condensed Regular" w:hAnsi="Avenir Next Condensed Regular"/>
          <w:sz w:val="22"/>
          <w:szCs w:val="22"/>
        </w:rPr>
        <w:pPrChange w:id="888" w:author="Tania Johny" w:date="2015-07-29T16:29:00Z">
          <w:pPr>
            <w:jc w:val="both"/>
          </w:pPr>
        </w:pPrChange>
      </w:pPr>
    </w:p>
    <w:p w14:paraId="3EA1FA8D" w14:textId="3CE4B911" w:rsidR="00FB5444" w:rsidRDefault="00FB5444">
      <w:pPr>
        <w:pStyle w:val="ListParagraph"/>
        <w:numPr>
          <w:ilvl w:val="1"/>
          <w:numId w:val="5"/>
        </w:numPr>
        <w:ind w:left="1134" w:hanging="1134"/>
        <w:jc w:val="both"/>
        <w:rPr>
          <w:rFonts w:ascii="Avenir Next Condensed Regular" w:hAnsi="Avenir Next Condensed Regular"/>
          <w:sz w:val="22"/>
          <w:szCs w:val="22"/>
        </w:rPr>
        <w:pPrChange w:id="889" w:author="Tania Johny" w:date="2015-07-29T16:29:00Z">
          <w:pPr>
            <w:pStyle w:val="ListParagraph"/>
            <w:numPr>
              <w:ilvl w:val="1"/>
              <w:numId w:val="5"/>
            </w:numPr>
            <w:ind w:left="792" w:hanging="432"/>
            <w:jc w:val="both"/>
          </w:pPr>
        </w:pPrChange>
      </w:pPr>
      <w:r w:rsidRPr="00FB5444">
        <w:rPr>
          <w:rFonts w:ascii="Avenir Next Condensed Regular" w:hAnsi="Avenir Next Condensed Regular"/>
          <w:sz w:val="22"/>
          <w:szCs w:val="22"/>
        </w:rPr>
        <w:lastRenderedPageBreak/>
        <w:t>Each Party must do, at its own expense, everything reasonably necessary (including executing documents) to give full effect to this Agreement and any transaction contemplated herein this Agreement</w:t>
      </w:r>
      <w:r>
        <w:rPr>
          <w:rFonts w:ascii="Avenir Next Condensed Regular" w:hAnsi="Avenir Next Condensed Regular"/>
          <w:sz w:val="22"/>
          <w:szCs w:val="22"/>
        </w:rPr>
        <w:t>.</w:t>
      </w:r>
      <w:r w:rsidR="004B42FA">
        <w:rPr>
          <w:rFonts w:ascii="Avenir Next Condensed Regular" w:hAnsi="Avenir Next Condensed Regular"/>
          <w:sz w:val="22"/>
          <w:szCs w:val="22"/>
        </w:rPr>
        <w:t xml:space="preserve"> </w:t>
      </w:r>
      <w:r w:rsidR="004B42FA" w:rsidRPr="004B42FA">
        <w:rPr>
          <w:rFonts w:ascii="Avenir Next Condensed Regular" w:hAnsi="Avenir Next Condensed Regular"/>
          <w:sz w:val="22"/>
          <w:szCs w:val="22"/>
        </w:rPr>
        <w:t>Each of the Parties shall execute and, so far as each is able, procure that any necessary third party shall execute all such documents and/or do, or, so far as each is able, procure the doing of such acts and things- as shall be reasonably required to give effect to this Agreement and any documents entered into pursuant to it and to give to the other the full benefit of all the provisions of this Agreement.</w:t>
      </w:r>
    </w:p>
    <w:p w14:paraId="46F35851" w14:textId="77777777" w:rsidR="00FB5444" w:rsidRPr="00FB5444" w:rsidRDefault="00FB5444">
      <w:pPr>
        <w:ind w:left="1134" w:hanging="1134"/>
        <w:jc w:val="both"/>
        <w:rPr>
          <w:rFonts w:ascii="Avenir Next Condensed Regular" w:hAnsi="Avenir Next Condensed Regular"/>
          <w:sz w:val="22"/>
          <w:szCs w:val="22"/>
        </w:rPr>
        <w:pPrChange w:id="890" w:author="Tania Johny" w:date="2015-07-29T16:29:00Z">
          <w:pPr>
            <w:jc w:val="both"/>
          </w:pPr>
        </w:pPrChange>
      </w:pPr>
    </w:p>
    <w:p w14:paraId="154AC228" w14:textId="77777777" w:rsidR="00FB5444" w:rsidRDefault="00FB5444">
      <w:pPr>
        <w:pStyle w:val="ListParagraph"/>
        <w:numPr>
          <w:ilvl w:val="1"/>
          <w:numId w:val="5"/>
        </w:numPr>
        <w:ind w:left="1134" w:hanging="1134"/>
        <w:jc w:val="both"/>
        <w:rPr>
          <w:rFonts w:ascii="Avenir Next Condensed Regular" w:hAnsi="Avenir Next Condensed Regular"/>
          <w:sz w:val="22"/>
          <w:szCs w:val="22"/>
        </w:rPr>
        <w:pPrChange w:id="891" w:author="Tania Johny" w:date="2015-07-29T16:29:00Z">
          <w:pPr>
            <w:pStyle w:val="ListParagraph"/>
            <w:numPr>
              <w:ilvl w:val="1"/>
              <w:numId w:val="5"/>
            </w:numPr>
            <w:ind w:left="792" w:hanging="432"/>
            <w:jc w:val="both"/>
          </w:pPr>
        </w:pPrChange>
      </w:pPr>
      <w:r w:rsidRPr="00FB5444">
        <w:rPr>
          <w:rFonts w:ascii="Avenir Next Condensed Regular" w:hAnsi="Avenir Next Condensed Regular"/>
          <w:sz w:val="22"/>
          <w:szCs w:val="22"/>
        </w:rPr>
        <w:t>Except as provided in this Agreement, nothing in this Agreement shall create a partnership or establish a relationship of principal and agent or any other fiduciary relationship between or among any of the Parties. The rights and obligations of the Parties under this Agreement do not merge on completion of any transaction contemplated in this Agreement</w:t>
      </w:r>
      <w:r>
        <w:rPr>
          <w:rFonts w:ascii="Avenir Next Condensed Regular" w:hAnsi="Avenir Next Condensed Regular"/>
          <w:sz w:val="22"/>
          <w:szCs w:val="22"/>
        </w:rPr>
        <w:t>.</w:t>
      </w:r>
    </w:p>
    <w:p w14:paraId="61ED4F55" w14:textId="77777777" w:rsidR="00FB5444" w:rsidRPr="00FB5444" w:rsidRDefault="00FB5444">
      <w:pPr>
        <w:ind w:left="1134" w:hanging="1134"/>
        <w:jc w:val="both"/>
        <w:rPr>
          <w:rFonts w:ascii="Avenir Next Condensed Regular" w:hAnsi="Avenir Next Condensed Regular"/>
          <w:sz w:val="22"/>
          <w:szCs w:val="22"/>
        </w:rPr>
        <w:pPrChange w:id="892" w:author="Tania Johny" w:date="2015-07-29T16:29:00Z">
          <w:pPr>
            <w:jc w:val="both"/>
          </w:pPr>
        </w:pPrChange>
      </w:pPr>
    </w:p>
    <w:p w14:paraId="2DAFD85B" w14:textId="77777777" w:rsidR="00FB5444" w:rsidRDefault="00FB5444">
      <w:pPr>
        <w:pStyle w:val="ListParagraph"/>
        <w:numPr>
          <w:ilvl w:val="1"/>
          <w:numId w:val="5"/>
        </w:numPr>
        <w:ind w:left="1134" w:hanging="1134"/>
        <w:jc w:val="both"/>
        <w:rPr>
          <w:rFonts w:ascii="Avenir Next Condensed Regular" w:hAnsi="Avenir Next Condensed Regular"/>
          <w:sz w:val="22"/>
          <w:szCs w:val="22"/>
        </w:rPr>
        <w:pPrChange w:id="893" w:author="Tania Johny" w:date="2015-07-29T16:29:00Z">
          <w:pPr>
            <w:pStyle w:val="ListParagraph"/>
            <w:numPr>
              <w:ilvl w:val="1"/>
              <w:numId w:val="5"/>
            </w:numPr>
            <w:ind w:left="792" w:hanging="432"/>
            <w:jc w:val="both"/>
          </w:pPr>
        </w:pPrChange>
      </w:pPr>
      <w:r w:rsidRPr="00FB5444">
        <w:rPr>
          <w:rFonts w:ascii="Avenir Next Condensed Regular" w:hAnsi="Avenir Next Condensed Regular"/>
          <w:sz w:val="22"/>
          <w:szCs w:val="22"/>
        </w:rPr>
        <w:t xml:space="preserve">This Agreement shall take effect as from the </w:t>
      </w:r>
      <w:r>
        <w:rPr>
          <w:rFonts w:ascii="Avenir Next Condensed Regular" w:hAnsi="Avenir Next Condensed Regular"/>
          <w:sz w:val="22"/>
          <w:szCs w:val="22"/>
        </w:rPr>
        <w:t>date of this Agreement first above written</w:t>
      </w:r>
      <w:r w:rsidRPr="00FB5444">
        <w:rPr>
          <w:rFonts w:ascii="Avenir Next Condensed Regular" w:hAnsi="Avenir Next Condensed Regular"/>
          <w:sz w:val="22"/>
          <w:szCs w:val="22"/>
        </w:rPr>
        <w:t xml:space="preserve">, from which date all other Agreements or arrangements, whether written or oral, express or implied (including any usage or custom and any terms arising through any course of dealing), between the Parties and any Related Companies, in relation to the </w:t>
      </w:r>
      <w:r>
        <w:rPr>
          <w:rFonts w:ascii="Avenir Next Condensed Regular" w:hAnsi="Avenir Next Condensed Regular"/>
          <w:sz w:val="22"/>
          <w:szCs w:val="22"/>
        </w:rPr>
        <w:t>subject matter of this Agreement</w:t>
      </w:r>
      <w:r w:rsidRPr="00FB5444">
        <w:rPr>
          <w:rFonts w:ascii="Avenir Next Condensed Regular" w:hAnsi="Avenir Next Condensed Regular"/>
          <w:sz w:val="22"/>
          <w:szCs w:val="22"/>
        </w:rPr>
        <w:t xml:space="preserve"> shall be deemed to have been superseded, cancelled, null and void</w:t>
      </w:r>
      <w:r>
        <w:rPr>
          <w:rFonts w:ascii="Avenir Next Condensed Regular" w:hAnsi="Avenir Next Condensed Regular"/>
          <w:sz w:val="22"/>
          <w:szCs w:val="22"/>
        </w:rPr>
        <w:t>.</w:t>
      </w:r>
    </w:p>
    <w:p w14:paraId="3812F784" w14:textId="77777777" w:rsidR="00FB5444" w:rsidRPr="00FB5444" w:rsidRDefault="00FB5444">
      <w:pPr>
        <w:ind w:left="1134" w:hanging="1134"/>
        <w:jc w:val="both"/>
        <w:rPr>
          <w:rFonts w:ascii="Avenir Next Condensed Regular" w:hAnsi="Avenir Next Condensed Regular"/>
          <w:sz w:val="22"/>
          <w:szCs w:val="22"/>
        </w:rPr>
        <w:pPrChange w:id="894" w:author="Tania Johny" w:date="2015-07-29T16:29:00Z">
          <w:pPr>
            <w:jc w:val="both"/>
          </w:pPr>
        </w:pPrChange>
      </w:pPr>
    </w:p>
    <w:p w14:paraId="203DDFEB" w14:textId="6B06F98D" w:rsidR="0057480B" w:rsidRDefault="00FB5444">
      <w:pPr>
        <w:pStyle w:val="ListParagraph"/>
        <w:numPr>
          <w:ilvl w:val="1"/>
          <w:numId w:val="5"/>
        </w:numPr>
        <w:ind w:left="1134" w:hanging="1134"/>
        <w:jc w:val="both"/>
        <w:rPr>
          <w:rFonts w:ascii="Avenir Next Condensed Regular" w:hAnsi="Avenir Next Condensed Regular"/>
          <w:sz w:val="22"/>
          <w:szCs w:val="22"/>
        </w:rPr>
        <w:pPrChange w:id="895" w:author="Tania Johny" w:date="2015-07-29T16:29:00Z">
          <w:pPr>
            <w:pStyle w:val="ListParagraph"/>
            <w:numPr>
              <w:ilvl w:val="1"/>
              <w:numId w:val="5"/>
            </w:numPr>
            <w:ind w:left="792" w:hanging="432"/>
            <w:jc w:val="both"/>
          </w:pPr>
        </w:pPrChange>
      </w:pPr>
      <w:r w:rsidRPr="00FB5444">
        <w:rPr>
          <w:rFonts w:ascii="Avenir Next Condensed Regular" w:hAnsi="Avenir Next Condensed Regular"/>
          <w:sz w:val="22"/>
          <w:szCs w:val="22"/>
        </w:rPr>
        <w:t>If there is any conflict, ambiguity or discrepancy between the provisions of this Agreement and any document subsequently created derived from this Agreement the provisions of this Agreement shall prevail. If there is any conflict, ambiguity or discrepancy between the provis</w:t>
      </w:r>
      <w:r w:rsidR="00460432">
        <w:rPr>
          <w:rFonts w:ascii="Avenir Next Condensed Regular" w:hAnsi="Avenir Next Condensed Regular"/>
          <w:sz w:val="22"/>
          <w:szCs w:val="22"/>
        </w:rPr>
        <w:t>ions of this Agreement and the A</w:t>
      </w:r>
      <w:r w:rsidRPr="00FB5444">
        <w:rPr>
          <w:rFonts w:ascii="Avenir Next Condensed Regular" w:hAnsi="Avenir Next Condensed Regular"/>
          <w:sz w:val="22"/>
          <w:szCs w:val="22"/>
        </w:rPr>
        <w:t>rticles, or other corporate documents,</w:t>
      </w:r>
      <w:r w:rsidR="00460432">
        <w:rPr>
          <w:rFonts w:ascii="Avenir Next Condensed Regular" w:hAnsi="Avenir Next Condensed Regular"/>
          <w:sz w:val="22"/>
          <w:szCs w:val="22"/>
        </w:rPr>
        <w:t xml:space="preserve"> </w:t>
      </w:r>
      <w:r w:rsidR="00460432" w:rsidRPr="00460432">
        <w:rPr>
          <w:rFonts w:ascii="Avenir Next Condensed Regular" w:hAnsi="Avenir Next Condensed Regular"/>
          <w:sz w:val="22"/>
          <w:szCs w:val="22"/>
        </w:rPr>
        <w:t>the Shareholders shall join in procuring that the Articles</w:t>
      </w:r>
      <w:r w:rsidR="00460432" w:rsidRPr="00FB5444">
        <w:rPr>
          <w:rFonts w:ascii="Avenir Next Condensed Regular" w:hAnsi="Avenir Next Condensed Regular"/>
          <w:sz w:val="22"/>
          <w:szCs w:val="22"/>
        </w:rPr>
        <w:t>, or other corporate documents,</w:t>
      </w:r>
      <w:r w:rsidR="00460432" w:rsidRPr="00460432">
        <w:rPr>
          <w:rFonts w:ascii="Avenir Next Condensed Regular" w:hAnsi="Avenir Next Condensed Regular"/>
          <w:sz w:val="22"/>
          <w:szCs w:val="22"/>
        </w:rPr>
        <w:t xml:space="preserve"> are altered to accord with the provisions of this Agreement, which shall prevail.</w:t>
      </w:r>
      <w:r w:rsidR="007717FE">
        <w:rPr>
          <w:rFonts w:ascii="Avenir Next Condensed Regular" w:hAnsi="Avenir Next Condensed Regular"/>
          <w:sz w:val="22"/>
          <w:szCs w:val="22"/>
        </w:rPr>
        <w:t xml:space="preserve"> </w:t>
      </w:r>
      <w:r w:rsidR="007717FE" w:rsidRPr="007717FE">
        <w:rPr>
          <w:rFonts w:ascii="Avenir Next Condensed Regular" w:hAnsi="Avenir Next Condensed Regular"/>
          <w:sz w:val="22"/>
          <w:szCs w:val="22"/>
        </w:rPr>
        <w:t>Each of the Shareholders agrees with the others that it will not exercise any rights conferred on it by the Articles which are or may be inconsistent with its rights or obligations under this Agreement.</w:t>
      </w:r>
      <w:r w:rsidR="007717FE">
        <w:rPr>
          <w:rFonts w:ascii="Avenir Next Condensed Regular" w:hAnsi="Avenir Next Condensed Regular"/>
          <w:sz w:val="22"/>
          <w:szCs w:val="22"/>
        </w:rPr>
        <w:t xml:space="preserve"> </w:t>
      </w:r>
      <w:r w:rsidR="007717FE" w:rsidRPr="007717FE">
        <w:rPr>
          <w:rFonts w:ascii="Avenir Next Condensed Regular" w:hAnsi="Avenir Next Condensed Regular"/>
          <w:sz w:val="22"/>
          <w:szCs w:val="22"/>
        </w:rPr>
        <w:t>Each of the Shareholders agrees that it shall procure that, where relevant, the articles of association of any Subsidiary are in like form to the Articles, with the intention that such articles of association shall provide (so far as possible) the same protections for the Shareholders as are provided by the Articles, including provisions for the appointment of directors by the Shareholders and Reserved Matters.</w:t>
      </w:r>
    </w:p>
    <w:p w14:paraId="7AD86959" w14:textId="77777777" w:rsidR="0057480B" w:rsidRPr="0057480B" w:rsidRDefault="0057480B">
      <w:pPr>
        <w:ind w:left="1134" w:hanging="1134"/>
        <w:jc w:val="both"/>
        <w:rPr>
          <w:rFonts w:ascii="Avenir Next Condensed Regular" w:hAnsi="Avenir Next Condensed Regular"/>
          <w:sz w:val="22"/>
          <w:szCs w:val="22"/>
        </w:rPr>
        <w:pPrChange w:id="896" w:author="Tania Johny" w:date="2015-07-29T16:29:00Z">
          <w:pPr>
            <w:jc w:val="both"/>
          </w:pPr>
        </w:pPrChange>
      </w:pPr>
    </w:p>
    <w:p w14:paraId="655E70B8" w14:textId="3F2BB962" w:rsidR="006C5890" w:rsidRPr="006C5890" w:rsidRDefault="006C5890">
      <w:pPr>
        <w:pStyle w:val="ListParagraph"/>
        <w:numPr>
          <w:ilvl w:val="1"/>
          <w:numId w:val="5"/>
        </w:numPr>
        <w:ind w:left="1134" w:hanging="1134"/>
        <w:jc w:val="both"/>
        <w:rPr>
          <w:rFonts w:ascii="Avenir Next Condensed Regular" w:hAnsi="Avenir Next Condensed Regular"/>
          <w:sz w:val="22"/>
          <w:szCs w:val="22"/>
        </w:rPr>
        <w:pPrChange w:id="897" w:author="Tania Johny" w:date="2015-07-29T16:29:00Z">
          <w:pPr>
            <w:pStyle w:val="ListParagraph"/>
            <w:numPr>
              <w:ilvl w:val="1"/>
              <w:numId w:val="5"/>
            </w:numPr>
            <w:ind w:left="792" w:hanging="432"/>
            <w:jc w:val="both"/>
          </w:pPr>
        </w:pPrChange>
      </w:pPr>
      <w:r w:rsidRPr="006C5890">
        <w:rPr>
          <w:rFonts w:ascii="Avenir Next Condensed Regular" w:hAnsi="Avenir Next Condensed Regular"/>
          <w:sz w:val="22"/>
          <w:szCs w:val="22"/>
        </w:rPr>
        <w:t>Each of the Parties acknowledges and agrees that damages may not be an adequate remedy for particular breaches o</w:t>
      </w:r>
      <w:r w:rsidR="001667A7">
        <w:rPr>
          <w:rFonts w:ascii="Avenir Next Condensed Regular" w:hAnsi="Avenir Next Condensed Regular"/>
          <w:sz w:val="22"/>
          <w:szCs w:val="22"/>
        </w:rPr>
        <w:t>f this Agreement and that each P</w:t>
      </w:r>
      <w:r w:rsidRPr="006C5890">
        <w:rPr>
          <w:rFonts w:ascii="Avenir Next Condensed Regular" w:hAnsi="Avenir Next Condensed Regular"/>
          <w:sz w:val="22"/>
          <w:szCs w:val="22"/>
        </w:rPr>
        <w:t>arty shall be entitled (without prejudice to its other rights and remedies) to the equitable remedies of injunction and specific performance.</w:t>
      </w:r>
    </w:p>
    <w:p w14:paraId="73174118" w14:textId="77777777" w:rsidR="006C5890" w:rsidRPr="006C5890" w:rsidRDefault="006C5890">
      <w:pPr>
        <w:ind w:left="1134" w:hanging="1134"/>
        <w:jc w:val="both"/>
        <w:rPr>
          <w:rFonts w:ascii="Avenir Next Condensed Regular" w:hAnsi="Avenir Next Condensed Regular"/>
          <w:sz w:val="22"/>
          <w:szCs w:val="22"/>
          <w:lang w:val="en-US"/>
        </w:rPr>
        <w:pPrChange w:id="898" w:author="Tania Johny" w:date="2015-07-29T16:29:00Z">
          <w:pPr>
            <w:jc w:val="both"/>
          </w:pPr>
        </w:pPrChange>
      </w:pPr>
    </w:p>
    <w:p w14:paraId="64898992" w14:textId="7DCFA0F2" w:rsidR="001F7B06" w:rsidRDefault="0057480B">
      <w:pPr>
        <w:pStyle w:val="ListParagraph"/>
        <w:numPr>
          <w:ilvl w:val="1"/>
          <w:numId w:val="5"/>
        </w:numPr>
        <w:ind w:left="1134" w:hanging="1134"/>
        <w:jc w:val="both"/>
        <w:rPr>
          <w:rFonts w:ascii="Avenir Next Condensed Regular" w:hAnsi="Avenir Next Condensed Regular"/>
          <w:sz w:val="22"/>
          <w:szCs w:val="22"/>
        </w:rPr>
        <w:pPrChange w:id="899" w:author="Tania Johny" w:date="2015-07-29T16:29:00Z">
          <w:pPr>
            <w:pStyle w:val="ListParagraph"/>
            <w:numPr>
              <w:ilvl w:val="1"/>
              <w:numId w:val="5"/>
            </w:numPr>
            <w:ind w:left="792" w:hanging="432"/>
            <w:jc w:val="both"/>
          </w:pPr>
        </w:pPrChange>
      </w:pPr>
      <w:r w:rsidRPr="0057480B">
        <w:rPr>
          <w:rFonts w:ascii="Avenir Next Condensed Regular" w:hAnsi="Avenir Next Condensed Regular"/>
          <w:sz w:val="22"/>
          <w:szCs w:val="22"/>
          <w:lang w:val="en-US"/>
        </w:rPr>
        <w:t xml:space="preserve">Unless the right of enforcement is expressly granted, it is not intended that a third party should have the right to enforce a provision of this Agreement pursuant to the </w:t>
      </w:r>
      <w:r w:rsidR="00995C34">
        <w:rPr>
          <w:rFonts w:ascii="Avenir Next Condensed Regular" w:hAnsi="Avenir Next Condensed Regular"/>
          <w:sz w:val="22"/>
          <w:szCs w:val="22"/>
          <w:lang w:val="en-US"/>
        </w:rPr>
        <w:t>relevant provisions under a</w:t>
      </w:r>
      <w:r>
        <w:rPr>
          <w:rFonts w:ascii="Avenir Next Condensed Regular" w:hAnsi="Avenir Next Condensed Regular"/>
          <w:sz w:val="22"/>
          <w:szCs w:val="22"/>
          <w:lang w:val="en-US"/>
        </w:rPr>
        <w:t>pplicable Law</w:t>
      </w:r>
      <w:r w:rsidRPr="0057480B">
        <w:rPr>
          <w:rFonts w:ascii="Avenir Next Condensed Regular" w:hAnsi="Avenir Next Condensed Regular"/>
          <w:sz w:val="22"/>
          <w:szCs w:val="22"/>
          <w:lang w:val="en-US"/>
        </w:rPr>
        <w:t>. Hence, n</w:t>
      </w:r>
      <w:r w:rsidRPr="0057480B">
        <w:rPr>
          <w:rFonts w:ascii="Avenir Next Condensed Regular" w:hAnsi="Avenir Next Condensed Regular"/>
          <w:sz w:val="22"/>
          <w:szCs w:val="22"/>
        </w:rPr>
        <w:t xml:space="preserve">o provision of this Agreement shall be enforceable by virtue of </w:t>
      </w:r>
      <w:r>
        <w:rPr>
          <w:rFonts w:ascii="Avenir Next Condensed Regular" w:hAnsi="Avenir Next Condensed Regular"/>
          <w:sz w:val="22"/>
          <w:szCs w:val="22"/>
        </w:rPr>
        <w:t>applicable Law</w:t>
      </w:r>
      <w:r w:rsidRPr="0057480B">
        <w:rPr>
          <w:rFonts w:ascii="Avenir Next Condensed Regular" w:hAnsi="Avenir Next Condensed Regular"/>
          <w:sz w:val="22"/>
          <w:szCs w:val="22"/>
        </w:rPr>
        <w:t xml:space="preserve"> by any person who is not a Party to this Agreement. The Parties agree that certain provisions of this Agreement may confer a benefit on</w:t>
      </w:r>
      <w:r w:rsidR="00995C34">
        <w:rPr>
          <w:rFonts w:ascii="Avenir Next Condensed Regular" w:hAnsi="Avenir Next Condensed Regular"/>
          <w:sz w:val="22"/>
          <w:szCs w:val="22"/>
        </w:rPr>
        <w:t xml:space="preserve"> their</w:t>
      </w:r>
      <w:r w:rsidRPr="0057480B">
        <w:rPr>
          <w:rFonts w:ascii="Avenir Next Condensed Regular" w:hAnsi="Avenir Next Condensed Regular"/>
          <w:sz w:val="22"/>
          <w:szCs w:val="22"/>
        </w:rPr>
        <w:t xml:space="preserve"> Related Companies, and that such provisions are intended to benefit, and be enforceable by, such Related Companies in their own right.  However, under no circumstances shall consent be required from any such Related Company for the termination, rescission, amendment or </w:t>
      </w:r>
      <w:r w:rsidRPr="0057480B">
        <w:rPr>
          <w:rFonts w:ascii="Avenir Next Condensed Regular" w:hAnsi="Avenir Next Condensed Regular"/>
          <w:sz w:val="22"/>
          <w:szCs w:val="22"/>
        </w:rPr>
        <w:lastRenderedPageBreak/>
        <w:t>variation of this Agreement, whether or not such termination, rescission, amendment or variation affects or extinguishes any such benefit</w:t>
      </w:r>
      <w:r>
        <w:rPr>
          <w:rFonts w:ascii="Avenir Next Condensed Regular" w:hAnsi="Avenir Next Condensed Regular"/>
          <w:sz w:val="22"/>
          <w:szCs w:val="22"/>
        </w:rPr>
        <w:t>.</w:t>
      </w:r>
    </w:p>
    <w:p w14:paraId="53B6FC4D" w14:textId="77777777" w:rsidR="001F7B06" w:rsidRPr="001F7B06" w:rsidRDefault="001F7B06">
      <w:pPr>
        <w:ind w:left="1134" w:hanging="1134"/>
        <w:jc w:val="both"/>
        <w:rPr>
          <w:rFonts w:ascii="Avenir Next Condensed Regular" w:hAnsi="Avenir Next Condensed Regular"/>
          <w:sz w:val="22"/>
          <w:szCs w:val="22"/>
        </w:rPr>
        <w:pPrChange w:id="900" w:author="Tania Johny" w:date="2015-07-29T16:29:00Z">
          <w:pPr>
            <w:jc w:val="both"/>
          </w:pPr>
        </w:pPrChange>
      </w:pPr>
    </w:p>
    <w:p w14:paraId="146E2D18" w14:textId="77777777" w:rsidR="001F7B06" w:rsidRDefault="001F7B06">
      <w:pPr>
        <w:pStyle w:val="ListParagraph"/>
        <w:numPr>
          <w:ilvl w:val="1"/>
          <w:numId w:val="5"/>
        </w:numPr>
        <w:ind w:left="1134" w:hanging="1134"/>
        <w:jc w:val="both"/>
        <w:rPr>
          <w:rFonts w:ascii="Avenir Next Condensed Regular" w:hAnsi="Avenir Next Condensed Regular"/>
          <w:sz w:val="22"/>
          <w:szCs w:val="22"/>
        </w:rPr>
        <w:pPrChange w:id="901" w:author="Tania Johny" w:date="2015-07-29T16:29:00Z">
          <w:pPr>
            <w:pStyle w:val="ListParagraph"/>
            <w:numPr>
              <w:ilvl w:val="1"/>
              <w:numId w:val="5"/>
            </w:numPr>
            <w:ind w:left="792" w:hanging="432"/>
            <w:jc w:val="both"/>
          </w:pPr>
        </w:pPrChange>
      </w:pPr>
      <w:r w:rsidRPr="001F7B06">
        <w:rPr>
          <w:rFonts w:ascii="Avenir Next Condensed Regular" w:hAnsi="Avenir Next Condensed Regular"/>
          <w:sz w:val="22"/>
          <w:szCs w:val="22"/>
        </w:rPr>
        <w:t>Neither Party shall be liable for any breach of this Agreement directly or indirectly caused by circumstances beyond its reasonable control and which prevent that Party from performing its obligations to the other, provided that a lack of funds shall not be regarded as a circumstance beyond that Party’s reasonable control</w:t>
      </w:r>
      <w:r>
        <w:rPr>
          <w:rFonts w:ascii="Avenir Next Condensed Regular" w:hAnsi="Avenir Next Condensed Regular"/>
          <w:sz w:val="22"/>
          <w:szCs w:val="22"/>
        </w:rPr>
        <w:t>.</w:t>
      </w:r>
    </w:p>
    <w:p w14:paraId="531B9D24" w14:textId="77777777" w:rsidR="001F7B06" w:rsidRPr="001F7B06" w:rsidRDefault="001F7B06">
      <w:pPr>
        <w:ind w:left="1134" w:hanging="1134"/>
        <w:jc w:val="both"/>
        <w:rPr>
          <w:rFonts w:ascii="Avenir Next Condensed Regular" w:hAnsi="Avenir Next Condensed Regular"/>
          <w:sz w:val="22"/>
          <w:szCs w:val="22"/>
        </w:rPr>
        <w:pPrChange w:id="902" w:author="Tania Johny" w:date="2015-07-29T16:29:00Z">
          <w:pPr>
            <w:jc w:val="both"/>
          </w:pPr>
        </w:pPrChange>
      </w:pPr>
    </w:p>
    <w:p w14:paraId="4F7C5F33" w14:textId="7357EEAE" w:rsidR="001F7B06" w:rsidRDefault="00A53B57">
      <w:pPr>
        <w:pStyle w:val="ListParagraph"/>
        <w:numPr>
          <w:ilvl w:val="1"/>
          <w:numId w:val="5"/>
        </w:numPr>
        <w:ind w:left="1134" w:hanging="1134"/>
        <w:jc w:val="both"/>
        <w:rPr>
          <w:rFonts w:ascii="Avenir Next Condensed Regular" w:hAnsi="Avenir Next Condensed Regular"/>
          <w:sz w:val="22"/>
          <w:szCs w:val="22"/>
        </w:rPr>
        <w:pPrChange w:id="903" w:author="Tania Johny" w:date="2015-07-29T16:29:00Z">
          <w:pPr>
            <w:pStyle w:val="ListParagraph"/>
            <w:numPr>
              <w:ilvl w:val="1"/>
              <w:numId w:val="5"/>
            </w:numPr>
            <w:ind w:left="792" w:hanging="432"/>
            <w:jc w:val="both"/>
          </w:pPr>
        </w:pPrChange>
      </w:pPr>
      <w:r w:rsidRPr="00A75E71">
        <w:rPr>
          <w:rFonts w:ascii="Avenir Next Condensed Regular" w:hAnsi="Avenir Next Condensed Regular"/>
          <w:sz w:val="22"/>
          <w:szCs w:val="22"/>
        </w:rPr>
        <w:t>T</w:t>
      </w:r>
      <w:r>
        <w:rPr>
          <w:rFonts w:ascii="Avenir Next Condensed Regular" w:hAnsi="Avenir Next Condensed Regular"/>
          <w:sz w:val="22"/>
          <w:szCs w:val="22"/>
        </w:rPr>
        <w:t>he rights and remedies of each P</w:t>
      </w:r>
      <w:r w:rsidRPr="00A75E71">
        <w:rPr>
          <w:rFonts w:ascii="Avenir Next Condensed Regular" w:hAnsi="Avenir Next Condensed Regular"/>
          <w:sz w:val="22"/>
          <w:szCs w:val="22"/>
        </w:rPr>
        <w:t>arty to this Agreement are, except where expressly stated to the contrary, without prejudice to any other rights and remedies available to it.</w:t>
      </w:r>
      <w:r>
        <w:rPr>
          <w:rFonts w:ascii="Avenir Next Condensed Regular" w:hAnsi="Avenir Next Condensed Regular"/>
          <w:sz w:val="22"/>
          <w:szCs w:val="22"/>
        </w:rPr>
        <w:t xml:space="preserve"> </w:t>
      </w:r>
      <w:r w:rsidRPr="001F7B06">
        <w:rPr>
          <w:rFonts w:ascii="Avenir Next Condensed Regular" w:hAnsi="Avenir Next Condensed Regular"/>
          <w:sz w:val="22"/>
          <w:szCs w:val="22"/>
        </w:rPr>
        <w:t>A failure or delay by any Party to exercise any right or remedy under this Agreement shall not be construed or operate as a waiver of that right or remedy nor shall any single or partial exercise of any right or remedy preclude the further exercise of that right or remedy</w:t>
      </w:r>
      <w:r>
        <w:rPr>
          <w:rFonts w:ascii="Avenir Next Condensed Regular" w:hAnsi="Avenir Next Condensed Regular"/>
          <w:sz w:val="22"/>
          <w:szCs w:val="22"/>
        </w:rPr>
        <w:t>. The liability of any P</w:t>
      </w:r>
      <w:r w:rsidRPr="0096397C">
        <w:rPr>
          <w:rFonts w:ascii="Avenir Next Condensed Regular" w:hAnsi="Avenir Next Condensed Regular"/>
          <w:sz w:val="22"/>
          <w:szCs w:val="22"/>
        </w:rPr>
        <w:t>arty to this Agreement may in whole or in part be released, compounded o</w:t>
      </w:r>
      <w:r>
        <w:rPr>
          <w:rFonts w:ascii="Avenir Next Condensed Regular" w:hAnsi="Avenir Next Condensed Regular"/>
          <w:sz w:val="22"/>
          <w:szCs w:val="22"/>
        </w:rPr>
        <w:t>r compromised and if the other P</w:t>
      </w:r>
      <w:r w:rsidRPr="0096397C">
        <w:rPr>
          <w:rFonts w:ascii="Avenir Next Condensed Regular" w:hAnsi="Avenir Next Condensed Regular"/>
          <w:sz w:val="22"/>
          <w:szCs w:val="22"/>
        </w:rPr>
        <w:t>arty gives time or indulgence to the person under such liability, this shall in no way prejudice or affe</w:t>
      </w:r>
      <w:r>
        <w:rPr>
          <w:rFonts w:ascii="Avenir Next Condensed Regular" w:hAnsi="Avenir Next Condensed Regular"/>
          <w:sz w:val="22"/>
          <w:szCs w:val="22"/>
        </w:rPr>
        <w:t>ct that P</w:t>
      </w:r>
      <w:r w:rsidRPr="0096397C">
        <w:rPr>
          <w:rFonts w:ascii="Avenir Next Condensed Regular" w:hAnsi="Avenir Next Condensed Regular"/>
          <w:sz w:val="22"/>
          <w:szCs w:val="22"/>
        </w:rPr>
        <w:t>arty’s rights against any other person under the same or similar liability.</w:t>
      </w:r>
    </w:p>
    <w:p w14:paraId="1885DF43" w14:textId="77777777" w:rsidR="001F7B06" w:rsidRPr="001F7B06" w:rsidRDefault="001F7B06">
      <w:pPr>
        <w:ind w:left="1134" w:hanging="1134"/>
        <w:jc w:val="both"/>
        <w:rPr>
          <w:rFonts w:ascii="Avenir Next Condensed Regular" w:hAnsi="Avenir Next Condensed Regular"/>
          <w:sz w:val="22"/>
          <w:szCs w:val="22"/>
        </w:rPr>
        <w:pPrChange w:id="904" w:author="Tania Johny" w:date="2015-07-29T16:29:00Z">
          <w:pPr>
            <w:jc w:val="both"/>
          </w:pPr>
        </w:pPrChange>
      </w:pPr>
    </w:p>
    <w:p w14:paraId="4058FAA7" w14:textId="77777777" w:rsidR="001F7B06" w:rsidRDefault="001F7B06">
      <w:pPr>
        <w:pStyle w:val="ListParagraph"/>
        <w:numPr>
          <w:ilvl w:val="1"/>
          <w:numId w:val="5"/>
        </w:numPr>
        <w:ind w:left="1134" w:hanging="1134"/>
        <w:jc w:val="both"/>
        <w:rPr>
          <w:rFonts w:ascii="Avenir Next Condensed Regular" w:hAnsi="Avenir Next Condensed Regular"/>
          <w:sz w:val="22"/>
          <w:szCs w:val="22"/>
        </w:rPr>
        <w:pPrChange w:id="905" w:author="Tania Johny" w:date="2015-07-29T16:29:00Z">
          <w:pPr>
            <w:pStyle w:val="ListParagraph"/>
            <w:numPr>
              <w:ilvl w:val="1"/>
              <w:numId w:val="5"/>
            </w:numPr>
            <w:ind w:left="792" w:hanging="432"/>
            <w:jc w:val="both"/>
          </w:pPr>
        </w:pPrChange>
      </w:pPr>
      <w:r w:rsidRPr="001F7B06">
        <w:rPr>
          <w:rFonts w:ascii="Avenir Next Condensed Regular" w:hAnsi="Avenir Next Condensed Regular"/>
          <w:sz w:val="22"/>
          <w:szCs w:val="22"/>
        </w:rPr>
        <w:t>Except where this Agreement expressly states otherwise, a Party may, in its sole discretion, give conditionally or unconditionally or withhold any approval or consent under this Agreement</w:t>
      </w:r>
      <w:r>
        <w:rPr>
          <w:rFonts w:ascii="Avenir Next Condensed Regular" w:hAnsi="Avenir Next Condensed Regular"/>
          <w:sz w:val="22"/>
          <w:szCs w:val="22"/>
        </w:rPr>
        <w:t>.</w:t>
      </w:r>
    </w:p>
    <w:p w14:paraId="55852065" w14:textId="77777777" w:rsidR="001F7B06" w:rsidRPr="001F7B06" w:rsidRDefault="001F7B06">
      <w:pPr>
        <w:ind w:left="1134" w:hanging="1134"/>
        <w:jc w:val="both"/>
        <w:rPr>
          <w:rFonts w:ascii="Avenir Next Condensed Regular" w:hAnsi="Avenir Next Condensed Regular"/>
          <w:sz w:val="22"/>
          <w:szCs w:val="22"/>
        </w:rPr>
        <w:pPrChange w:id="906" w:author="Tania Johny" w:date="2015-07-29T16:29:00Z">
          <w:pPr>
            <w:jc w:val="both"/>
          </w:pPr>
        </w:pPrChange>
      </w:pPr>
    </w:p>
    <w:p w14:paraId="782F73E5" w14:textId="3C61CE29" w:rsidR="007646B1" w:rsidRDefault="007646B1">
      <w:pPr>
        <w:pStyle w:val="ListParagraph"/>
        <w:numPr>
          <w:ilvl w:val="1"/>
          <w:numId w:val="5"/>
        </w:numPr>
        <w:ind w:left="1134" w:hanging="1134"/>
        <w:jc w:val="both"/>
        <w:rPr>
          <w:rFonts w:ascii="Avenir Next Condensed Regular" w:hAnsi="Avenir Next Condensed Regular"/>
          <w:sz w:val="22"/>
          <w:szCs w:val="22"/>
        </w:rPr>
        <w:pPrChange w:id="907" w:author="Tania Johny" w:date="2015-07-29T16:29:00Z">
          <w:pPr>
            <w:pStyle w:val="ListParagraph"/>
            <w:numPr>
              <w:ilvl w:val="1"/>
              <w:numId w:val="5"/>
            </w:numPr>
            <w:ind w:left="792" w:hanging="432"/>
            <w:jc w:val="both"/>
          </w:pPr>
        </w:pPrChange>
      </w:pPr>
      <w:r w:rsidRPr="007646B1">
        <w:rPr>
          <w:rFonts w:ascii="Avenir Next Condensed Regular" w:hAnsi="Avenir Next Condensed Regular"/>
          <w:sz w:val="22"/>
          <w:szCs w:val="22"/>
        </w:rPr>
        <w:t xml:space="preserve">This Agreement may only be assigned, amended, superseded, or cancelled (or any of its terms and conditions waived) only by written instrument signed by or on behalf of </w:t>
      </w:r>
      <w:r w:rsidR="00995C34">
        <w:rPr>
          <w:rFonts w:ascii="Avenir Next Condensed Regular" w:hAnsi="Avenir Next Condensed Regular"/>
          <w:sz w:val="22"/>
          <w:szCs w:val="22"/>
        </w:rPr>
        <w:t>the</w:t>
      </w:r>
      <w:r w:rsidRPr="007646B1">
        <w:rPr>
          <w:rFonts w:ascii="Avenir Next Condensed Regular" w:hAnsi="Avenir Next Condensed Regular"/>
          <w:sz w:val="22"/>
          <w:szCs w:val="22"/>
        </w:rPr>
        <w:t xml:space="preserve"> Parties, or in the case of waiver, of the Party waiving compliance</w:t>
      </w:r>
      <w:r>
        <w:rPr>
          <w:rFonts w:ascii="Avenir Next Condensed Regular" w:hAnsi="Avenir Next Condensed Regular"/>
          <w:sz w:val="22"/>
          <w:szCs w:val="22"/>
        </w:rPr>
        <w:t>.</w:t>
      </w:r>
    </w:p>
    <w:p w14:paraId="32585994" w14:textId="77777777" w:rsidR="007646B1" w:rsidRPr="007646B1" w:rsidRDefault="007646B1">
      <w:pPr>
        <w:ind w:left="1134" w:hanging="1134"/>
        <w:jc w:val="both"/>
        <w:rPr>
          <w:rFonts w:ascii="Avenir Next Condensed Regular" w:hAnsi="Avenir Next Condensed Regular"/>
          <w:sz w:val="22"/>
          <w:szCs w:val="22"/>
        </w:rPr>
        <w:pPrChange w:id="908" w:author="Tania Johny" w:date="2015-07-29T16:29:00Z">
          <w:pPr>
            <w:jc w:val="both"/>
          </w:pPr>
        </w:pPrChange>
      </w:pPr>
    </w:p>
    <w:p w14:paraId="6765A2A3" w14:textId="77777777" w:rsidR="007646B1" w:rsidRDefault="007646B1">
      <w:pPr>
        <w:pStyle w:val="ListParagraph"/>
        <w:numPr>
          <w:ilvl w:val="1"/>
          <w:numId w:val="5"/>
        </w:numPr>
        <w:ind w:left="1134" w:hanging="1134"/>
        <w:jc w:val="both"/>
        <w:rPr>
          <w:rFonts w:ascii="Avenir Next Condensed Regular" w:hAnsi="Avenir Next Condensed Regular"/>
          <w:sz w:val="22"/>
          <w:szCs w:val="22"/>
        </w:rPr>
        <w:pPrChange w:id="909" w:author="Tania Johny" w:date="2015-07-29T16:29:00Z">
          <w:pPr>
            <w:pStyle w:val="ListParagraph"/>
            <w:numPr>
              <w:ilvl w:val="1"/>
              <w:numId w:val="5"/>
            </w:numPr>
            <w:ind w:left="792" w:hanging="432"/>
            <w:jc w:val="both"/>
          </w:pPr>
        </w:pPrChange>
      </w:pPr>
      <w:r w:rsidRPr="007646B1">
        <w:rPr>
          <w:rFonts w:ascii="Avenir Next Condensed Regular" w:hAnsi="Avenir Next Condensed Regular"/>
          <w:sz w:val="22"/>
          <w:szCs w:val="22"/>
        </w:rPr>
        <w:t>Except as provided in this Agreement, neither Party shall assign, transfer, charge, create a trust over or otherwise deal in its rights and/or obligations under this Agreement (or purport to do so) without the other Party’s prior written consent which shall not be unreasonably withheld or delayed</w:t>
      </w:r>
      <w:r>
        <w:rPr>
          <w:rFonts w:ascii="Avenir Next Condensed Regular" w:hAnsi="Avenir Next Condensed Regular"/>
          <w:sz w:val="22"/>
          <w:szCs w:val="22"/>
        </w:rPr>
        <w:t>.</w:t>
      </w:r>
    </w:p>
    <w:p w14:paraId="1641DF7C" w14:textId="77777777" w:rsidR="007646B1" w:rsidRPr="007646B1" w:rsidRDefault="007646B1">
      <w:pPr>
        <w:ind w:left="1134" w:hanging="1134"/>
        <w:jc w:val="both"/>
        <w:rPr>
          <w:rFonts w:ascii="Avenir Next Condensed Regular" w:hAnsi="Avenir Next Condensed Regular"/>
          <w:sz w:val="22"/>
          <w:szCs w:val="22"/>
        </w:rPr>
        <w:pPrChange w:id="910" w:author="Tania Johny" w:date="2015-07-29T16:29:00Z">
          <w:pPr>
            <w:jc w:val="both"/>
          </w:pPr>
        </w:pPrChange>
      </w:pPr>
    </w:p>
    <w:p w14:paraId="708E120D" w14:textId="0F2EDC28" w:rsidR="007646B1" w:rsidRDefault="007646B1">
      <w:pPr>
        <w:pStyle w:val="ListParagraph"/>
        <w:numPr>
          <w:ilvl w:val="1"/>
          <w:numId w:val="5"/>
        </w:numPr>
        <w:ind w:left="1134" w:hanging="1134"/>
        <w:jc w:val="both"/>
        <w:rPr>
          <w:rFonts w:ascii="Avenir Next Condensed Regular" w:hAnsi="Avenir Next Condensed Regular"/>
          <w:sz w:val="22"/>
          <w:szCs w:val="22"/>
        </w:rPr>
        <w:pPrChange w:id="911" w:author="Tania Johny" w:date="2015-07-29T16:29:00Z">
          <w:pPr>
            <w:pStyle w:val="ListParagraph"/>
            <w:numPr>
              <w:ilvl w:val="1"/>
              <w:numId w:val="5"/>
            </w:numPr>
            <w:ind w:left="792" w:hanging="432"/>
            <w:jc w:val="both"/>
          </w:pPr>
        </w:pPrChange>
      </w:pPr>
      <w:r w:rsidRPr="007646B1">
        <w:rPr>
          <w:rFonts w:ascii="Avenir Next Condensed Regular" w:hAnsi="Avenir Next Condensed Regular"/>
          <w:sz w:val="22"/>
          <w:szCs w:val="22"/>
        </w:rPr>
        <w:t>Each of the provisions contained in this Agreement shall be construed as independent of every other such provision, so that if any provision of this Agreement shall be determined by any court</w:t>
      </w:r>
      <w:r w:rsidR="00995C34">
        <w:rPr>
          <w:rFonts w:ascii="Avenir Next Condensed Regular" w:hAnsi="Avenir Next Condensed Regular"/>
          <w:sz w:val="22"/>
          <w:szCs w:val="22"/>
        </w:rPr>
        <w:t>, Law</w:t>
      </w:r>
      <w:r w:rsidRPr="007646B1">
        <w:rPr>
          <w:rFonts w:ascii="Avenir Next Condensed Regular" w:hAnsi="Avenir Next Condensed Regular"/>
          <w:sz w:val="22"/>
          <w:szCs w:val="22"/>
        </w:rPr>
        <w:t xml:space="preserve"> or Competent Authority to be illegal, invalid and/or unenforceable then such determination shall not affect any other provision of this Agreement, all of which other provisions shall remain in full force and effect</w:t>
      </w:r>
      <w:r>
        <w:rPr>
          <w:rFonts w:ascii="Avenir Next Condensed Regular" w:hAnsi="Avenir Next Condensed Regular"/>
          <w:sz w:val="22"/>
          <w:szCs w:val="22"/>
        </w:rPr>
        <w:t>.</w:t>
      </w:r>
    </w:p>
    <w:p w14:paraId="53BA5762" w14:textId="77777777" w:rsidR="007646B1" w:rsidRPr="007646B1" w:rsidRDefault="007646B1">
      <w:pPr>
        <w:ind w:left="1134" w:hanging="1134"/>
        <w:jc w:val="both"/>
        <w:rPr>
          <w:rFonts w:ascii="Avenir Next Condensed Regular" w:hAnsi="Avenir Next Condensed Regular"/>
          <w:sz w:val="22"/>
          <w:szCs w:val="22"/>
        </w:rPr>
        <w:pPrChange w:id="912" w:author="Tania Johny" w:date="2015-07-29T16:29:00Z">
          <w:pPr>
            <w:jc w:val="both"/>
          </w:pPr>
        </w:pPrChange>
      </w:pPr>
    </w:p>
    <w:p w14:paraId="5F22D8B6" w14:textId="77777777" w:rsidR="007646B1" w:rsidRDefault="007646B1">
      <w:pPr>
        <w:pStyle w:val="ListParagraph"/>
        <w:numPr>
          <w:ilvl w:val="1"/>
          <w:numId w:val="5"/>
        </w:numPr>
        <w:ind w:left="1134" w:hanging="1134"/>
        <w:jc w:val="both"/>
        <w:rPr>
          <w:rFonts w:ascii="Avenir Next Condensed Regular" w:hAnsi="Avenir Next Condensed Regular"/>
          <w:sz w:val="22"/>
          <w:szCs w:val="22"/>
        </w:rPr>
        <w:pPrChange w:id="913" w:author="Tania Johny" w:date="2015-07-29T16:29:00Z">
          <w:pPr>
            <w:pStyle w:val="ListParagraph"/>
            <w:numPr>
              <w:ilvl w:val="1"/>
              <w:numId w:val="5"/>
            </w:numPr>
            <w:ind w:left="792" w:hanging="432"/>
            <w:jc w:val="both"/>
          </w:pPr>
        </w:pPrChange>
      </w:pPr>
      <w:r w:rsidRPr="007646B1">
        <w:rPr>
          <w:rFonts w:ascii="Avenir Next Condensed Regular" w:hAnsi="Avenir Next Condensed Regular"/>
          <w:sz w:val="22"/>
          <w:szCs w:val="22"/>
        </w:rPr>
        <w:t>Herein this Agreement, any indemnity, limitation of liability, obligation of confidence or any other term which by its nature is intended to survive the termination of this Agreement shall survive the termination of this Agreement (howsoever occasioned)</w:t>
      </w:r>
      <w:r>
        <w:rPr>
          <w:rFonts w:ascii="Avenir Next Condensed Regular" w:hAnsi="Avenir Next Condensed Regular"/>
          <w:sz w:val="22"/>
          <w:szCs w:val="22"/>
        </w:rPr>
        <w:t>.</w:t>
      </w:r>
    </w:p>
    <w:p w14:paraId="04A7BBD9" w14:textId="77777777" w:rsidR="007646B1" w:rsidRPr="007646B1" w:rsidRDefault="007646B1">
      <w:pPr>
        <w:ind w:left="1134" w:hanging="1134"/>
        <w:jc w:val="both"/>
        <w:rPr>
          <w:rFonts w:ascii="Avenir Next Condensed Regular" w:hAnsi="Avenir Next Condensed Regular"/>
          <w:sz w:val="22"/>
          <w:szCs w:val="22"/>
        </w:rPr>
        <w:pPrChange w:id="914" w:author="Tania Johny" w:date="2015-07-29T16:29:00Z">
          <w:pPr>
            <w:jc w:val="both"/>
          </w:pPr>
        </w:pPrChange>
      </w:pPr>
    </w:p>
    <w:p w14:paraId="2B56C4ED" w14:textId="5E2753A8" w:rsidR="007646B1" w:rsidRDefault="007646B1">
      <w:pPr>
        <w:pStyle w:val="ListParagraph"/>
        <w:numPr>
          <w:ilvl w:val="1"/>
          <w:numId w:val="5"/>
        </w:numPr>
        <w:ind w:left="1134" w:hanging="1134"/>
        <w:jc w:val="both"/>
        <w:rPr>
          <w:rFonts w:ascii="Avenir Next Condensed Regular" w:hAnsi="Avenir Next Condensed Regular"/>
          <w:sz w:val="22"/>
          <w:szCs w:val="22"/>
        </w:rPr>
        <w:pPrChange w:id="915" w:author="Tania Johny" w:date="2015-07-29T16:29:00Z">
          <w:pPr>
            <w:pStyle w:val="ListParagraph"/>
            <w:numPr>
              <w:ilvl w:val="1"/>
              <w:numId w:val="5"/>
            </w:numPr>
            <w:ind w:left="792" w:hanging="432"/>
            <w:jc w:val="both"/>
          </w:pPr>
        </w:pPrChange>
      </w:pPr>
      <w:r w:rsidRPr="007646B1">
        <w:rPr>
          <w:rFonts w:ascii="Avenir Next Condensed Regular" w:hAnsi="Avenir Next Condensed Regular"/>
          <w:sz w:val="22"/>
          <w:szCs w:val="22"/>
        </w:rPr>
        <w:t>The contents of any Press Release to be issued by either Party in relation to this Agreement shall be subject to the prior written authorisation of the other Part</w:t>
      </w:r>
      <w:r w:rsidR="00995C34">
        <w:rPr>
          <w:rFonts w:ascii="Avenir Next Condensed Regular" w:hAnsi="Avenir Next Condensed Regular"/>
          <w:sz w:val="22"/>
          <w:szCs w:val="22"/>
        </w:rPr>
        <w:t>ies</w:t>
      </w:r>
      <w:r>
        <w:rPr>
          <w:rFonts w:ascii="Avenir Next Condensed Regular" w:hAnsi="Avenir Next Condensed Regular"/>
          <w:sz w:val="22"/>
          <w:szCs w:val="22"/>
        </w:rPr>
        <w:t>.</w:t>
      </w:r>
    </w:p>
    <w:p w14:paraId="7B11199B" w14:textId="77777777" w:rsidR="007646B1" w:rsidRPr="007646B1" w:rsidRDefault="007646B1">
      <w:pPr>
        <w:ind w:left="1134" w:hanging="1134"/>
        <w:jc w:val="both"/>
        <w:rPr>
          <w:rFonts w:ascii="Avenir Next Condensed Regular" w:hAnsi="Avenir Next Condensed Regular"/>
          <w:sz w:val="22"/>
          <w:szCs w:val="22"/>
        </w:rPr>
        <w:pPrChange w:id="916" w:author="Tania Johny" w:date="2015-07-29T16:29:00Z">
          <w:pPr>
            <w:jc w:val="both"/>
          </w:pPr>
        </w:pPrChange>
      </w:pPr>
    </w:p>
    <w:p w14:paraId="42473A25" w14:textId="77777777" w:rsidR="001C20D2" w:rsidRDefault="003669B9">
      <w:pPr>
        <w:pStyle w:val="ListParagraph"/>
        <w:numPr>
          <w:ilvl w:val="1"/>
          <w:numId w:val="5"/>
        </w:numPr>
        <w:ind w:left="1134" w:hanging="1134"/>
        <w:jc w:val="both"/>
        <w:rPr>
          <w:rFonts w:ascii="Avenir Next Condensed Regular" w:hAnsi="Avenir Next Condensed Regular"/>
          <w:sz w:val="22"/>
          <w:szCs w:val="22"/>
        </w:rPr>
        <w:pPrChange w:id="917" w:author="Tania Johny" w:date="2015-07-29T16:29:00Z">
          <w:pPr>
            <w:pStyle w:val="ListParagraph"/>
            <w:numPr>
              <w:ilvl w:val="1"/>
              <w:numId w:val="5"/>
            </w:numPr>
            <w:ind w:left="792" w:hanging="432"/>
            <w:jc w:val="both"/>
          </w:pPr>
        </w:pPrChange>
      </w:pPr>
      <w:r w:rsidRPr="003669B9">
        <w:rPr>
          <w:rFonts w:ascii="Avenir Next Condensed Regular" w:hAnsi="Avenir Next Condensed Regular"/>
          <w:sz w:val="22"/>
          <w:szCs w:val="22"/>
        </w:rPr>
        <w:t xml:space="preserve">Both Parties acknowledge and warrant to each other that each independently has sought and received independent and competent legal counsel with respect to the rights, obligations, </w:t>
      </w:r>
      <w:r w:rsidRPr="003669B9">
        <w:rPr>
          <w:rFonts w:ascii="Avenir Next Condensed Regular" w:hAnsi="Avenir Next Condensed Regular"/>
          <w:sz w:val="22"/>
          <w:szCs w:val="22"/>
        </w:rPr>
        <w:lastRenderedPageBreak/>
        <w:t>terms, conditions and consequences acquired by this Agreement, all have been explained and have been completely understood</w:t>
      </w:r>
      <w:r w:rsidR="001C20D2">
        <w:rPr>
          <w:rFonts w:ascii="Avenir Next Condensed Regular" w:hAnsi="Avenir Next Condensed Regular"/>
          <w:sz w:val="22"/>
          <w:szCs w:val="22"/>
        </w:rPr>
        <w:t>.</w:t>
      </w:r>
    </w:p>
    <w:p w14:paraId="0E977875" w14:textId="77777777" w:rsidR="001C20D2" w:rsidRPr="001C20D2" w:rsidRDefault="001C20D2">
      <w:pPr>
        <w:ind w:left="1134" w:hanging="1134"/>
        <w:jc w:val="both"/>
        <w:rPr>
          <w:rFonts w:ascii="Avenir Next Condensed Regular" w:hAnsi="Avenir Next Condensed Regular"/>
          <w:sz w:val="22"/>
          <w:szCs w:val="22"/>
        </w:rPr>
        <w:pPrChange w:id="918" w:author="Tania Johny" w:date="2015-07-29T16:29:00Z">
          <w:pPr>
            <w:jc w:val="both"/>
          </w:pPr>
        </w:pPrChange>
      </w:pPr>
    </w:p>
    <w:p w14:paraId="4D5CD003" w14:textId="47252F62" w:rsidR="002E28F9" w:rsidRDefault="001C20D2">
      <w:pPr>
        <w:pStyle w:val="ListParagraph"/>
        <w:numPr>
          <w:ilvl w:val="1"/>
          <w:numId w:val="5"/>
        </w:numPr>
        <w:ind w:left="1134" w:hanging="1134"/>
        <w:jc w:val="both"/>
        <w:rPr>
          <w:rFonts w:ascii="Avenir Next Condensed Regular" w:hAnsi="Avenir Next Condensed Regular"/>
          <w:sz w:val="22"/>
          <w:szCs w:val="22"/>
        </w:rPr>
        <w:pPrChange w:id="919" w:author="Tania Johny" w:date="2015-07-29T16:29:00Z">
          <w:pPr>
            <w:pStyle w:val="ListParagraph"/>
            <w:numPr>
              <w:ilvl w:val="1"/>
              <w:numId w:val="5"/>
            </w:numPr>
            <w:ind w:left="792" w:hanging="432"/>
            <w:jc w:val="both"/>
          </w:pPr>
        </w:pPrChange>
      </w:pPr>
      <w:bookmarkStart w:id="920" w:name="_Ref249010679"/>
      <w:r w:rsidRPr="001C20D2">
        <w:rPr>
          <w:rFonts w:ascii="Avenir Next Condensed Regular" w:hAnsi="Avenir Next Condensed Regular"/>
          <w:sz w:val="22"/>
          <w:szCs w:val="22"/>
        </w:rPr>
        <w:t>This Agreement and non-contractual obligations connected with it shall be governed by and construed in accordance with</w:t>
      </w:r>
      <w:r w:rsidR="001936B9">
        <w:rPr>
          <w:rFonts w:ascii="Avenir Next Condensed Regular" w:hAnsi="Avenir Next Condensed Regular"/>
          <w:sz w:val="22"/>
          <w:szCs w:val="22"/>
        </w:rPr>
        <w:t xml:space="preserve"> the Law of the jurisdiction of </w:t>
      </w:r>
      <w:del w:id="921" w:author="Tania Johny" w:date="2015-07-29T16:29:00Z">
        <w:r w:rsidR="00A04D60" w:rsidDel="00D0613E">
          <w:rPr>
            <w:rFonts w:ascii="Avenir Next Condensed Regular" w:hAnsi="Avenir Next Condensed Regular"/>
            <w:sz w:val="22"/>
            <w:szCs w:val="22"/>
          </w:rPr>
          <w:delText>Mauritius</w:delText>
        </w:r>
      </w:del>
      <w:ins w:id="922" w:author="Tania Johny" w:date="2015-07-29T16:29:00Z">
        <w:r w:rsidR="00D0613E">
          <w:rPr>
            <w:rFonts w:ascii="Avenir Next Condensed Regular" w:hAnsi="Avenir Next Condensed Regular"/>
            <w:sz w:val="22"/>
            <w:szCs w:val="22"/>
          </w:rPr>
          <w:t>[*]</w:t>
        </w:r>
      </w:ins>
      <w:r w:rsidR="00596E28" w:rsidRPr="00C84E5B">
        <w:rPr>
          <w:rFonts w:ascii="Avenir Next Condensed Regular" w:hAnsi="Avenir Next Condensed Regular"/>
          <w:sz w:val="22"/>
          <w:szCs w:val="22"/>
        </w:rPr>
        <w:t>.</w:t>
      </w:r>
      <w:bookmarkEnd w:id="184"/>
      <w:bookmarkEnd w:id="920"/>
    </w:p>
    <w:p w14:paraId="013E7DF5" w14:textId="77777777" w:rsidR="00046539" w:rsidRPr="00A45EBA" w:rsidRDefault="00046539">
      <w:pPr>
        <w:ind w:left="1134" w:hanging="1134"/>
        <w:jc w:val="both"/>
        <w:rPr>
          <w:rFonts w:ascii="Avenir Next Condensed Regular" w:hAnsi="Avenir Next Condensed Regular"/>
          <w:sz w:val="22"/>
          <w:szCs w:val="22"/>
        </w:rPr>
        <w:pPrChange w:id="923" w:author="Tania Johny" w:date="2015-07-29T16:29:00Z">
          <w:pPr>
            <w:jc w:val="both"/>
          </w:pPr>
        </w:pPrChange>
      </w:pPr>
    </w:p>
    <w:p w14:paraId="5572D7E6" w14:textId="77777777" w:rsidR="00046539" w:rsidRDefault="00046539">
      <w:pPr>
        <w:pStyle w:val="ListParagraph"/>
        <w:numPr>
          <w:ilvl w:val="1"/>
          <w:numId w:val="5"/>
        </w:numPr>
        <w:ind w:left="1134" w:hanging="1134"/>
        <w:jc w:val="both"/>
        <w:rPr>
          <w:rFonts w:ascii="Avenir Next Condensed Regular" w:hAnsi="Avenir Next Condensed Regular"/>
          <w:sz w:val="22"/>
          <w:szCs w:val="22"/>
        </w:rPr>
        <w:pPrChange w:id="924" w:author="Tania Johny" w:date="2015-07-29T16:29:00Z">
          <w:pPr>
            <w:pStyle w:val="ListParagraph"/>
            <w:numPr>
              <w:ilvl w:val="1"/>
              <w:numId w:val="5"/>
            </w:numPr>
            <w:ind w:left="792" w:hanging="432"/>
            <w:jc w:val="both"/>
          </w:pPr>
        </w:pPrChange>
      </w:pPr>
      <w:bookmarkStart w:id="925" w:name="_Ref266110874"/>
      <w:r w:rsidRPr="00A45EBA">
        <w:rPr>
          <w:rFonts w:ascii="Avenir Next Condensed Regular" w:hAnsi="Avenir Next Condensed Regular"/>
          <w:sz w:val="22"/>
          <w:szCs w:val="22"/>
        </w:rPr>
        <w:t xml:space="preserve">This Agreement may be executed in any number of counterparts.  Each counterpart, when duly </w:t>
      </w:r>
      <w:r>
        <w:rPr>
          <w:rFonts w:ascii="Avenir Next Condensed Regular" w:hAnsi="Avenir Next Condensed Regular"/>
          <w:sz w:val="22"/>
          <w:szCs w:val="22"/>
        </w:rPr>
        <w:t xml:space="preserve">executed, </w:t>
      </w:r>
      <w:r w:rsidRPr="00A45EBA">
        <w:rPr>
          <w:rFonts w:ascii="Avenir Next Condensed Regular" w:hAnsi="Avenir Next Condensed Regular"/>
          <w:sz w:val="22"/>
          <w:szCs w:val="22"/>
        </w:rPr>
        <w:t xml:space="preserve">exchanged or delivered, is an original, but the counterparts together are one and the same </w:t>
      </w:r>
      <w:r>
        <w:rPr>
          <w:rFonts w:ascii="Avenir Next Condensed Regular" w:hAnsi="Avenir Next Condensed Regular"/>
          <w:sz w:val="22"/>
          <w:szCs w:val="22"/>
        </w:rPr>
        <w:t>a</w:t>
      </w:r>
      <w:r w:rsidRPr="00A45EBA">
        <w:rPr>
          <w:rFonts w:ascii="Avenir Next Condensed Regular" w:hAnsi="Avenir Next Condensed Regular"/>
          <w:sz w:val="22"/>
          <w:szCs w:val="22"/>
        </w:rPr>
        <w:t>greement.</w:t>
      </w:r>
      <w:bookmarkEnd w:id="925"/>
      <w:r>
        <w:rPr>
          <w:rFonts w:ascii="Avenir Next Condensed Regular" w:hAnsi="Avenir Next Condensed Regular"/>
          <w:sz w:val="22"/>
          <w:szCs w:val="22"/>
        </w:rPr>
        <w:t xml:space="preserve"> </w:t>
      </w:r>
      <w:r w:rsidRPr="00E36028">
        <w:rPr>
          <w:rFonts w:ascii="Avenir Next Condensed Regular" w:hAnsi="Avenir Next Condensed Regular"/>
          <w:sz w:val="22"/>
          <w:szCs w:val="22"/>
        </w:rPr>
        <w:t>Any counterpart may take the form of an electronic copy of this Agreement and that counterpart</w:t>
      </w:r>
      <w:r>
        <w:rPr>
          <w:rFonts w:ascii="Avenir Next Condensed Regular" w:hAnsi="Avenir Next Condensed Regular"/>
          <w:sz w:val="22"/>
          <w:szCs w:val="22"/>
        </w:rPr>
        <w:t xml:space="preserve"> </w:t>
      </w:r>
      <w:r w:rsidRPr="00E36028">
        <w:rPr>
          <w:rFonts w:ascii="Avenir Next Condensed Regular" w:hAnsi="Avenir Next Condensed Regular"/>
          <w:sz w:val="22"/>
          <w:szCs w:val="22"/>
        </w:rPr>
        <w:t>will be treated as an original counterpart</w:t>
      </w:r>
      <w:r>
        <w:rPr>
          <w:rFonts w:ascii="Avenir Next Condensed Regular" w:hAnsi="Avenir Next Condensed Regular"/>
          <w:sz w:val="22"/>
          <w:szCs w:val="22"/>
        </w:rPr>
        <w:t xml:space="preserve">; </w:t>
      </w:r>
      <w:r w:rsidRPr="00E36028">
        <w:rPr>
          <w:rFonts w:ascii="Avenir Next Condensed Regular" w:hAnsi="Avenir Next Condensed Regular"/>
          <w:sz w:val="22"/>
          <w:szCs w:val="22"/>
        </w:rPr>
        <w:t>is sufficient evidence of the execution of the original; and</w:t>
      </w:r>
      <w:r>
        <w:rPr>
          <w:rFonts w:ascii="Avenir Next Condensed Regular" w:hAnsi="Avenir Next Condensed Regular"/>
          <w:sz w:val="22"/>
          <w:szCs w:val="22"/>
        </w:rPr>
        <w:t xml:space="preserve"> </w:t>
      </w:r>
      <w:r w:rsidRPr="00E36028">
        <w:rPr>
          <w:rFonts w:ascii="Avenir Next Condensed Regular" w:hAnsi="Avenir Next Condensed Regular"/>
          <w:sz w:val="22"/>
          <w:szCs w:val="22"/>
        </w:rPr>
        <w:t>may be produced in evidence for all purposes in place of the original</w:t>
      </w:r>
      <w:r w:rsidRPr="00C84E5B">
        <w:rPr>
          <w:rFonts w:ascii="Avenir Next Condensed Regular" w:hAnsi="Avenir Next Condensed Regular"/>
          <w:sz w:val="22"/>
          <w:szCs w:val="22"/>
        </w:rPr>
        <w:t>.</w:t>
      </w:r>
      <w:r>
        <w:rPr>
          <w:rFonts w:ascii="Avenir Next Condensed Regular" w:hAnsi="Avenir Next Condensed Regular"/>
          <w:sz w:val="22"/>
          <w:szCs w:val="22"/>
        </w:rPr>
        <w:t xml:space="preserve"> The P</w:t>
      </w:r>
      <w:r w:rsidRPr="00E36028">
        <w:rPr>
          <w:rFonts w:ascii="Avenir Next Condensed Regular" w:hAnsi="Avenir Next Condensed Regular"/>
          <w:sz w:val="22"/>
          <w:szCs w:val="22"/>
        </w:rPr>
        <w:t>arty delivering the electronic counterpart will within seven days of electronic exchange, deliver the wet ink original of</w:t>
      </w:r>
      <w:r>
        <w:rPr>
          <w:rFonts w:ascii="Avenir Next Condensed Regular" w:hAnsi="Avenir Next Condensed Regular"/>
          <w:sz w:val="22"/>
          <w:szCs w:val="22"/>
        </w:rPr>
        <w:t xml:space="preserve"> that counterpart to the other P</w:t>
      </w:r>
      <w:r w:rsidRPr="00E36028">
        <w:rPr>
          <w:rFonts w:ascii="Avenir Next Condensed Regular" w:hAnsi="Avenir Next Condensed Regular"/>
          <w:sz w:val="22"/>
          <w:szCs w:val="22"/>
        </w:rPr>
        <w:t>arty by express courier</w:t>
      </w:r>
      <w:r>
        <w:rPr>
          <w:rFonts w:ascii="Avenir Next Condensed Regular" w:hAnsi="Avenir Next Condensed Regular"/>
          <w:sz w:val="22"/>
          <w:szCs w:val="22"/>
        </w:rPr>
        <w:t>.</w:t>
      </w:r>
    </w:p>
    <w:p w14:paraId="31D17FBA" w14:textId="7CFEBE93" w:rsidR="008C6622" w:rsidRDefault="008C6622">
      <w:pPr>
        <w:rPr>
          <w:rFonts w:ascii="Avenir Next Condensed Regular" w:hAnsi="Avenir Next Condensed Regular"/>
          <w:sz w:val="22"/>
          <w:szCs w:val="22"/>
        </w:rPr>
      </w:pPr>
      <w:r>
        <w:rPr>
          <w:rFonts w:ascii="Avenir Next Condensed Regular" w:hAnsi="Avenir Next Condensed Regular"/>
          <w:sz w:val="22"/>
          <w:szCs w:val="22"/>
        </w:rPr>
        <w:br w:type="page"/>
      </w:r>
    </w:p>
    <w:p w14:paraId="51772EA6" w14:textId="77777777" w:rsidR="00436763" w:rsidRPr="00D03E3F" w:rsidRDefault="00436763" w:rsidP="00436763">
      <w:pPr>
        <w:jc w:val="center"/>
        <w:rPr>
          <w:ins w:id="926" w:author="Tania Johny" w:date="2015-07-29T16:30:00Z"/>
          <w:rFonts w:ascii="Avenir Next Condensed Regular" w:hAnsi="Avenir Next Condensed Regular"/>
          <w:b/>
          <w:sz w:val="22"/>
          <w:szCs w:val="22"/>
        </w:rPr>
      </w:pPr>
      <w:ins w:id="927" w:author="Tania Johny" w:date="2015-07-29T16:30:00Z">
        <w:r>
          <w:rPr>
            <w:rFonts w:ascii="Avenir Next Condensed Regular" w:hAnsi="Avenir Next Condensed Regular"/>
            <w:b/>
            <w:sz w:val="22"/>
            <w:szCs w:val="22"/>
          </w:rPr>
          <w:lastRenderedPageBreak/>
          <w:t>SCHEDULE 1</w:t>
        </w:r>
      </w:ins>
    </w:p>
    <w:p w14:paraId="53E1FBFF" w14:textId="19579EE3" w:rsidR="00046539" w:rsidDel="00436763" w:rsidRDefault="00046539">
      <w:pPr>
        <w:jc w:val="center"/>
        <w:rPr>
          <w:del w:id="928" w:author="Tania Johny" w:date="2015-07-29T16:30:00Z"/>
          <w:rFonts w:ascii="Avenir Next Condensed Regular" w:hAnsi="Avenir Next Condensed Regular"/>
          <w:sz w:val="22"/>
          <w:szCs w:val="22"/>
        </w:rPr>
        <w:pPrChange w:id="929" w:author="Tania Johny" w:date="2015-07-29T16:30:00Z">
          <w:pPr>
            <w:jc w:val="both"/>
          </w:pPr>
        </w:pPrChange>
      </w:pPr>
    </w:p>
    <w:p w14:paraId="1CE37AA7" w14:textId="22C03B88" w:rsidR="00D03E3F" w:rsidRPr="00D03E3F" w:rsidRDefault="00436763">
      <w:pPr>
        <w:jc w:val="center"/>
        <w:rPr>
          <w:rFonts w:ascii="Avenir Next Condensed Regular" w:hAnsi="Avenir Next Condensed Regular"/>
          <w:b/>
          <w:sz w:val="22"/>
          <w:szCs w:val="22"/>
        </w:rPr>
        <w:pPrChange w:id="930" w:author="Tania Johny" w:date="2015-07-29T16:30:00Z">
          <w:pPr>
            <w:jc w:val="both"/>
          </w:pPr>
        </w:pPrChange>
      </w:pPr>
      <w:bookmarkStart w:id="931" w:name="_Ref261510200"/>
      <w:bookmarkStart w:id="932" w:name="_Ref261619185"/>
      <w:bookmarkStart w:id="933" w:name="_Ref261860547"/>
      <w:bookmarkStart w:id="934" w:name="_Ref261861123"/>
      <w:bookmarkStart w:id="935" w:name="_Ref261861872"/>
      <w:bookmarkStart w:id="936" w:name="_Ref261861985"/>
      <w:bookmarkStart w:id="937" w:name="_Ref261862762"/>
      <w:bookmarkStart w:id="938" w:name="_Toc265067379"/>
      <w:r w:rsidRPr="00D03E3F">
        <w:rPr>
          <w:rFonts w:ascii="Avenir Next Condensed Regular" w:hAnsi="Avenir Next Condensed Regular"/>
          <w:b/>
          <w:sz w:val="22"/>
          <w:szCs w:val="22"/>
        </w:rPr>
        <w:t>RESERVED MATTERS</w:t>
      </w:r>
      <w:bookmarkStart w:id="939" w:name="_Ref142196845"/>
      <w:bookmarkStart w:id="940" w:name="_Ref142301818"/>
      <w:bookmarkEnd w:id="931"/>
      <w:bookmarkEnd w:id="932"/>
      <w:bookmarkEnd w:id="933"/>
      <w:bookmarkEnd w:id="934"/>
      <w:bookmarkEnd w:id="935"/>
      <w:bookmarkEnd w:id="936"/>
      <w:bookmarkEnd w:id="937"/>
      <w:bookmarkEnd w:id="938"/>
      <w:bookmarkEnd w:id="939"/>
      <w:bookmarkEnd w:id="940"/>
      <w:ins w:id="941" w:author="Tania Johny" w:date="2015-07-29T16:30:00Z">
        <w:r>
          <w:rPr>
            <w:rFonts w:ascii="Avenir Next Condensed Regular" w:hAnsi="Avenir Next Condensed Regular"/>
            <w:b/>
            <w:sz w:val="22"/>
            <w:szCs w:val="22"/>
          </w:rPr>
          <w:t xml:space="preserve"> </w:t>
        </w:r>
      </w:ins>
    </w:p>
    <w:p w14:paraId="2C0C4E75" w14:textId="77777777" w:rsidR="00D03E3F" w:rsidRDefault="00D03E3F">
      <w:pPr>
        <w:jc w:val="center"/>
        <w:rPr>
          <w:rFonts w:ascii="Avenir Next Condensed Regular" w:hAnsi="Avenir Next Condensed Regular"/>
          <w:b/>
          <w:sz w:val="22"/>
          <w:szCs w:val="22"/>
          <w:lang w:val="en-US"/>
        </w:rPr>
        <w:pPrChange w:id="942" w:author="Tania Johny" w:date="2015-07-29T16:30:00Z">
          <w:pPr>
            <w:jc w:val="both"/>
          </w:pPr>
        </w:pPrChange>
      </w:pPr>
      <w:bookmarkStart w:id="943" w:name="_DV_M796"/>
      <w:bookmarkStart w:id="944" w:name="_DV_M801"/>
      <w:bookmarkEnd w:id="943"/>
      <w:bookmarkEnd w:id="944"/>
    </w:p>
    <w:p w14:paraId="5DE51DE6" w14:textId="77777777" w:rsidR="00D03E3F" w:rsidRPr="000A6370" w:rsidRDefault="00D03E3F">
      <w:pPr>
        <w:pStyle w:val="ListParagraph"/>
        <w:numPr>
          <w:ilvl w:val="0"/>
          <w:numId w:val="11"/>
        </w:numPr>
        <w:ind w:left="1134" w:hanging="1134"/>
        <w:jc w:val="both"/>
        <w:rPr>
          <w:rFonts w:ascii="Avenir Next Condensed Regular" w:hAnsi="Avenir Next Condensed Regular"/>
          <w:b/>
          <w:sz w:val="22"/>
          <w:szCs w:val="22"/>
          <w:lang w:val="en-US"/>
        </w:rPr>
        <w:pPrChange w:id="945" w:author="Tania Johny" w:date="2015-07-29T16:33:00Z">
          <w:pPr>
            <w:pStyle w:val="ListParagraph"/>
            <w:numPr>
              <w:numId w:val="11"/>
            </w:numPr>
            <w:ind w:left="360" w:hanging="360"/>
            <w:jc w:val="both"/>
          </w:pPr>
        </w:pPrChange>
      </w:pPr>
      <w:r w:rsidRPr="000A6370">
        <w:rPr>
          <w:rFonts w:ascii="Avenir Next Condensed Regular" w:hAnsi="Avenir Next Condensed Regular"/>
          <w:b/>
          <w:sz w:val="22"/>
          <w:szCs w:val="22"/>
          <w:lang w:val="en-US"/>
        </w:rPr>
        <w:t>Constitutional and share structure</w:t>
      </w:r>
    </w:p>
    <w:p w14:paraId="6F2AAE9A" w14:textId="77777777" w:rsidR="00D03E3F" w:rsidRDefault="00D03E3F">
      <w:pPr>
        <w:ind w:left="1134" w:hanging="1134"/>
        <w:jc w:val="both"/>
        <w:rPr>
          <w:rFonts w:ascii="Avenir Next Condensed Regular" w:hAnsi="Avenir Next Condensed Regular"/>
          <w:sz w:val="22"/>
          <w:szCs w:val="22"/>
          <w:lang w:val="en-US"/>
        </w:rPr>
        <w:pPrChange w:id="946" w:author="Tania Johny" w:date="2015-07-29T16:33:00Z">
          <w:pPr>
            <w:jc w:val="both"/>
          </w:pPr>
        </w:pPrChange>
      </w:pPr>
      <w:bookmarkStart w:id="947" w:name="_DV_M802"/>
      <w:bookmarkEnd w:id="947"/>
    </w:p>
    <w:p w14:paraId="39B8FA77" w14:textId="629F73E3"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48"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Any amendment to the constitutional documents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the adoption of new constitutional documents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53792A74" w14:textId="77777777" w:rsidR="00D03E3F" w:rsidRDefault="00D03E3F">
      <w:pPr>
        <w:ind w:left="1134" w:hanging="1134"/>
        <w:jc w:val="both"/>
        <w:rPr>
          <w:rFonts w:ascii="Avenir Next Condensed Regular" w:hAnsi="Avenir Next Condensed Regular"/>
          <w:sz w:val="22"/>
          <w:szCs w:val="22"/>
          <w:lang w:val="en-US"/>
        </w:rPr>
        <w:pPrChange w:id="949" w:author="Tania Johny" w:date="2015-07-29T16:33:00Z">
          <w:pPr>
            <w:jc w:val="both"/>
          </w:pPr>
        </w:pPrChange>
      </w:pPr>
      <w:bookmarkStart w:id="950" w:name="_DV_M803"/>
      <w:bookmarkStart w:id="951" w:name="_DV_M804"/>
      <w:bookmarkEnd w:id="950"/>
      <w:bookmarkEnd w:id="951"/>
    </w:p>
    <w:p w14:paraId="086D6F04" w14:textId="64B56CCC"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52"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creation, allotment or issue of any shares or the grant or agreement to grant any option or interest (in the form of obligations convertible into shares or otherwise) over any shares or any uncalled capital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6A5E7C2E" w14:textId="77777777" w:rsidR="00D03E3F" w:rsidRDefault="00D03E3F">
      <w:pPr>
        <w:ind w:left="1134" w:hanging="1134"/>
        <w:jc w:val="both"/>
        <w:rPr>
          <w:rFonts w:ascii="Avenir Next Condensed Regular" w:hAnsi="Avenir Next Condensed Regular"/>
          <w:sz w:val="22"/>
          <w:szCs w:val="22"/>
          <w:lang w:val="en-US"/>
        </w:rPr>
        <w:pPrChange w:id="953" w:author="Tania Johny" w:date="2015-07-29T16:33:00Z">
          <w:pPr>
            <w:jc w:val="both"/>
          </w:pPr>
        </w:pPrChange>
      </w:pPr>
      <w:bookmarkStart w:id="954" w:name="_DV_M805"/>
      <w:bookmarkEnd w:id="954"/>
    </w:p>
    <w:p w14:paraId="6948A060" w14:textId="07CF6FDC"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55"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consolidation, sub-division, conversion or cancellation of any share capital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2BB2D893" w14:textId="77777777" w:rsidR="00D03E3F" w:rsidRPr="00D03E3F" w:rsidRDefault="00D03E3F">
      <w:pPr>
        <w:ind w:left="1134" w:hanging="1134"/>
        <w:jc w:val="both"/>
        <w:rPr>
          <w:rFonts w:ascii="Avenir Next Condensed Regular" w:hAnsi="Avenir Next Condensed Regular"/>
          <w:sz w:val="22"/>
          <w:szCs w:val="22"/>
          <w:lang w:val="en-US"/>
        </w:rPr>
        <w:pPrChange w:id="956" w:author="Tania Johny" w:date="2015-07-29T16:33:00Z">
          <w:pPr>
            <w:jc w:val="both"/>
          </w:pPr>
        </w:pPrChange>
      </w:pPr>
    </w:p>
    <w:p w14:paraId="223D7E5C" w14:textId="5B33D1B9"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57" w:author="Tania Johny" w:date="2015-07-29T16:33:00Z">
          <w:pPr>
            <w:pStyle w:val="ListParagraph"/>
            <w:numPr>
              <w:ilvl w:val="1"/>
              <w:numId w:val="11"/>
            </w:numPr>
            <w:ind w:left="792" w:hanging="432"/>
            <w:jc w:val="both"/>
          </w:pPr>
        </w:pPrChange>
      </w:pPr>
      <w:bookmarkStart w:id="958" w:name="_DV_M806"/>
      <w:bookmarkEnd w:id="958"/>
      <w:r w:rsidRPr="000A6370">
        <w:rPr>
          <w:rFonts w:ascii="Avenir Next Condensed Regular" w:hAnsi="Avenir Next Condensed Regular"/>
          <w:sz w:val="22"/>
          <w:szCs w:val="22"/>
          <w:lang w:val="en-US"/>
        </w:rPr>
        <w:t xml:space="preserve">The </w:t>
      </w:r>
      <w:proofErr w:type="spellStart"/>
      <w:r w:rsidRPr="000A6370">
        <w:rPr>
          <w:rFonts w:ascii="Avenir Next Condensed Regular" w:hAnsi="Avenir Next Condensed Regular"/>
          <w:sz w:val="22"/>
          <w:szCs w:val="22"/>
          <w:lang w:val="en-US"/>
        </w:rPr>
        <w:t>capitalisation</w:t>
      </w:r>
      <w:proofErr w:type="spellEnd"/>
      <w:r w:rsidRPr="000A6370">
        <w:rPr>
          <w:rFonts w:ascii="Avenir Next Condensed Regular" w:hAnsi="Avenir Next Condensed Regular"/>
          <w:sz w:val="22"/>
          <w:szCs w:val="22"/>
          <w:lang w:val="en-US"/>
        </w:rPr>
        <w:t xml:space="preserve">, repayment or other form of distribution of any amount standing to the credit of any reserve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the redemption or purchase of any of its own shares or any other </w:t>
      </w:r>
      <w:proofErr w:type="spellStart"/>
      <w:r w:rsidRPr="000A6370">
        <w:rPr>
          <w:rFonts w:ascii="Avenir Next Condensed Regular" w:hAnsi="Avenir Next Condensed Regular"/>
          <w:sz w:val="22"/>
          <w:szCs w:val="22"/>
          <w:lang w:val="en-US"/>
        </w:rPr>
        <w:t>reorganisation</w:t>
      </w:r>
      <w:proofErr w:type="spellEnd"/>
      <w:r w:rsidRPr="000A6370">
        <w:rPr>
          <w:rFonts w:ascii="Avenir Next Condensed Regular" w:hAnsi="Avenir Next Condensed Regular"/>
          <w:sz w:val="22"/>
          <w:szCs w:val="22"/>
          <w:lang w:val="en-US"/>
        </w:rPr>
        <w:t xml:space="preserve"> or reduction of its share capital (excluding for these purposes the payment of any dividend).</w:t>
      </w:r>
    </w:p>
    <w:p w14:paraId="072B44A4" w14:textId="77777777" w:rsidR="00D03E3F" w:rsidRDefault="00D03E3F">
      <w:pPr>
        <w:ind w:left="1134" w:hanging="1134"/>
        <w:jc w:val="both"/>
        <w:rPr>
          <w:rFonts w:ascii="Avenir Next Condensed Regular" w:hAnsi="Avenir Next Condensed Regular"/>
          <w:sz w:val="22"/>
          <w:szCs w:val="22"/>
          <w:lang w:val="en-US"/>
        </w:rPr>
        <w:pPrChange w:id="959" w:author="Tania Johny" w:date="2015-07-29T16:33:00Z">
          <w:pPr>
            <w:jc w:val="both"/>
          </w:pPr>
        </w:pPrChange>
      </w:pPr>
      <w:bookmarkStart w:id="960" w:name="_DV_M807"/>
      <w:bookmarkEnd w:id="960"/>
    </w:p>
    <w:p w14:paraId="2C255016" w14:textId="4DA23B1D"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61"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repayment of capital or assets to members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21F4F4C3" w14:textId="77777777" w:rsidR="00D03E3F" w:rsidRDefault="00D03E3F">
      <w:pPr>
        <w:ind w:left="1134" w:hanging="1134"/>
        <w:jc w:val="both"/>
        <w:rPr>
          <w:rFonts w:ascii="Avenir Next Condensed Regular" w:hAnsi="Avenir Next Condensed Regular"/>
          <w:sz w:val="22"/>
          <w:szCs w:val="22"/>
          <w:lang w:val="en-US"/>
        </w:rPr>
        <w:pPrChange w:id="962" w:author="Tania Johny" w:date="2015-07-29T16:33:00Z">
          <w:pPr>
            <w:jc w:val="both"/>
          </w:pPr>
        </w:pPrChange>
      </w:pPr>
      <w:bookmarkStart w:id="963" w:name="_DV_M808"/>
      <w:bookmarkEnd w:id="963"/>
    </w:p>
    <w:p w14:paraId="2E7E2C77" w14:textId="3ECAE0DA"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64"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Save as otherwise set out in this Agreement, the admission after Completion of any person as a shareholder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the sale,</w:t>
      </w:r>
      <w:r w:rsidRPr="000A6370">
        <w:rPr>
          <w:rFonts w:ascii="Avenir Next Condensed Regular" w:hAnsi="Avenir Next Condensed Regular"/>
          <w:sz w:val="22"/>
          <w:szCs w:val="22"/>
        </w:rPr>
        <w:t xml:space="preserve"> </w:t>
      </w:r>
      <w:r w:rsidRPr="000A6370">
        <w:rPr>
          <w:rFonts w:ascii="Avenir Next Condensed Regular" w:hAnsi="Avenir Next Condensed Regular"/>
          <w:sz w:val="22"/>
          <w:szCs w:val="22"/>
          <w:lang w:val="en-US"/>
        </w:rPr>
        <w:t xml:space="preserve">transfer or other disposal of any shares by any Shareholder or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4D5EA49F" w14:textId="77777777" w:rsidR="00D03E3F" w:rsidRDefault="00D03E3F">
      <w:pPr>
        <w:ind w:left="1134" w:hanging="1134"/>
        <w:jc w:val="both"/>
        <w:rPr>
          <w:rFonts w:ascii="Avenir Next Condensed Regular" w:hAnsi="Avenir Next Condensed Regular"/>
          <w:sz w:val="22"/>
          <w:szCs w:val="22"/>
          <w:lang w:val="en-US"/>
        </w:rPr>
        <w:pPrChange w:id="965" w:author="Tania Johny" w:date="2015-07-29T16:33:00Z">
          <w:pPr>
            <w:jc w:val="both"/>
          </w:pPr>
        </w:pPrChange>
      </w:pPr>
      <w:bookmarkStart w:id="966" w:name="_DV_M809"/>
      <w:bookmarkEnd w:id="966"/>
    </w:p>
    <w:p w14:paraId="397CAE38" w14:textId="731BC3A0"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67"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passing of any resolution whereby the classification or status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may change.</w:t>
      </w:r>
    </w:p>
    <w:p w14:paraId="42DE420D" w14:textId="77777777" w:rsidR="00D03E3F" w:rsidRDefault="00D03E3F">
      <w:pPr>
        <w:ind w:left="1134" w:hanging="1134"/>
        <w:jc w:val="both"/>
        <w:rPr>
          <w:rFonts w:ascii="Avenir Next Condensed Regular" w:hAnsi="Avenir Next Condensed Regular"/>
          <w:sz w:val="22"/>
          <w:szCs w:val="22"/>
          <w:lang w:val="en-US"/>
        </w:rPr>
        <w:pPrChange w:id="968" w:author="Tania Johny" w:date="2015-07-29T16:33:00Z">
          <w:pPr>
            <w:jc w:val="both"/>
          </w:pPr>
        </w:pPrChange>
      </w:pPr>
      <w:bookmarkStart w:id="969" w:name="_DV_M810"/>
      <w:bookmarkEnd w:id="969"/>
    </w:p>
    <w:p w14:paraId="7F345DC7" w14:textId="5036A2F8"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70"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making of any petition or passing of any resolution for winding-up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6398C1D7" w14:textId="77777777" w:rsidR="00D03E3F" w:rsidRDefault="00D03E3F">
      <w:pPr>
        <w:ind w:left="1134" w:hanging="1134"/>
        <w:jc w:val="both"/>
        <w:rPr>
          <w:rFonts w:ascii="Avenir Next Condensed Regular" w:hAnsi="Avenir Next Condensed Regular"/>
          <w:sz w:val="22"/>
          <w:szCs w:val="22"/>
          <w:lang w:val="en-US"/>
        </w:rPr>
        <w:pPrChange w:id="971" w:author="Tania Johny" w:date="2015-07-29T16:33:00Z">
          <w:pPr>
            <w:jc w:val="both"/>
          </w:pPr>
        </w:pPrChange>
      </w:pPr>
      <w:bookmarkStart w:id="972" w:name="_DV_M811"/>
      <w:bookmarkEnd w:id="972"/>
    </w:p>
    <w:p w14:paraId="16FE876B"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73"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The making of or any arrangement with creditors generally or any application for an administration order or for the appointment of a receiver or administrator.</w:t>
      </w:r>
    </w:p>
    <w:p w14:paraId="76513C21" w14:textId="77777777" w:rsidR="00D03E3F" w:rsidRDefault="00D03E3F">
      <w:pPr>
        <w:ind w:left="1134" w:hanging="1134"/>
        <w:jc w:val="both"/>
        <w:rPr>
          <w:rFonts w:ascii="Avenir Next Condensed Regular" w:hAnsi="Avenir Next Condensed Regular"/>
          <w:sz w:val="22"/>
          <w:szCs w:val="22"/>
          <w:lang w:val="en-US"/>
        </w:rPr>
        <w:pPrChange w:id="974" w:author="Tania Johny" w:date="2015-07-29T16:33:00Z">
          <w:pPr>
            <w:jc w:val="both"/>
          </w:pPr>
        </w:pPrChange>
      </w:pPr>
      <w:bookmarkStart w:id="975" w:name="_DV_M812"/>
      <w:bookmarkEnd w:id="975"/>
    </w:p>
    <w:p w14:paraId="3D9DCB8B" w14:textId="01AD326A"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76"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Any re-</w:t>
      </w:r>
      <w:proofErr w:type="spellStart"/>
      <w:r w:rsidRPr="000A6370">
        <w:rPr>
          <w:rFonts w:ascii="Avenir Next Condensed Regular" w:hAnsi="Avenir Next Condensed Regular"/>
          <w:sz w:val="22"/>
          <w:szCs w:val="22"/>
          <w:lang w:val="en-US"/>
        </w:rPr>
        <w:t>organisation</w:t>
      </w:r>
      <w:proofErr w:type="spellEnd"/>
      <w:r w:rsidRPr="000A6370">
        <w:rPr>
          <w:rFonts w:ascii="Avenir Next Condensed Regular" w:hAnsi="Avenir Next Condensed Regular"/>
          <w:sz w:val="22"/>
          <w:szCs w:val="22"/>
          <w:lang w:val="en-US"/>
        </w:rPr>
        <w:t xml:space="preserve"> of the share capital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2CDEF759" w14:textId="77777777" w:rsidR="00D03E3F" w:rsidRDefault="00D03E3F">
      <w:pPr>
        <w:ind w:left="1134" w:hanging="1134"/>
        <w:jc w:val="both"/>
        <w:rPr>
          <w:rFonts w:ascii="Avenir Next Condensed Regular" w:hAnsi="Avenir Next Condensed Regular"/>
          <w:b/>
          <w:sz w:val="22"/>
          <w:szCs w:val="22"/>
          <w:lang w:val="en-US"/>
        </w:rPr>
        <w:pPrChange w:id="977" w:author="Tania Johny" w:date="2015-07-29T16:33:00Z">
          <w:pPr>
            <w:jc w:val="both"/>
          </w:pPr>
        </w:pPrChange>
      </w:pPr>
      <w:bookmarkStart w:id="978" w:name="_DV_M813"/>
      <w:bookmarkEnd w:id="978"/>
    </w:p>
    <w:p w14:paraId="69966BC2" w14:textId="77777777" w:rsidR="00D03E3F" w:rsidRPr="000A6370" w:rsidRDefault="00D03E3F">
      <w:pPr>
        <w:pStyle w:val="ListParagraph"/>
        <w:numPr>
          <w:ilvl w:val="0"/>
          <w:numId w:val="11"/>
        </w:numPr>
        <w:ind w:left="1134" w:hanging="1134"/>
        <w:jc w:val="both"/>
        <w:rPr>
          <w:rFonts w:ascii="Avenir Next Condensed Regular" w:hAnsi="Avenir Next Condensed Regular"/>
          <w:b/>
          <w:sz w:val="22"/>
          <w:szCs w:val="22"/>
          <w:lang w:val="en-US"/>
        </w:rPr>
        <w:pPrChange w:id="979" w:author="Tania Johny" w:date="2015-07-29T16:33:00Z">
          <w:pPr>
            <w:pStyle w:val="ListParagraph"/>
            <w:numPr>
              <w:numId w:val="11"/>
            </w:numPr>
            <w:ind w:left="360" w:hanging="360"/>
            <w:jc w:val="both"/>
          </w:pPr>
        </w:pPrChange>
      </w:pPr>
      <w:r w:rsidRPr="000A6370">
        <w:rPr>
          <w:rFonts w:ascii="Avenir Next Condensed Regular" w:hAnsi="Avenir Next Condensed Regular"/>
          <w:b/>
          <w:sz w:val="22"/>
          <w:szCs w:val="22"/>
          <w:lang w:val="en-US"/>
        </w:rPr>
        <w:t>Conduct of the Business</w:t>
      </w:r>
    </w:p>
    <w:p w14:paraId="00C3DE5D" w14:textId="77777777" w:rsidR="00D03E3F" w:rsidRDefault="00D03E3F">
      <w:pPr>
        <w:ind w:left="1134" w:hanging="1134"/>
        <w:jc w:val="both"/>
        <w:rPr>
          <w:rFonts w:ascii="Avenir Next Condensed Regular" w:hAnsi="Avenir Next Condensed Regular"/>
          <w:sz w:val="22"/>
          <w:szCs w:val="22"/>
          <w:lang w:val="en-US"/>
        </w:rPr>
        <w:pPrChange w:id="980" w:author="Tania Johny" w:date="2015-07-29T16:33:00Z">
          <w:pPr>
            <w:jc w:val="both"/>
          </w:pPr>
        </w:pPrChange>
      </w:pPr>
      <w:bookmarkStart w:id="981" w:name="_DV_M814"/>
      <w:bookmarkEnd w:id="981"/>
    </w:p>
    <w:p w14:paraId="4AB0F0A1"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82"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Any material change in the nature or scope of the Business or the commencement of any new business not being ancillary or incidental to the Business.</w:t>
      </w:r>
    </w:p>
    <w:p w14:paraId="753655C5" w14:textId="77777777" w:rsidR="00D03E3F" w:rsidRDefault="00D03E3F">
      <w:pPr>
        <w:ind w:left="1134" w:hanging="1134"/>
        <w:jc w:val="both"/>
        <w:rPr>
          <w:rFonts w:ascii="Avenir Next Condensed Regular" w:hAnsi="Avenir Next Condensed Regular"/>
          <w:sz w:val="22"/>
          <w:szCs w:val="22"/>
          <w:lang w:val="en-US"/>
        </w:rPr>
        <w:pPrChange w:id="983" w:author="Tania Johny" w:date="2015-07-29T16:33:00Z">
          <w:pPr>
            <w:jc w:val="both"/>
          </w:pPr>
        </w:pPrChange>
      </w:pPr>
      <w:bookmarkStart w:id="984" w:name="_DV_M815"/>
      <w:bookmarkStart w:id="985" w:name="_DV_M816"/>
      <w:bookmarkStart w:id="986" w:name="_DV_M817"/>
      <w:bookmarkEnd w:id="984"/>
      <w:bookmarkEnd w:id="985"/>
      <w:bookmarkEnd w:id="986"/>
    </w:p>
    <w:p w14:paraId="010C33B3" w14:textId="4EB33498"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87"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approval of the terms of all </w:t>
      </w:r>
      <w:r w:rsidR="00F420ED">
        <w:rPr>
          <w:rFonts w:ascii="Avenir Next Condensed Regular" w:hAnsi="Avenir Next Condensed Regular"/>
          <w:sz w:val="22"/>
          <w:szCs w:val="22"/>
          <w:lang w:val="en-US"/>
        </w:rPr>
        <w:t>l</w:t>
      </w:r>
      <w:r w:rsidRPr="000A6370">
        <w:rPr>
          <w:rFonts w:ascii="Avenir Next Condensed Regular" w:hAnsi="Avenir Next Condensed Regular"/>
          <w:sz w:val="22"/>
          <w:szCs w:val="22"/>
          <w:lang w:val="en-US"/>
        </w:rPr>
        <w:t>oans.</w:t>
      </w:r>
    </w:p>
    <w:p w14:paraId="40856B6A" w14:textId="77777777" w:rsidR="00D03E3F" w:rsidRDefault="00D03E3F">
      <w:pPr>
        <w:ind w:left="1134" w:hanging="1134"/>
        <w:jc w:val="both"/>
        <w:rPr>
          <w:rFonts w:ascii="Avenir Next Condensed Regular" w:hAnsi="Avenir Next Condensed Regular"/>
          <w:sz w:val="22"/>
          <w:szCs w:val="22"/>
          <w:lang w:val="en-US"/>
        </w:rPr>
        <w:pPrChange w:id="988" w:author="Tania Johny" w:date="2015-07-29T16:33:00Z">
          <w:pPr>
            <w:jc w:val="both"/>
          </w:pPr>
        </w:pPrChange>
      </w:pPr>
    </w:p>
    <w:p w14:paraId="4C27FA05"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89"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acquisition of any shares or other interest in, or making of any investment in, another company or business, or the incorporation of any subsidiary. </w:t>
      </w:r>
    </w:p>
    <w:p w14:paraId="5976A8D5" w14:textId="77777777" w:rsidR="00D03E3F" w:rsidRDefault="00D03E3F">
      <w:pPr>
        <w:ind w:left="1134" w:hanging="1134"/>
        <w:jc w:val="both"/>
        <w:rPr>
          <w:rFonts w:ascii="Avenir Next Condensed Regular" w:hAnsi="Avenir Next Condensed Regular"/>
          <w:sz w:val="22"/>
          <w:szCs w:val="22"/>
          <w:lang w:val="en-US"/>
        </w:rPr>
        <w:pPrChange w:id="990" w:author="Tania Johny" w:date="2015-07-29T16:33:00Z">
          <w:pPr>
            <w:jc w:val="both"/>
          </w:pPr>
        </w:pPrChange>
      </w:pPr>
      <w:bookmarkStart w:id="991" w:name="_DV_M818"/>
      <w:bookmarkEnd w:id="991"/>
    </w:p>
    <w:p w14:paraId="34AF8129" w14:textId="46F4930E"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92"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lastRenderedPageBreak/>
        <w:t xml:space="preserve">The participation by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in any partnership or joint venture (incorporated or not), or any revenue sharing or profit sharing agreement.</w:t>
      </w:r>
    </w:p>
    <w:p w14:paraId="3837DFBA" w14:textId="77777777" w:rsidR="00D03E3F" w:rsidRDefault="00D03E3F">
      <w:pPr>
        <w:ind w:left="1134" w:hanging="1134"/>
        <w:jc w:val="both"/>
        <w:rPr>
          <w:rFonts w:ascii="Avenir Next Condensed Regular" w:hAnsi="Avenir Next Condensed Regular"/>
          <w:sz w:val="22"/>
          <w:szCs w:val="22"/>
          <w:lang w:val="en-US"/>
        </w:rPr>
        <w:pPrChange w:id="993" w:author="Tania Johny" w:date="2015-07-29T16:33:00Z">
          <w:pPr>
            <w:jc w:val="both"/>
          </w:pPr>
        </w:pPrChange>
      </w:pPr>
      <w:bookmarkStart w:id="994" w:name="_DV_M819"/>
      <w:bookmarkEnd w:id="994"/>
    </w:p>
    <w:p w14:paraId="4BFAE40D" w14:textId="1DCD6B9B" w:rsidR="00D03E3F" w:rsidRDefault="00D03E3F">
      <w:pPr>
        <w:pStyle w:val="ListParagraph"/>
        <w:numPr>
          <w:ilvl w:val="1"/>
          <w:numId w:val="11"/>
        </w:numPr>
        <w:ind w:left="1134" w:hanging="1134"/>
        <w:jc w:val="both"/>
        <w:rPr>
          <w:rFonts w:ascii="Avenir Next Condensed Regular" w:hAnsi="Avenir Next Condensed Regular"/>
          <w:sz w:val="22"/>
          <w:szCs w:val="22"/>
          <w:lang w:val="en-US"/>
        </w:rPr>
        <w:pPrChange w:id="995"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amalgamation or merger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with any other company or legal entity.</w:t>
      </w:r>
    </w:p>
    <w:p w14:paraId="3FB78A8F" w14:textId="77777777" w:rsidR="00ED1A18" w:rsidRPr="00ED1A18" w:rsidRDefault="00ED1A18">
      <w:pPr>
        <w:ind w:left="1134" w:hanging="1134"/>
        <w:jc w:val="both"/>
        <w:rPr>
          <w:rFonts w:ascii="Avenir Next Condensed Regular" w:hAnsi="Avenir Next Condensed Regular"/>
          <w:sz w:val="22"/>
          <w:szCs w:val="22"/>
          <w:lang w:val="en-US"/>
        </w:rPr>
        <w:pPrChange w:id="996" w:author="Tania Johny" w:date="2015-07-29T16:33:00Z">
          <w:pPr>
            <w:jc w:val="both"/>
          </w:pPr>
        </w:pPrChange>
      </w:pPr>
    </w:p>
    <w:p w14:paraId="730B9E9C"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997" w:author="Tania Johny" w:date="2015-07-29T16:33:00Z">
          <w:pPr>
            <w:pStyle w:val="ListParagraph"/>
            <w:numPr>
              <w:ilvl w:val="1"/>
              <w:numId w:val="11"/>
            </w:numPr>
            <w:ind w:left="792" w:hanging="432"/>
            <w:jc w:val="both"/>
          </w:pPr>
        </w:pPrChange>
      </w:pPr>
      <w:bookmarkStart w:id="998" w:name="_DV_M820"/>
      <w:bookmarkEnd w:id="998"/>
      <w:r w:rsidRPr="000A6370">
        <w:rPr>
          <w:rFonts w:ascii="Avenir Next Condensed Regular" w:hAnsi="Avenir Next Condensed Regular"/>
          <w:sz w:val="22"/>
          <w:szCs w:val="22"/>
          <w:lang w:val="en-US"/>
        </w:rPr>
        <w:t>The closing down of any business operation or the disposal or dilution of its interest in any of its subsidiaries for the time being.</w:t>
      </w:r>
    </w:p>
    <w:p w14:paraId="528EAF12" w14:textId="77777777" w:rsidR="00D03E3F" w:rsidRDefault="00D03E3F">
      <w:pPr>
        <w:ind w:left="1134" w:hanging="1134"/>
        <w:jc w:val="both"/>
        <w:rPr>
          <w:rFonts w:ascii="Avenir Next Condensed Regular" w:hAnsi="Avenir Next Condensed Regular"/>
          <w:sz w:val="22"/>
          <w:szCs w:val="22"/>
          <w:lang w:val="en-US"/>
        </w:rPr>
        <w:pPrChange w:id="999" w:author="Tania Johny" w:date="2015-07-29T16:33:00Z">
          <w:pPr>
            <w:jc w:val="both"/>
          </w:pPr>
        </w:pPrChange>
      </w:pPr>
      <w:bookmarkStart w:id="1000" w:name="_DV_M821"/>
      <w:bookmarkEnd w:id="1000"/>
    </w:p>
    <w:p w14:paraId="1FD0C959" w14:textId="4BF589B4"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01"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Save as otherwise set out in this Agreement, entering into, terminating or varying any contract or arrangement:</w:t>
      </w:r>
    </w:p>
    <w:p w14:paraId="46DF30D6" w14:textId="77777777" w:rsidR="00D03E3F" w:rsidRDefault="00D03E3F">
      <w:pPr>
        <w:tabs>
          <w:tab w:val="num" w:pos="1134"/>
        </w:tabs>
        <w:ind w:left="1134" w:hanging="1134"/>
        <w:jc w:val="both"/>
        <w:rPr>
          <w:rFonts w:ascii="Avenir Next Condensed Regular" w:hAnsi="Avenir Next Condensed Regular"/>
          <w:sz w:val="22"/>
          <w:szCs w:val="22"/>
        </w:rPr>
        <w:pPrChange w:id="1002" w:author="Tania Johny" w:date="2015-07-29T16:33:00Z">
          <w:pPr>
            <w:tabs>
              <w:tab w:val="num" w:pos="1134"/>
            </w:tabs>
            <w:jc w:val="both"/>
          </w:pPr>
        </w:pPrChange>
      </w:pPr>
      <w:bookmarkStart w:id="1003" w:name="_DV_M822"/>
      <w:bookmarkEnd w:id="1003"/>
    </w:p>
    <w:p w14:paraId="27C92CC8" w14:textId="77777777" w:rsidR="00D03E3F" w:rsidRPr="000A6370" w:rsidRDefault="00D03E3F">
      <w:pPr>
        <w:pStyle w:val="ListParagraph"/>
        <w:numPr>
          <w:ilvl w:val="2"/>
          <w:numId w:val="11"/>
        </w:numPr>
        <w:tabs>
          <w:tab w:val="num" w:pos="1134"/>
        </w:tabs>
        <w:ind w:left="1134" w:hanging="1134"/>
        <w:jc w:val="both"/>
        <w:rPr>
          <w:rFonts w:ascii="Avenir Next Condensed Regular" w:hAnsi="Avenir Next Condensed Regular"/>
          <w:sz w:val="22"/>
          <w:szCs w:val="22"/>
        </w:rPr>
        <w:pPrChange w:id="1004" w:author="Tania Johny" w:date="2015-07-29T16:33:00Z">
          <w:pPr>
            <w:pStyle w:val="ListParagraph"/>
            <w:numPr>
              <w:ilvl w:val="2"/>
              <w:numId w:val="11"/>
            </w:numPr>
            <w:tabs>
              <w:tab w:val="num" w:pos="1134"/>
            </w:tabs>
            <w:ind w:left="1224" w:hanging="504"/>
            <w:jc w:val="both"/>
          </w:pPr>
        </w:pPrChange>
      </w:pPr>
      <w:r w:rsidRPr="000A6370">
        <w:rPr>
          <w:rFonts w:ascii="Avenir Next Condensed Regular" w:hAnsi="Avenir Next Condensed Regular"/>
          <w:sz w:val="22"/>
          <w:szCs w:val="22"/>
        </w:rPr>
        <w:t>outside the normal course of business; or</w:t>
      </w:r>
    </w:p>
    <w:p w14:paraId="7B615FC6" w14:textId="77777777" w:rsidR="00D03E3F" w:rsidRDefault="00D03E3F">
      <w:pPr>
        <w:tabs>
          <w:tab w:val="num" w:pos="1134"/>
        </w:tabs>
        <w:ind w:left="1134" w:hanging="1134"/>
        <w:jc w:val="both"/>
        <w:rPr>
          <w:rFonts w:ascii="Avenir Next Condensed Regular" w:hAnsi="Avenir Next Condensed Regular"/>
          <w:sz w:val="22"/>
          <w:szCs w:val="22"/>
        </w:rPr>
        <w:pPrChange w:id="1005" w:author="Tania Johny" w:date="2015-07-29T16:33:00Z">
          <w:pPr>
            <w:tabs>
              <w:tab w:val="num" w:pos="1134"/>
            </w:tabs>
            <w:jc w:val="both"/>
          </w:pPr>
        </w:pPrChange>
      </w:pPr>
      <w:bookmarkStart w:id="1006" w:name="_DV_M823"/>
      <w:bookmarkEnd w:id="1006"/>
    </w:p>
    <w:p w14:paraId="6BC7B923" w14:textId="3040A619" w:rsidR="00D03E3F" w:rsidRPr="000A6370" w:rsidRDefault="00D03E3F">
      <w:pPr>
        <w:pStyle w:val="ListParagraph"/>
        <w:numPr>
          <w:ilvl w:val="2"/>
          <w:numId w:val="11"/>
        </w:numPr>
        <w:tabs>
          <w:tab w:val="num" w:pos="1134"/>
        </w:tabs>
        <w:ind w:left="1134" w:hanging="1134"/>
        <w:jc w:val="both"/>
        <w:rPr>
          <w:rFonts w:ascii="Avenir Next Condensed Regular" w:hAnsi="Avenir Next Condensed Regular"/>
          <w:sz w:val="22"/>
          <w:szCs w:val="22"/>
        </w:rPr>
        <w:pPrChange w:id="1007" w:author="Tania Johny" w:date="2015-07-29T16:33:00Z">
          <w:pPr>
            <w:pStyle w:val="ListParagraph"/>
            <w:numPr>
              <w:ilvl w:val="2"/>
              <w:numId w:val="11"/>
            </w:numPr>
            <w:tabs>
              <w:tab w:val="num" w:pos="1134"/>
            </w:tabs>
            <w:ind w:left="1224" w:hanging="504"/>
            <w:jc w:val="both"/>
          </w:pPr>
        </w:pPrChange>
      </w:pPr>
      <w:r w:rsidRPr="000A6370">
        <w:rPr>
          <w:rFonts w:ascii="Avenir Next Condensed Regular" w:hAnsi="Avenir Next Condensed Regular"/>
          <w:sz w:val="22"/>
          <w:szCs w:val="22"/>
        </w:rPr>
        <w:t xml:space="preserve">which cannot be terminated by the relevant </w:t>
      </w:r>
      <w:r w:rsidR="00BB4CCD">
        <w:rPr>
          <w:rFonts w:ascii="Avenir Next Condensed Regular" w:hAnsi="Avenir Next Condensed Regular"/>
          <w:sz w:val="22"/>
          <w:szCs w:val="22"/>
        </w:rPr>
        <w:t>Group</w:t>
      </w:r>
      <w:r w:rsidRPr="000A6370">
        <w:rPr>
          <w:rFonts w:ascii="Avenir Next Condensed Regular" w:hAnsi="Avenir Next Condensed Regular"/>
          <w:sz w:val="22"/>
          <w:szCs w:val="22"/>
        </w:rPr>
        <w:t xml:space="preserve"> Company without penalty or compensation on less than 12 months' notice; or</w:t>
      </w:r>
    </w:p>
    <w:p w14:paraId="61A42D8F" w14:textId="77777777" w:rsidR="00D03E3F" w:rsidRDefault="00D03E3F">
      <w:pPr>
        <w:tabs>
          <w:tab w:val="num" w:pos="1134"/>
        </w:tabs>
        <w:ind w:left="1134" w:hanging="1134"/>
        <w:jc w:val="both"/>
        <w:rPr>
          <w:rFonts w:ascii="Avenir Next Condensed Regular" w:hAnsi="Avenir Next Condensed Regular"/>
          <w:sz w:val="22"/>
          <w:szCs w:val="22"/>
        </w:rPr>
        <w:pPrChange w:id="1008" w:author="Tania Johny" w:date="2015-07-29T16:33:00Z">
          <w:pPr>
            <w:tabs>
              <w:tab w:val="num" w:pos="1134"/>
            </w:tabs>
            <w:jc w:val="both"/>
          </w:pPr>
        </w:pPrChange>
      </w:pPr>
      <w:bookmarkStart w:id="1009" w:name="_DV_M824"/>
      <w:bookmarkEnd w:id="1009"/>
    </w:p>
    <w:p w14:paraId="681674AA" w14:textId="0BBCDE22" w:rsidR="00D03E3F" w:rsidRPr="000A6370" w:rsidRDefault="00D03E3F">
      <w:pPr>
        <w:pStyle w:val="ListParagraph"/>
        <w:numPr>
          <w:ilvl w:val="2"/>
          <w:numId w:val="11"/>
        </w:numPr>
        <w:tabs>
          <w:tab w:val="num" w:pos="1134"/>
        </w:tabs>
        <w:ind w:left="1134" w:hanging="1134"/>
        <w:jc w:val="both"/>
        <w:rPr>
          <w:rFonts w:ascii="Avenir Next Condensed Regular" w:hAnsi="Avenir Next Condensed Regular"/>
          <w:sz w:val="22"/>
          <w:szCs w:val="22"/>
        </w:rPr>
        <w:pPrChange w:id="1010" w:author="Tania Johny" w:date="2015-07-29T16:33:00Z">
          <w:pPr>
            <w:pStyle w:val="ListParagraph"/>
            <w:numPr>
              <w:ilvl w:val="2"/>
              <w:numId w:val="11"/>
            </w:numPr>
            <w:tabs>
              <w:tab w:val="num" w:pos="1134"/>
            </w:tabs>
            <w:ind w:left="1224" w:hanging="504"/>
            <w:jc w:val="both"/>
          </w:pPr>
        </w:pPrChange>
      </w:pPr>
      <w:r w:rsidRPr="000A6370">
        <w:rPr>
          <w:rFonts w:ascii="Avenir Next Condensed Regular" w:hAnsi="Avenir Next Condensed Regular"/>
          <w:sz w:val="22"/>
          <w:szCs w:val="22"/>
        </w:rPr>
        <w:t xml:space="preserve">which involves the making of payments, or the assumption of obligations or liabilities, by the relevant </w:t>
      </w:r>
      <w:r w:rsidR="00BB4CCD">
        <w:rPr>
          <w:rFonts w:ascii="Avenir Next Condensed Regular" w:hAnsi="Avenir Next Condensed Regular"/>
          <w:sz w:val="22"/>
          <w:szCs w:val="22"/>
        </w:rPr>
        <w:t>Group</w:t>
      </w:r>
      <w:r w:rsidRPr="000A6370">
        <w:rPr>
          <w:rFonts w:ascii="Avenir Next Condensed Regular" w:hAnsi="Avenir Next Condensed Regular"/>
          <w:sz w:val="22"/>
          <w:szCs w:val="22"/>
        </w:rPr>
        <w:t xml:space="preserve"> Company in excess of </w:t>
      </w:r>
      <w:bookmarkStart w:id="1011" w:name="_DV_M825"/>
      <w:bookmarkEnd w:id="1011"/>
      <w:r w:rsidR="0001245B">
        <w:rPr>
          <w:rFonts w:ascii="Avenir Next Condensed Regular" w:hAnsi="Avenir Next Condensed Regular"/>
          <w:sz w:val="22"/>
          <w:szCs w:val="22"/>
        </w:rPr>
        <w:t xml:space="preserve">Five Hundred Thousand Dollars </w:t>
      </w:r>
      <w:r w:rsidR="00374A9A">
        <w:rPr>
          <w:rFonts w:ascii="Avenir Next Condensed Regular" w:hAnsi="Avenir Next Condensed Regular"/>
          <w:sz w:val="22"/>
          <w:szCs w:val="22"/>
        </w:rPr>
        <w:t>(USD$ 500,000)</w:t>
      </w:r>
      <w:r w:rsidRPr="000A6370">
        <w:rPr>
          <w:rFonts w:ascii="Avenir Next Condensed Regular" w:hAnsi="Avenir Next Condensed Regular"/>
          <w:sz w:val="22"/>
          <w:szCs w:val="22"/>
        </w:rPr>
        <w:t xml:space="preserve"> in aggregate over the term of the contract or arrangement, or </w:t>
      </w:r>
      <w:r w:rsidR="0001245B">
        <w:rPr>
          <w:rFonts w:ascii="Avenir Next Condensed Regular" w:hAnsi="Avenir Next Condensed Regular"/>
          <w:sz w:val="22"/>
          <w:szCs w:val="22"/>
        </w:rPr>
        <w:t>One Million Five Hundred Thousand Dollars</w:t>
      </w:r>
      <w:r w:rsidR="00374A9A">
        <w:rPr>
          <w:rFonts w:ascii="Avenir Next Condensed Regular" w:hAnsi="Avenir Next Condensed Regular"/>
          <w:sz w:val="22"/>
          <w:szCs w:val="22"/>
        </w:rPr>
        <w:t xml:space="preserve"> (USD$ 1,500,000)</w:t>
      </w:r>
      <w:r w:rsidRPr="000A6370">
        <w:rPr>
          <w:rFonts w:ascii="Avenir Next Condensed Regular" w:hAnsi="Avenir Next Condensed Regular"/>
          <w:sz w:val="22"/>
          <w:szCs w:val="22"/>
        </w:rPr>
        <w:t xml:space="preserve"> per annum; or</w:t>
      </w:r>
    </w:p>
    <w:p w14:paraId="72749FE3" w14:textId="77777777" w:rsidR="00D03E3F" w:rsidRDefault="00D03E3F">
      <w:pPr>
        <w:tabs>
          <w:tab w:val="num" w:pos="1134"/>
        </w:tabs>
        <w:ind w:left="1134" w:hanging="1134"/>
        <w:jc w:val="both"/>
        <w:rPr>
          <w:rFonts w:ascii="Avenir Next Condensed Regular" w:hAnsi="Avenir Next Condensed Regular"/>
          <w:sz w:val="22"/>
          <w:szCs w:val="22"/>
        </w:rPr>
        <w:pPrChange w:id="1012" w:author="Tania Johny" w:date="2015-07-29T16:33:00Z">
          <w:pPr>
            <w:tabs>
              <w:tab w:val="num" w:pos="1134"/>
            </w:tabs>
            <w:jc w:val="both"/>
          </w:pPr>
        </w:pPrChange>
      </w:pPr>
      <w:bookmarkStart w:id="1013" w:name="_DV_M827"/>
      <w:bookmarkEnd w:id="1013"/>
    </w:p>
    <w:p w14:paraId="40868ED3" w14:textId="77777777" w:rsidR="00D03E3F" w:rsidRPr="000A6370" w:rsidRDefault="00D03E3F">
      <w:pPr>
        <w:pStyle w:val="ListParagraph"/>
        <w:numPr>
          <w:ilvl w:val="2"/>
          <w:numId w:val="11"/>
        </w:numPr>
        <w:tabs>
          <w:tab w:val="num" w:pos="1134"/>
        </w:tabs>
        <w:ind w:left="1134" w:hanging="1134"/>
        <w:jc w:val="both"/>
        <w:rPr>
          <w:rFonts w:ascii="Avenir Next Condensed Regular" w:hAnsi="Avenir Next Condensed Regular"/>
          <w:sz w:val="22"/>
          <w:szCs w:val="22"/>
        </w:rPr>
        <w:pPrChange w:id="1014" w:author="Tania Johny" w:date="2015-07-29T16:33:00Z">
          <w:pPr>
            <w:pStyle w:val="ListParagraph"/>
            <w:numPr>
              <w:ilvl w:val="2"/>
              <w:numId w:val="11"/>
            </w:numPr>
            <w:tabs>
              <w:tab w:val="num" w:pos="1134"/>
            </w:tabs>
            <w:ind w:left="1224" w:hanging="504"/>
            <w:jc w:val="both"/>
          </w:pPr>
        </w:pPrChange>
      </w:pPr>
      <w:r w:rsidRPr="000A6370">
        <w:rPr>
          <w:rFonts w:ascii="Avenir Next Condensed Regular" w:hAnsi="Avenir Next Condensed Regular"/>
          <w:sz w:val="22"/>
          <w:szCs w:val="22"/>
        </w:rPr>
        <w:t>which is otherwise than on arm's length terms (and whether legally binding or not); or</w:t>
      </w:r>
    </w:p>
    <w:p w14:paraId="7F26B89A" w14:textId="77777777" w:rsidR="00D03E3F" w:rsidRDefault="00D03E3F">
      <w:pPr>
        <w:tabs>
          <w:tab w:val="num" w:pos="1134"/>
        </w:tabs>
        <w:ind w:left="1134" w:hanging="1134"/>
        <w:jc w:val="both"/>
        <w:rPr>
          <w:rFonts w:ascii="Avenir Next Condensed Regular" w:hAnsi="Avenir Next Condensed Regular"/>
          <w:sz w:val="22"/>
          <w:szCs w:val="22"/>
        </w:rPr>
        <w:pPrChange w:id="1015" w:author="Tania Johny" w:date="2015-07-29T16:33:00Z">
          <w:pPr>
            <w:tabs>
              <w:tab w:val="num" w:pos="1134"/>
            </w:tabs>
            <w:jc w:val="both"/>
          </w:pPr>
        </w:pPrChange>
      </w:pPr>
      <w:bookmarkStart w:id="1016" w:name="_DV_M828"/>
      <w:bookmarkEnd w:id="1016"/>
    </w:p>
    <w:p w14:paraId="0522122B" w14:textId="77777777" w:rsidR="00D03E3F" w:rsidRPr="000A6370" w:rsidRDefault="00D03E3F">
      <w:pPr>
        <w:pStyle w:val="ListParagraph"/>
        <w:numPr>
          <w:ilvl w:val="2"/>
          <w:numId w:val="11"/>
        </w:numPr>
        <w:tabs>
          <w:tab w:val="num" w:pos="1134"/>
        </w:tabs>
        <w:ind w:left="1134" w:hanging="1134"/>
        <w:jc w:val="both"/>
        <w:rPr>
          <w:rFonts w:ascii="Avenir Next Condensed Regular" w:hAnsi="Avenir Next Condensed Regular"/>
          <w:sz w:val="22"/>
          <w:szCs w:val="22"/>
        </w:rPr>
        <w:pPrChange w:id="1017" w:author="Tania Johny" w:date="2015-07-29T16:33:00Z">
          <w:pPr>
            <w:pStyle w:val="ListParagraph"/>
            <w:numPr>
              <w:ilvl w:val="2"/>
              <w:numId w:val="11"/>
            </w:numPr>
            <w:tabs>
              <w:tab w:val="num" w:pos="1134"/>
            </w:tabs>
            <w:ind w:left="1224" w:hanging="504"/>
            <w:jc w:val="both"/>
          </w:pPr>
        </w:pPrChange>
      </w:pPr>
      <w:proofErr w:type="gramStart"/>
      <w:r w:rsidRPr="000A6370">
        <w:rPr>
          <w:rFonts w:ascii="Avenir Next Condensed Regular" w:hAnsi="Avenir Next Condensed Regular"/>
          <w:sz w:val="22"/>
          <w:szCs w:val="22"/>
        </w:rPr>
        <w:t>with</w:t>
      </w:r>
      <w:proofErr w:type="gramEnd"/>
      <w:r w:rsidRPr="000A6370">
        <w:rPr>
          <w:rFonts w:ascii="Avenir Next Condensed Regular" w:hAnsi="Avenir Next Condensed Regular"/>
          <w:sz w:val="22"/>
          <w:szCs w:val="22"/>
        </w:rPr>
        <w:t xml:space="preserve"> any Director or Shareholder or any person who is connected to any Director or Shareholder.</w:t>
      </w:r>
    </w:p>
    <w:p w14:paraId="0B84F6F1" w14:textId="77777777" w:rsidR="00D03E3F" w:rsidRDefault="00D03E3F">
      <w:pPr>
        <w:ind w:left="1134" w:hanging="1134"/>
        <w:jc w:val="both"/>
        <w:rPr>
          <w:rFonts w:ascii="Avenir Next Condensed Regular" w:hAnsi="Avenir Next Condensed Regular"/>
          <w:sz w:val="22"/>
          <w:szCs w:val="22"/>
          <w:lang w:val="en-US"/>
        </w:rPr>
        <w:pPrChange w:id="1018" w:author="Tania Johny" w:date="2015-07-29T16:33:00Z">
          <w:pPr>
            <w:jc w:val="both"/>
          </w:pPr>
        </w:pPrChange>
      </w:pPr>
      <w:bookmarkStart w:id="1019" w:name="_DV_M829"/>
      <w:bookmarkStart w:id="1020" w:name="_DV_M830"/>
      <w:bookmarkStart w:id="1021" w:name="_DV_M831"/>
      <w:bookmarkEnd w:id="1019"/>
      <w:bookmarkEnd w:id="1020"/>
      <w:bookmarkEnd w:id="1021"/>
    </w:p>
    <w:p w14:paraId="071FA31D" w14:textId="29A5F7CC"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22"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incurring of any capital expenditure or commitment in excess of </w:t>
      </w:r>
      <w:r w:rsidR="0001245B">
        <w:rPr>
          <w:rFonts w:ascii="Avenir Next Condensed Regular" w:hAnsi="Avenir Next Condensed Regular"/>
          <w:sz w:val="22"/>
          <w:szCs w:val="22"/>
          <w:lang w:val="en-US"/>
        </w:rPr>
        <w:t xml:space="preserve">One </w:t>
      </w:r>
      <w:r w:rsidR="0001245B">
        <w:rPr>
          <w:rFonts w:ascii="Avenir Next Condensed Regular" w:hAnsi="Avenir Next Condensed Regular"/>
          <w:sz w:val="22"/>
          <w:szCs w:val="22"/>
        </w:rPr>
        <w:t>Hundred Thousand Dollars</w:t>
      </w:r>
      <w:r w:rsidR="00374A9A">
        <w:rPr>
          <w:rFonts w:ascii="Avenir Next Condensed Regular" w:hAnsi="Avenir Next Condensed Regular"/>
          <w:sz w:val="22"/>
          <w:szCs w:val="22"/>
        </w:rPr>
        <w:t xml:space="preserve"> (USD$ 100,000)</w:t>
      </w:r>
      <w:r w:rsidRPr="000A6370">
        <w:rPr>
          <w:rFonts w:ascii="Avenir Next Condensed Regular" w:hAnsi="Avenir Next Condensed Regular"/>
          <w:sz w:val="22"/>
          <w:szCs w:val="22"/>
          <w:lang w:val="en-US"/>
        </w:rPr>
        <w:t xml:space="preserve"> in respect any one transaction (or series of related transactions) or in excess of </w:t>
      </w:r>
      <w:r w:rsidR="0001245B">
        <w:rPr>
          <w:rFonts w:ascii="Avenir Next Condensed Regular" w:hAnsi="Avenir Next Condensed Regular"/>
          <w:sz w:val="22"/>
          <w:szCs w:val="22"/>
        </w:rPr>
        <w:t xml:space="preserve">One Million Dollars </w:t>
      </w:r>
      <w:r w:rsidR="00374A9A">
        <w:rPr>
          <w:rFonts w:ascii="Avenir Next Condensed Regular" w:hAnsi="Avenir Next Condensed Regular"/>
          <w:sz w:val="22"/>
          <w:szCs w:val="22"/>
        </w:rPr>
        <w:t xml:space="preserve">(USD$ 1,000,000) </w:t>
      </w:r>
      <w:r w:rsidRPr="000A6370">
        <w:rPr>
          <w:rFonts w:ascii="Avenir Next Condensed Regular" w:hAnsi="Avenir Next Condensed Regular"/>
          <w:sz w:val="22"/>
          <w:szCs w:val="22"/>
          <w:lang w:val="en-US"/>
        </w:rPr>
        <w:t>in aggregate, in each case in any one financial year of the Company, unless such expenditure or commitment is specifically provided for and identified in this Agreement, or the Business Plan</w:t>
      </w:r>
      <w:r w:rsidR="00374A9A">
        <w:rPr>
          <w:rFonts w:ascii="Avenir Next Condensed Regular" w:hAnsi="Avenir Next Condensed Regular"/>
          <w:sz w:val="22"/>
          <w:szCs w:val="22"/>
          <w:lang w:val="en-US"/>
        </w:rPr>
        <w:t xml:space="preserve"> as approved by the Board</w:t>
      </w:r>
      <w:r w:rsidRPr="000A6370">
        <w:rPr>
          <w:rFonts w:ascii="Avenir Next Condensed Regular" w:hAnsi="Avenir Next Condensed Regular"/>
          <w:sz w:val="22"/>
          <w:szCs w:val="22"/>
          <w:lang w:val="en-US"/>
        </w:rPr>
        <w:t>.</w:t>
      </w:r>
    </w:p>
    <w:p w14:paraId="07022CEF" w14:textId="77777777" w:rsidR="00D03E3F" w:rsidRDefault="00D03E3F">
      <w:pPr>
        <w:ind w:left="1134" w:hanging="1134"/>
        <w:jc w:val="both"/>
        <w:rPr>
          <w:rFonts w:ascii="Avenir Next Condensed Regular" w:hAnsi="Avenir Next Condensed Regular"/>
          <w:sz w:val="22"/>
          <w:szCs w:val="22"/>
          <w:lang w:val="en-US"/>
        </w:rPr>
        <w:pPrChange w:id="1023" w:author="Tania Johny" w:date="2015-07-29T16:33:00Z">
          <w:pPr>
            <w:jc w:val="both"/>
          </w:pPr>
        </w:pPrChange>
      </w:pPr>
      <w:bookmarkStart w:id="1024" w:name="_DV_M834"/>
      <w:bookmarkEnd w:id="1024"/>
    </w:p>
    <w:p w14:paraId="63C13872" w14:textId="6EBCB2DF"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25"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acquisition by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the granting to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of any option or right of pre-emption in respect of, any asset (or series of linked assets) to the extent that the consideration therefor exceeds, or would if the acquisition were at market value exceed, </w:t>
      </w:r>
      <w:r w:rsidR="0001245B">
        <w:rPr>
          <w:rFonts w:ascii="Avenir Next Condensed Regular" w:hAnsi="Avenir Next Condensed Regular"/>
          <w:sz w:val="22"/>
          <w:szCs w:val="22"/>
        </w:rPr>
        <w:t>Five Hundred Thousand Dollars</w:t>
      </w:r>
      <w:r w:rsidR="00374A9A">
        <w:rPr>
          <w:rFonts w:ascii="Avenir Next Condensed Regular" w:hAnsi="Avenir Next Condensed Regular"/>
          <w:sz w:val="22"/>
          <w:szCs w:val="22"/>
        </w:rPr>
        <w:t xml:space="preserve"> (USD$ 500,000).</w:t>
      </w:r>
    </w:p>
    <w:p w14:paraId="798274D5" w14:textId="77777777" w:rsidR="00D03E3F" w:rsidRDefault="00D03E3F">
      <w:pPr>
        <w:ind w:left="1134" w:hanging="1134"/>
        <w:jc w:val="both"/>
        <w:rPr>
          <w:rFonts w:ascii="Avenir Next Condensed Regular" w:hAnsi="Avenir Next Condensed Regular"/>
          <w:sz w:val="22"/>
          <w:szCs w:val="22"/>
          <w:lang w:val="en-US"/>
        </w:rPr>
        <w:pPrChange w:id="1026" w:author="Tania Johny" w:date="2015-07-29T16:33:00Z">
          <w:pPr>
            <w:jc w:val="both"/>
          </w:pPr>
        </w:pPrChange>
      </w:pPr>
      <w:bookmarkStart w:id="1027" w:name="_DV_M836"/>
      <w:bookmarkEnd w:id="1027"/>
    </w:p>
    <w:p w14:paraId="069F4E00" w14:textId="4F29FB9A"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28"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disposal of, or the grant of any option or right of pre-emption in respect of, any asset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series of linked assets) to the extent that the consideration therefor exceeds, or would if the disposal were at market value exceed, </w:t>
      </w:r>
      <w:r w:rsidR="0001245B">
        <w:rPr>
          <w:rFonts w:ascii="Avenir Next Condensed Regular" w:hAnsi="Avenir Next Condensed Regular"/>
          <w:sz w:val="22"/>
          <w:szCs w:val="22"/>
        </w:rPr>
        <w:t xml:space="preserve">Five Hundred Thousand Dollars </w:t>
      </w:r>
      <w:r w:rsidR="00374A9A">
        <w:rPr>
          <w:rFonts w:ascii="Avenir Next Condensed Regular" w:hAnsi="Avenir Next Condensed Regular"/>
          <w:sz w:val="22"/>
          <w:szCs w:val="22"/>
        </w:rPr>
        <w:t>(USD$ 500,000).</w:t>
      </w:r>
    </w:p>
    <w:p w14:paraId="1CC90F6F" w14:textId="77777777" w:rsidR="00D03E3F" w:rsidRDefault="00D03E3F">
      <w:pPr>
        <w:ind w:left="1134" w:hanging="1134"/>
        <w:jc w:val="both"/>
        <w:rPr>
          <w:rFonts w:ascii="Avenir Next Condensed Regular" w:hAnsi="Avenir Next Condensed Regular"/>
          <w:sz w:val="22"/>
          <w:szCs w:val="22"/>
          <w:lang w:val="en-US"/>
        </w:rPr>
        <w:pPrChange w:id="1029" w:author="Tania Johny" w:date="2015-07-29T16:33:00Z">
          <w:pPr>
            <w:jc w:val="both"/>
          </w:pPr>
        </w:pPrChange>
      </w:pPr>
      <w:bookmarkStart w:id="1030" w:name="_DV_M838"/>
      <w:bookmarkEnd w:id="1030"/>
    </w:p>
    <w:p w14:paraId="28800EA6" w14:textId="4299870F"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31"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sale, lease, license, transfer, purchase, mortgaging or charging of any freehold or leasehold property or of any interest in any of the same by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6861D922" w14:textId="77777777" w:rsidR="00D03E3F" w:rsidRDefault="00D03E3F">
      <w:pPr>
        <w:ind w:left="1134" w:hanging="1134"/>
        <w:jc w:val="both"/>
        <w:rPr>
          <w:rFonts w:ascii="Avenir Next Condensed Regular" w:hAnsi="Avenir Next Condensed Regular"/>
          <w:sz w:val="22"/>
          <w:szCs w:val="22"/>
          <w:lang w:val="en-US"/>
        </w:rPr>
        <w:pPrChange w:id="1032" w:author="Tania Johny" w:date="2015-07-29T16:33:00Z">
          <w:pPr>
            <w:jc w:val="both"/>
          </w:pPr>
        </w:pPrChange>
      </w:pPr>
      <w:bookmarkStart w:id="1033" w:name="_DV_M839"/>
      <w:bookmarkStart w:id="1034" w:name="_DV_M840"/>
      <w:bookmarkStart w:id="1035" w:name="_DV_M841"/>
      <w:bookmarkEnd w:id="1033"/>
      <w:bookmarkEnd w:id="1034"/>
      <w:bookmarkEnd w:id="1035"/>
    </w:p>
    <w:p w14:paraId="53BEB611" w14:textId="07F90E26"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36"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lastRenderedPageBreak/>
        <w:t>The commencement, settlement or compromise of any legal or arbitration proceedings (other than routine debt collection)</w:t>
      </w:r>
      <w:r w:rsidRPr="000A6370">
        <w:rPr>
          <w:rFonts w:ascii="Avenir Next Condensed Regular" w:hAnsi="Avenir Next Condensed Regular"/>
          <w:sz w:val="22"/>
          <w:szCs w:val="22"/>
        </w:rPr>
        <w:t xml:space="preserve"> </w:t>
      </w:r>
      <w:r w:rsidRPr="000A6370">
        <w:rPr>
          <w:rFonts w:ascii="Avenir Next Condensed Regular" w:hAnsi="Avenir Next Condensed Regular"/>
          <w:sz w:val="22"/>
          <w:szCs w:val="22"/>
          <w:lang w:val="en-US"/>
        </w:rPr>
        <w:t xml:space="preserve">involving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0CD3D5F4" w14:textId="77777777" w:rsidR="00D03E3F" w:rsidRDefault="00D03E3F">
      <w:pPr>
        <w:ind w:left="1134" w:hanging="1134"/>
        <w:jc w:val="both"/>
        <w:rPr>
          <w:rFonts w:ascii="Avenir Next Condensed Regular" w:hAnsi="Avenir Next Condensed Regular"/>
          <w:sz w:val="22"/>
          <w:szCs w:val="22"/>
          <w:lang w:val="en-US"/>
        </w:rPr>
        <w:pPrChange w:id="1037" w:author="Tania Johny" w:date="2015-07-29T16:33:00Z">
          <w:pPr>
            <w:jc w:val="both"/>
          </w:pPr>
        </w:pPrChange>
      </w:pPr>
      <w:bookmarkStart w:id="1038" w:name="_DV_M842"/>
      <w:bookmarkEnd w:id="1038"/>
    </w:p>
    <w:p w14:paraId="565B9A1E"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39"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Any dealings with governmental, tax authorities or other regulatory bodies, in each case other than in the ordinary course of the Business.</w:t>
      </w:r>
    </w:p>
    <w:p w14:paraId="35C3BAFF" w14:textId="77777777" w:rsidR="00D03E3F" w:rsidRDefault="00D03E3F">
      <w:pPr>
        <w:ind w:left="1134" w:hanging="1134"/>
        <w:jc w:val="both"/>
        <w:rPr>
          <w:rFonts w:ascii="Avenir Next Condensed Regular" w:hAnsi="Avenir Next Condensed Regular"/>
          <w:b/>
          <w:sz w:val="22"/>
          <w:szCs w:val="22"/>
          <w:lang w:val="en-US"/>
        </w:rPr>
        <w:pPrChange w:id="1040" w:author="Tania Johny" w:date="2015-07-29T16:33:00Z">
          <w:pPr>
            <w:jc w:val="both"/>
          </w:pPr>
        </w:pPrChange>
      </w:pPr>
    </w:p>
    <w:p w14:paraId="133458FA" w14:textId="77777777" w:rsidR="00D03E3F" w:rsidRPr="000A6370" w:rsidRDefault="00D03E3F">
      <w:pPr>
        <w:pStyle w:val="ListParagraph"/>
        <w:numPr>
          <w:ilvl w:val="0"/>
          <w:numId w:val="11"/>
        </w:numPr>
        <w:ind w:left="1134" w:hanging="1134"/>
        <w:jc w:val="both"/>
        <w:rPr>
          <w:rFonts w:ascii="Avenir Next Condensed Regular" w:hAnsi="Avenir Next Condensed Regular"/>
          <w:b/>
          <w:sz w:val="22"/>
          <w:szCs w:val="22"/>
          <w:lang w:val="en-US"/>
        </w:rPr>
        <w:pPrChange w:id="1041" w:author="Tania Johny" w:date="2015-07-29T16:33:00Z">
          <w:pPr>
            <w:pStyle w:val="ListParagraph"/>
            <w:numPr>
              <w:numId w:val="11"/>
            </w:numPr>
            <w:ind w:left="360" w:hanging="360"/>
            <w:jc w:val="both"/>
          </w:pPr>
        </w:pPrChange>
      </w:pPr>
      <w:r w:rsidRPr="000A6370">
        <w:rPr>
          <w:rFonts w:ascii="Avenir Next Condensed Regular" w:hAnsi="Avenir Next Condensed Regular"/>
          <w:b/>
          <w:sz w:val="22"/>
          <w:szCs w:val="22"/>
          <w:lang w:val="en-US"/>
        </w:rPr>
        <w:t>Financial matters</w:t>
      </w:r>
    </w:p>
    <w:p w14:paraId="2464456F" w14:textId="77777777" w:rsidR="00D03E3F" w:rsidRDefault="00D03E3F">
      <w:pPr>
        <w:ind w:left="1134" w:hanging="1134"/>
        <w:jc w:val="both"/>
        <w:rPr>
          <w:rFonts w:ascii="Avenir Next Condensed Regular" w:hAnsi="Avenir Next Condensed Regular"/>
          <w:sz w:val="22"/>
          <w:szCs w:val="22"/>
          <w:lang w:val="en-US"/>
        </w:rPr>
        <w:pPrChange w:id="1042" w:author="Tania Johny" w:date="2015-07-29T16:33:00Z">
          <w:pPr>
            <w:jc w:val="both"/>
          </w:pPr>
        </w:pPrChange>
      </w:pPr>
      <w:bookmarkStart w:id="1043" w:name="_DV_M843"/>
      <w:bookmarkStart w:id="1044" w:name="_DV_M844"/>
      <w:bookmarkStart w:id="1045" w:name="_DV_M846"/>
      <w:bookmarkEnd w:id="1043"/>
      <w:bookmarkEnd w:id="1044"/>
      <w:bookmarkEnd w:id="1045"/>
    </w:p>
    <w:p w14:paraId="32BCAD2E" w14:textId="3D562578"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46"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Any change of the accounting reference date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or a change to its accounting principles or policies, other than as expressly required by law.</w:t>
      </w:r>
    </w:p>
    <w:p w14:paraId="0B4C7AEE" w14:textId="77777777" w:rsidR="00D03E3F" w:rsidRDefault="00D03E3F">
      <w:pPr>
        <w:ind w:left="1134" w:hanging="1134"/>
        <w:jc w:val="both"/>
        <w:rPr>
          <w:rFonts w:ascii="Avenir Next Condensed Regular" w:hAnsi="Avenir Next Condensed Regular"/>
          <w:sz w:val="22"/>
          <w:szCs w:val="22"/>
          <w:lang w:val="en-US"/>
        </w:rPr>
        <w:pPrChange w:id="1047" w:author="Tania Johny" w:date="2015-07-29T16:33:00Z">
          <w:pPr>
            <w:jc w:val="both"/>
          </w:pPr>
        </w:pPrChange>
      </w:pPr>
    </w:p>
    <w:p w14:paraId="58CDF85A" w14:textId="668F5A3C"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48"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Any change of auditors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70BD89E1" w14:textId="77777777" w:rsidR="00D03E3F" w:rsidRDefault="00D03E3F">
      <w:pPr>
        <w:ind w:left="1134" w:hanging="1134"/>
        <w:jc w:val="both"/>
        <w:rPr>
          <w:rFonts w:ascii="Avenir Next Condensed Regular" w:hAnsi="Avenir Next Condensed Regular"/>
          <w:sz w:val="22"/>
          <w:szCs w:val="22"/>
          <w:lang w:val="en-US"/>
        </w:rPr>
        <w:pPrChange w:id="1049" w:author="Tania Johny" w:date="2015-07-29T16:33:00Z">
          <w:pPr>
            <w:jc w:val="both"/>
          </w:pPr>
        </w:pPrChange>
      </w:pPr>
    </w:p>
    <w:p w14:paraId="7900DFD0" w14:textId="42B698D4"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50"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Sav</w:t>
      </w:r>
      <w:r w:rsidR="00374A9A">
        <w:rPr>
          <w:rFonts w:ascii="Avenir Next Condensed Regular" w:hAnsi="Avenir Next Condensed Regular"/>
          <w:sz w:val="22"/>
          <w:szCs w:val="22"/>
          <w:lang w:val="en-US"/>
        </w:rPr>
        <w:t xml:space="preserve">e as set out in this Agreement, </w:t>
      </w:r>
      <w:r w:rsidRPr="000A6370">
        <w:rPr>
          <w:rFonts w:ascii="Avenir Next Condensed Regular" w:hAnsi="Avenir Next Condensed Regular"/>
          <w:sz w:val="22"/>
          <w:szCs w:val="22"/>
          <w:lang w:val="en-US"/>
        </w:rPr>
        <w:t>the declaration or payment of any dividend or the declaration or making of any other distribution.</w:t>
      </w:r>
    </w:p>
    <w:p w14:paraId="04935D05" w14:textId="77777777" w:rsidR="00D03E3F" w:rsidRDefault="00D03E3F">
      <w:pPr>
        <w:ind w:left="1134" w:hanging="1134"/>
        <w:jc w:val="both"/>
        <w:rPr>
          <w:rFonts w:ascii="Avenir Next Condensed Regular" w:hAnsi="Avenir Next Condensed Regular"/>
          <w:sz w:val="22"/>
          <w:szCs w:val="22"/>
          <w:lang w:val="en-US"/>
        </w:rPr>
        <w:pPrChange w:id="1051" w:author="Tania Johny" w:date="2015-07-29T16:33:00Z">
          <w:pPr>
            <w:jc w:val="both"/>
          </w:pPr>
        </w:pPrChange>
      </w:pPr>
      <w:bookmarkStart w:id="1052" w:name="_DV_M847"/>
      <w:bookmarkStart w:id="1053" w:name="_Ref261862028"/>
      <w:bookmarkEnd w:id="1052"/>
    </w:p>
    <w:p w14:paraId="3197361C" w14:textId="24E54F09"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54"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Sav</w:t>
      </w:r>
      <w:r w:rsidR="001031DE">
        <w:rPr>
          <w:rFonts w:ascii="Avenir Next Condensed Regular" w:hAnsi="Avenir Next Condensed Regular"/>
          <w:sz w:val="22"/>
          <w:szCs w:val="22"/>
          <w:lang w:val="en-US"/>
        </w:rPr>
        <w:t>e as set out in this Agreement</w:t>
      </w:r>
      <w:r w:rsidRPr="000A6370">
        <w:rPr>
          <w:rFonts w:ascii="Avenir Next Condensed Regular" w:hAnsi="Avenir Next Condensed Regular"/>
          <w:sz w:val="22"/>
          <w:szCs w:val="22"/>
          <w:lang w:val="en-US"/>
        </w:rPr>
        <w:t xml:space="preserve">, any determination as to retention of cash by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bookmarkEnd w:id="1053"/>
    </w:p>
    <w:p w14:paraId="3485F35F" w14:textId="77777777" w:rsidR="00D03E3F" w:rsidRDefault="00D03E3F">
      <w:pPr>
        <w:ind w:left="1134" w:hanging="1134"/>
        <w:jc w:val="both"/>
        <w:rPr>
          <w:rFonts w:ascii="Avenir Next Condensed Regular" w:hAnsi="Avenir Next Condensed Regular"/>
          <w:sz w:val="22"/>
          <w:szCs w:val="22"/>
          <w:lang w:val="en-US"/>
        </w:rPr>
        <w:pPrChange w:id="1055" w:author="Tania Johny" w:date="2015-07-29T16:33:00Z">
          <w:pPr>
            <w:jc w:val="both"/>
          </w:pPr>
        </w:pPrChange>
      </w:pPr>
      <w:bookmarkStart w:id="1056" w:name="_DV_M848"/>
      <w:bookmarkEnd w:id="1056"/>
    </w:p>
    <w:p w14:paraId="11039A47" w14:textId="0C15C66B"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57"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Save as set out in this Agreement, the borrowing of any money from any person or any change in the banking or other borrowing arrangements or facilities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(including early repayment or a change in bank mandates).</w:t>
      </w:r>
    </w:p>
    <w:p w14:paraId="11D6557D" w14:textId="77777777" w:rsidR="00D03E3F" w:rsidRDefault="00D03E3F">
      <w:pPr>
        <w:ind w:left="1134" w:hanging="1134"/>
        <w:jc w:val="both"/>
        <w:rPr>
          <w:rFonts w:ascii="Avenir Next Condensed Regular" w:hAnsi="Avenir Next Condensed Regular"/>
          <w:sz w:val="22"/>
          <w:szCs w:val="22"/>
          <w:lang w:val="en-US"/>
        </w:rPr>
        <w:pPrChange w:id="1058" w:author="Tania Johny" w:date="2015-07-29T16:33:00Z">
          <w:pPr>
            <w:jc w:val="both"/>
          </w:pPr>
        </w:pPrChange>
      </w:pPr>
      <w:bookmarkStart w:id="1059" w:name="_DV_M849"/>
      <w:bookmarkEnd w:id="1059"/>
    </w:p>
    <w:p w14:paraId="524261EB" w14:textId="3A69A88D"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60"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Save as set out in this Agreement, the factoring or assignment of any of the book debts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2AE6F659" w14:textId="77777777" w:rsidR="00643A6D" w:rsidRDefault="00643A6D">
      <w:pPr>
        <w:ind w:left="1134" w:hanging="1134"/>
        <w:jc w:val="both"/>
        <w:rPr>
          <w:rFonts w:ascii="Avenir Next Condensed Regular" w:hAnsi="Avenir Next Condensed Regular"/>
          <w:sz w:val="22"/>
          <w:szCs w:val="22"/>
          <w:lang w:val="en-US"/>
        </w:rPr>
        <w:pPrChange w:id="1061" w:author="Tania Johny" w:date="2015-07-29T16:33:00Z">
          <w:pPr>
            <w:jc w:val="both"/>
          </w:pPr>
        </w:pPrChange>
      </w:pPr>
      <w:bookmarkStart w:id="1062" w:name="_DV_M850"/>
      <w:bookmarkEnd w:id="1062"/>
    </w:p>
    <w:p w14:paraId="57B36330" w14:textId="7DE38D65"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63"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giving of any guarantee, indemnity or other security by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79856BDA" w14:textId="77777777" w:rsidR="00643A6D" w:rsidRDefault="00643A6D">
      <w:pPr>
        <w:ind w:left="1134" w:hanging="1134"/>
        <w:jc w:val="both"/>
        <w:rPr>
          <w:rFonts w:ascii="Avenir Next Condensed Regular" w:hAnsi="Avenir Next Condensed Regular"/>
          <w:sz w:val="22"/>
          <w:szCs w:val="22"/>
          <w:lang w:val="en-US"/>
        </w:rPr>
        <w:pPrChange w:id="1064" w:author="Tania Johny" w:date="2015-07-29T16:33:00Z">
          <w:pPr>
            <w:jc w:val="both"/>
          </w:pPr>
        </w:pPrChange>
      </w:pPr>
      <w:bookmarkStart w:id="1065" w:name="_DV_M851"/>
      <w:bookmarkEnd w:id="1065"/>
    </w:p>
    <w:p w14:paraId="17F11B15" w14:textId="2CFC5D82"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66"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creation or redemption of any mortgage, charge, lien (other than a lien arising in the ordinary course of the Business) or other encumbrance on any assets, undertaking or uncalled capital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0E877AE4" w14:textId="77777777" w:rsidR="00643A6D" w:rsidRDefault="00643A6D">
      <w:pPr>
        <w:ind w:left="1134" w:hanging="1134"/>
        <w:jc w:val="both"/>
        <w:rPr>
          <w:rFonts w:ascii="Avenir Next Condensed Regular" w:hAnsi="Avenir Next Condensed Regular"/>
          <w:sz w:val="22"/>
          <w:szCs w:val="22"/>
          <w:lang w:val="en-US"/>
        </w:rPr>
        <w:pPrChange w:id="1067" w:author="Tania Johny" w:date="2015-07-29T16:33:00Z">
          <w:pPr>
            <w:jc w:val="both"/>
          </w:pPr>
        </w:pPrChange>
      </w:pPr>
      <w:bookmarkStart w:id="1068" w:name="_DV_M852"/>
      <w:bookmarkEnd w:id="1068"/>
    </w:p>
    <w:p w14:paraId="17A8A4A9"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69"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The lending of any money (otherwise than by way of deposit with a bank or other institution in the normal business of which includes the acceptance of deposits) or the granting of credit to any person.</w:t>
      </w:r>
      <w:bookmarkStart w:id="1070" w:name="_DV_M853"/>
      <w:bookmarkStart w:id="1071" w:name="_DV_M854"/>
      <w:bookmarkStart w:id="1072" w:name="_DV_M860"/>
      <w:bookmarkEnd w:id="1070"/>
      <w:bookmarkEnd w:id="1071"/>
      <w:bookmarkEnd w:id="1072"/>
    </w:p>
    <w:p w14:paraId="7E82377E" w14:textId="77777777" w:rsidR="00643A6D" w:rsidRDefault="00643A6D">
      <w:pPr>
        <w:ind w:left="1134" w:hanging="1134"/>
        <w:jc w:val="both"/>
        <w:rPr>
          <w:rFonts w:ascii="Avenir Next Condensed Regular" w:hAnsi="Avenir Next Condensed Regular"/>
          <w:b/>
          <w:sz w:val="22"/>
          <w:szCs w:val="22"/>
          <w:lang w:val="en-US"/>
        </w:rPr>
        <w:pPrChange w:id="1073" w:author="Tania Johny" w:date="2015-07-29T16:33:00Z">
          <w:pPr>
            <w:jc w:val="both"/>
          </w:pPr>
        </w:pPrChange>
      </w:pPr>
    </w:p>
    <w:p w14:paraId="3BC1AB6E" w14:textId="77777777" w:rsidR="00D03E3F" w:rsidRPr="000A6370" w:rsidRDefault="00D03E3F">
      <w:pPr>
        <w:pStyle w:val="ListParagraph"/>
        <w:numPr>
          <w:ilvl w:val="0"/>
          <w:numId w:val="11"/>
        </w:numPr>
        <w:ind w:left="1134" w:hanging="1134"/>
        <w:jc w:val="both"/>
        <w:rPr>
          <w:rFonts w:ascii="Avenir Next Condensed Regular" w:hAnsi="Avenir Next Condensed Regular"/>
          <w:b/>
          <w:sz w:val="22"/>
          <w:szCs w:val="22"/>
          <w:lang w:val="en-US"/>
        </w:rPr>
        <w:pPrChange w:id="1074" w:author="Tania Johny" w:date="2015-07-29T16:33:00Z">
          <w:pPr>
            <w:pStyle w:val="ListParagraph"/>
            <w:numPr>
              <w:numId w:val="11"/>
            </w:numPr>
            <w:ind w:left="360" w:hanging="360"/>
            <w:jc w:val="both"/>
          </w:pPr>
        </w:pPrChange>
      </w:pPr>
      <w:r w:rsidRPr="000A6370">
        <w:rPr>
          <w:rFonts w:ascii="Avenir Next Condensed Regular" w:hAnsi="Avenir Next Condensed Regular"/>
          <w:b/>
          <w:sz w:val="22"/>
          <w:szCs w:val="22"/>
          <w:lang w:val="en-US"/>
        </w:rPr>
        <w:t>Directors and employees</w:t>
      </w:r>
    </w:p>
    <w:p w14:paraId="6497E597" w14:textId="77777777" w:rsidR="00643A6D" w:rsidRDefault="00643A6D">
      <w:pPr>
        <w:ind w:left="1134" w:hanging="1134"/>
        <w:jc w:val="both"/>
        <w:rPr>
          <w:rFonts w:ascii="Avenir Next Condensed Regular" w:hAnsi="Avenir Next Condensed Regular"/>
          <w:sz w:val="22"/>
          <w:szCs w:val="22"/>
          <w:lang w:val="en-US"/>
        </w:rPr>
        <w:pPrChange w:id="1075" w:author="Tania Johny" w:date="2015-07-29T16:33:00Z">
          <w:pPr>
            <w:jc w:val="both"/>
          </w:pPr>
        </w:pPrChange>
      </w:pPr>
      <w:bookmarkStart w:id="1076" w:name="_DV_M861"/>
      <w:bookmarkStart w:id="1077" w:name="_DV_M862"/>
      <w:bookmarkEnd w:id="1076"/>
      <w:bookmarkEnd w:id="1077"/>
    </w:p>
    <w:p w14:paraId="6751ACA3" w14:textId="3B0975E5" w:rsidR="00643A6D" w:rsidRPr="000A6370" w:rsidRDefault="00643A6D">
      <w:pPr>
        <w:pStyle w:val="ListParagraph"/>
        <w:numPr>
          <w:ilvl w:val="1"/>
          <w:numId w:val="11"/>
        </w:numPr>
        <w:ind w:left="1134" w:hanging="1134"/>
        <w:jc w:val="both"/>
        <w:rPr>
          <w:rFonts w:ascii="Avenir Next Condensed Regular" w:hAnsi="Avenir Next Condensed Regular"/>
          <w:sz w:val="22"/>
          <w:szCs w:val="22"/>
          <w:lang w:val="en-US"/>
        </w:rPr>
        <w:pPrChange w:id="1078"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Entering into any service agreement with any Director or senior employee (being an employee whose total remuneration from the relevant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 is in excess of </w:t>
      </w:r>
      <w:r w:rsidR="0001245B">
        <w:rPr>
          <w:rFonts w:ascii="Avenir Next Condensed Regular" w:hAnsi="Avenir Next Condensed Regular"/>
          <w:sz w:val="22"/>
          <w:szCs w:val="22"/>
        </w:rPr>
        <w:t>One Hundred Thousand Dollars</w:t>
      </w:r>
      <w:r w:rsidR="001031DE">
        <w:rPr>
          <w:rFonts w:ascii="Avenir Next Condensed Regular" w:hAnsi="Avenir Next Condensed Regular"/>
          <w:sz w:val="22"/>
          <w:szCs w:val="22"/>
        </w:rPr>
        <w:t xml:space="preserve"> (USD$ 100,000)</w:t>
      </w:r>
      <w:r w:rsidR="001031DE" w:rsidRPr="000A6370">
        <w:rPr>
          <w:rFonts w:ascii="Avenir Next Condensed Regular" w:hAnsi="Avenir Next Condensed Regular"/>
          <w:sz w:val="22"/>
          <w:szCs w:val="22"/>
        </w:rPr>
        <w:t xml:space="preserve"> </w:t>
      </w:r>
      <w:r w:rsidRPr="000A6370">
        <w:rPr>
          <w:rFonts w:ascii="Avenir Next Condensed Regular" w:hAnsi="Avenir Next Condensed Regular"/>
          <w:sz w:val="22"/>
          <w:szCs w:val="22"/>
          <w:lang w:val="en-US"/>
        </w:rPr>
        <w:t>per annum) or the variation of the terms of service of a Director or senior employee or any appointment or dismissal of any such person as an employee.</w:t>
      </w:r>
    </w:p>
    <w:p w14:paraId="4358DD6E" w14:textId="77777777" w:rsidR="00643A6D" w:rsidRDefault="00643A6D">
      <w:pPr>
        <w:ind w:left="1134" w:hanging="1134"/>
        <w:jc w:val="both"/>
        <w:rPr>
          <w:rFonts w:ascii="Avenir Next Condensed Regular" w:hAnsi="Avenir Next Condensed Regular"/>
          <w:sz w:val="22"/>
          <w:szCs w:val="22"/>
          <w:lang w:val="en-US"/>
        </w:rPr>
        <w:pPrChange w:id="1079" w:author="Tania Johny" w:date="2015-07-29T16:33:00Z">
          <w:pPr>
            <w:jc w:val="both"/>
          </w:pPr>
        </w:pPrChange>
      </w:pPr>
    </w:p>
    <w:p w14:paraId="4A5832CD" w14:textId="77777777"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80"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Any delegation by the Directors of any of their powers to any executive director or committee of directors or to any other person whomsoever.</w:t>
      </w:r>
    </w:p>
    <w:p w14:paraId="324FC5C5" w14:textId="77777777" w:rsidR="00643A6D" w:rsidRDefault="00643A6D">
      <w:pPr>
        <w:ind w:left="1134" w:hanging="1134"/>
        <w:jc w:val="both"/>
        <w:rPr>
          <w:rFonts w:ascii="Avenir Next Condensed Regular" w:hAnsi="Avenir Next Condensed Regular"/>
          <w:sz w:val="22"/>
          <w:szCs w:val="22"/>
          <w:lang w:val="en-US"/>
        </w:rPr>
        <w:pPrChange w:id="1081" w:author="Tania Johny" w:date="2015-07-29T16:33:00Z">
          <w:pPr>
            <w:jc w:val="both"/>
          </w:pPr>
        </w:pPrChange>
      </w:pPr>
      <w:bookmarkStart w:id="1082" w:name="_DV_M863"/>
      <w:bookmarkEnd w:id="1082"/>
    </w:p>
    <w:p w14:paraId="34A1B6C5" w14:textId="1EB56711"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83"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For the purposes of this </w:t>
      </w:r>
      <w:del w:id="1084" w:author="Tania Johny" w:date="2015-07-29T16:32:00Z">
        <w:r w:rsidRPr="000A6370" w:rsidDel="0001245B">
          <w:rPr>
            <w:rFonts w:ascii="Avenir Next Condensed Regular" w:hAnsi="Avenir Next Condensed Regular"/>
            <w:sz w:val="22"/>
            <w:szCs w:val="22"/>
            <w:lang w:val="en-US"/>
          </w:rPr>
          <w:fldChar w:fldCharType="begin"/>
        </w:r>
        <w:r w:rsidRPr="000A6370" w:rsidDel="0001245B">
          <w:rPr>
            <w:rFonts w:ascii="Avenir Next Condensed Regular" w:hAnsi="Avenir Next Condensed Regular"/>
            <w:sz w:val="22"/>
            <w:szCs w:val="22"/>
            <w:lang w:val="en-US"/>
          </w:rPr>
          <w:delInstrText xml:space="preserve"> REF _Ref261862762 \w \h </w:delInstrText>
        </w:r>
      </w:del>
      <w:r w:rsidR="00430B91">
        <w:rPr>
          <w:rFonts w:ascii="Avenir Next Condensed Regular" w:hAnsi="Avenir Next Condensed Regular"/>
          <w:sz w:val="22"/>
          <w:szCs w:val="22"/>
          <w:lang w:val="en-US"/>
        </w:rPr>
        <w:instrText xml:space="preserve"> \* MERGEFORMAT </w:instrText>
      </w:r>
      <w:del w:id="1085" w:author="Tania Johny" w:date="2015-07-29T16:32:00Z">
        <w:r w:rsidRPr="000A6370" w:rsidDel="0001245B">
          <w:rPr>
            <w:rFonts w:ascii="Avenir Next Condensed Regular" w:hAnsi="Avenir Next Condensed Regular"/>
            <w:sz w:val="22"/>
            <w:szCs w:val="22"/>
            <w:lang w:val="en-US"/>
          </w:rPr>
        </w:r>
        <w:r w:rsidRPr="000A6370" w:rsidDel="0001245B">
          <w:rPr>
            <w:rFonts w:ascii="Avenir Next Condensed Regular" w:hAnsi="Avenir Next Condensed Regular"/>
            <w:sz w:val="22"/>
            <w:szCs w:val="22"/>
            <w:lang w:val="en-US"/>
          </w:rPr>
          <w:fldChar w:fldCharType="separate"/>
        </w:r>
        <w:r w:rsidRPr="000A6370" w:rsidDel="0001245B">
          <w:rPr>
            <w:rFonts w:ascii="Avenir Next Condensed Regular" w:hAnsi="Avenir Next Condensed Regular"/>
            <w:sz w:val="22"/>
            <w:szCs w:val="22"/>
            <w:lang w:val="en-US"/>
          </w:rPr>
          <w:delText>0</w:delText>
        </w:r>
        <w:r w:rsidRPr="000A6370" w:rsidDel="0001245B">
          <w:rPr>
            <w:rFonts w:ascii="Avenir Next Condensed Regular" w:hAnsi="Avenir Next Condensed Regular"/>
            <w:sz w:val="22"/>
            <w:szCs w:val="22"/>
          </w:rPr>
          <w:fldChar w:fldCharType="end"/>
        </w:r>
      </w:del>
      <w:ins w:id="1086" w:author="Tania Johny" w:date="2015-07-29T16:32:00Z">
        <w:r w:rsidR="0001245B">
          <w:rPr>
            <w:rFonts w:ascii="Avenir Next Condensed Regular" w:hAnsi="Avenir Next Condensed Regular"/>
            <w:sz w:val="22"/>
            <w:szCs w:val="22"/>
            <w:lang w:val="en-US"/>
          </w:rPr>
          <w:t>clause</w:t>
        </w:r>
      </w:ins>
      <w:r w:rsidRPr="000A6370">
        <w:rPr>
          <w:rFonts w:ascii="Avenir Next Condensed Regular" w:hAnsi="Avenir Next Condensed Regular"/>
          <w:sz w:val="22"/>
          <w:szCs w:val="22"/>
          <w:lang w:val="en-US"/>
        </w:rPr>
        <w:t xml:space="preserve">, </w:t>
      </w:r>
      <w:r w:rsidRPr="000A6370">
        <w:rPr>
          <w:rFonts w:ascii="Avenir Next Condensed Regular" w:hAnsi="Avenir Next Condensed Regular"/>
          <w:b/>
          <w:bCs/>
          <w:sz w:val="22"/>
          <w:szCs w:val="22"/>
          <w:lang w:val="en-US"/>
        </w:rPr>
        <w:t>Director</w:t>
      </w:r>
      <w:r w:rsidRPr="000A6370">
        <w:rPr>
          <w:rFonts w:ascii="Avenir Next Condensed Regular" w:hAnsi="Avenir Next Condensed Regular"/>
          <w:sz w:val="22"/>
          <w:szCs w:val="22"/>
          <w:lang w:val="en-US"/>
        </w:rPr>
        <w:t xml:space="preserve"> means a director of any </w:t>
      </w:r>
      <w:r w:rsidR="00BB4CCD">
        <w:rPr>
          <w:rFonts w:ascii="Avenir Next Condensed Regular" w:hAnsi="Avenir Next Condensed Regular"/>
          <w:sz w:val="22"/>
          <w:szCs w:val="22"/>
          <w:lang w:val="en-US"/>
        </w:rPr>
        <w:t>Group</w:t>
      </w:r>
      <w:r w:rsidRPr="000A6370">
        <w:rPr>
          <w:rFonts w:ascii="Avenir Next Condensed Regular" w:hAnsi="Avenir Next Condensed Regular"/>
          <w:sz w:val="22"/>
          <w:szCs w:val="22"/>
          <w:lang w:val="en-US"/>
        </w:rPr>
        <w:t xml:space="preserve"> Company.</w:t>
      </w:r>
    </w:p>
    <w:p w14:paraId="3962F055" w14:textId="77777777" w:rsidR="00643A6D" w:rsidRDefault="00643A6D">
      <w:pPr>
        <w:ind w:left="1134" w:hanging="1134"/>
        <w:jc w:val="both"/>
        <w:rPr>
          <w:rFonts w:ascii="Avenir Next Condensed Regular" w:hAnsi="Avenir Next Condensed Regular"/>
          <w:b/>
          <w:sz w:val="22"/>
          <w:szCs w:val="22"/>
          <w:lang w:val="en-US"/>
        </w:rPr>
        <w:pPrChange w:id="1087" w:author="Tania Johny" w:date="2015-07-29T16:33:00Z">
          <w:pPr>
            <w:jc w:val="both"/>
          </w:pPr>
        </w:pPrChange>
      </w:pPr>
    </w:p>
    <w:p w14:paraId="3AED644E" w14:textId="77777777" w:rsidR="00D03E3F" w:rsidRPr="000A6370" w:rsidRDefault="00D03E3F">
      <w:pPr>
        <w:pStyle w:val="ListParagraph"/>
        <w:numPr>
          <w:ilvl w:val="0"/>
          <w:numId w:val="11"/>
        </w:numPr>
        <w:ind w:left="1134" w:hanging="1134"/>
        <w:jc w:val="both"/>
        <w:rPr>
          <w:rFonts w:ascii="Avenir Next Condensed Regular" w:hAnsi="Avenir Next Condensed Regular"/>
          <w:b/>
          <w:sz w:val="22"/>
          <w:szCs w:val="22"/>
          <w:lang w:val="en-US"/>
        </w:rPr>
        <w:pPrChange w:id="1088" w:author="Tania Johny" w:date="2015-07-29T16:33:00Z">
          <w:pPr>
            <w:pStyle w:val="ListParagraph"/>
            <w:numPr>
              <w:numId w:val="11"/>
            </w:numPr>
            <w:ind w:left="360" w:hanging="360"/>
            <w:jc w:val="both"/>
          </w:pPr>
        </w:pPrChange>
      </w:pPr>
      <w:r w:rsidRPr="000A6370">
        <w:rPr>
          <w:rFonts w:ascii="Avenir Next Condensed Regular" w:hAnsi="Avenir Next Condensed Regular"/>
          <w:b/>
          <w:sz w:val="22"/>
          <w:szCs w:val="22"/>
          <w:lang w:val="en-US"/>
        </w:rPr>
        <w:t>The Company</w:t>
      </w:r>
    </w:p>
    <w:p w14:paraId="18CA8ADB" w14:textId="77777777" w:rsidR="00643A6D" w:rsidRDefault="00643A6D">
      <w:pPr>
        <w:ind w:left="1134" w:hanging="1134"/>
        <w:jc w:val="both"/>
        <w:rPr>
          <w:rFonts w:ascii="Avenir Next Condensed Regular" w:hAnsi="Avenir Next Condensed Regular"/>
          <w:sz w:val="22"/>
          <w:szCs w:val="22"/>
          <w:lang w:val="en-US"/>
        </w:rPr>
        <w:pPrChange w:id="1089" w:author="Tania Johny" w:date="2015-07-29T16:33:00Z">
          <w:pPr>
            <w:jc w:val="both"/>
          </w:pPr>
        </w:pPrChange>
      </w:pPr>
    </w:p>
    <w:p w14:paraId="3A553A29" w14:textId="0F0FB782"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90"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Any exercise by the Company of any of its rights attaching to its shares in </w:t>
      </w:r>
      <w:r w:rsidR="00744F96">
        <w:rPr>
          <w:rFonts w:ascii="Avenir Next Condensed Regular" w:hAnsi="Avenir Next Condensed Regular"/>
          <w:sz w:val="22"/>
          <w:szCs w:val="22"/>
          <w:lang w:val="en-US"/>
        </w:rPr>
        <w:t>its Subsidiaries</w:t>
      </w:r>
      <w:r w:rsidRPr="000A6370">
        <w:rPr>
          <w:rFonts w:ascii="Avenir Next Condensed Regular" w:hAnsi="Avenir Next Condensed Regular"/>
          <w:sz w:val="22"/>
          <w:szCs w:val="22"/>
          <w:lang w:val="en-US"/>
        </w:rPr>
        <w:t>.</w:t>
      </w:r>
    </w:p>
    <w:p w14:paraId="3E823AA6" w14:textId="77777777" w:rsidR="00643A6D" w:rsidRDefault="00643A6D">
      <w:pPr>
        <w:ind w:left="1134" w:hanging="1134"/>
        <w:jc w:val="both"/>
        <w:rPr>
          <w:rFonts w:ascii="Avenir Next Condensed Regular" w:hAnsi="Avenir Next Condensed Regular"/>
          <w:sz w:val="22"/>
          <w:szCs w:val="22"/>
          <w:lang w:val="en-US"/>
        </w:rPr>
        <w:pPrChange w:id="1091" w:author="Tania Johny" w:date="2015-07-29T16:33:00Z">
          <w:pPr>
            <w:jc w:val="both"/>
          </w:pPr>
        </w:pPrChange>
      </w:pPr>
    </w:p>
    <w:p w14:paraId="59C953A8" w14:textId="33F2E67E" w:rsidR="00D03E3F" w:rsidRPr="000A6370" w:rsidRDefault="00D03E3F">
      <w:pPr>
        <w:pStyle w:val="ListParagraph"/>
        <w:numPr>
          <w:ilvl w:val="1"/>
          <w:numId w:val="11"/>
        </w:numPr>
        <w:ind w:left="1134" w:hanging="1134"/>
        <w:jc w:val="both"/>
        <w:rPr>
          <w:rFonts w:ascii="Avenir Next Condensed Regular" w:hAnsi="Avenir Next Condensed Regular"/>
          <w:sz w:val="22"/>
          <w:szCs w:val="22"/>
          <w:lang w:val="en-US"/>
        </w:rPr>
        <w:pPrChange w:id="1092"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The grant of any Encumbrance by the Shareholders over any of their shares in the Company or the grant of any Encumbrance by the Company over its shares in </w:t>
      </w:r>
      <w:r w:rsidR="00744F96">
        <w:rPr>
          <w:rFonts w:ascii="Avenir Next Condensed Regular" w:hAnsi="Avenir Next Condensed Regular"/>
          <w:sz w:val="22"/>
          <w:szCs w:val="22"/>
          <w:lang w:val="en-US"/>
        </w:rPr>
        <w:t>any Subsidiary</w:t>
      </w:r>
      <w:r w:rsidRPr="000A6370">
        <w:rPr>
          <w:rFonts w:ascii="Avenir Next Condensed Regular" w:hAnsi="Avenir Next Condensed Regular"/>
          <w:sz w:val="22"/>
          <w:szCs w:val="22"/>
          <w:lang w:val="en-US"/>
        </w:rPr>
        <w:t xml:space="preserve"> or any other assets of the Company. </w:t>
      </w:r>
    </w:p>
    <w:p w14:paraId="2510BE36" w14:textId="77777777" w:rsidR="00643A6D" w:rsidRDefault="00643A6D">
      <w:pPr>
        <w:ind w:left="1134" w:hanging="1134"/>
        <w:jc w:val="both"/>
        <w:rPr>
          <w:rFonts w:ascii="Avenir Next Condensed Regular" w:hAnsi="Avenir Next Condensed Regular"/>
          <w:sz w:val="22"/>
          <w:szCs w:val="22"/>
          <w:lang w:val="en-US"/>
        </w:rPr>
        <w:pPrChange w:id="1093" w:author="Tania Johny" w:date="2015-07-29T16:33:00Z">
          <w:pPr>
            <w:jc w:val="both"/>
          </w:pPr>
        </w:pPrChange>
      </w:pPr>
    </w:p>
    <w:p w14:paraId="1F8D4360" w14:textId="55306641" w:rsidR="008C6622" w:rsidRPr="000A6370" w:rsidRDefault="00D03E3F">
      <w:pPr>
        <w:pStyle w:val="ListParagraph"/>
        <w:numPr>
          <w:ilvl w:val="1"/>
          <w:numId w:val="11"/>
        </w:numPr>
        <w:ind w:left="1134" w:hanging="1134"/>
        <w:jc w:val="both"/>
        <w:rPr>
          <w:rFonts w:ascii="Avenir Next Condensed Regular" w:hAnsi="Avenir Next Condensed Regular"/>
          <w:sz w:val="22"/>
          <w:szCs w:val="22"/>
        </w:rPr>
        <w:pPrChange w:id="1094" w:author="Tania Johny" w:date="2015-07-29T16:33:00Z">
          <w:pPr>
            <w:pStyle w:val="ListParagraph"/>
            <w:numPr>
              <w:ilvl w:val="1"/>
              <w:numId w:val="11"/>
            </w:numPr>
            <w:ind w:left="792" w:hanging="432"/>
            <w:jc w:val="both"/>
          </w:pPr>
        </w:pPrChange>
      </w:pPr>
      <w:r w:rsidRPr="000A6370">
        <w:rPr>
          <w:rFonts w:ascii="Avenir Next Condensed Regular" w:hAnsi="Avenir Next Condensed Regular"/>
          <w:sz w:val="22"/>
          <w:szCs w:val="22"/>
          <w:lang w:val="en-US"/>
        </w:rPr>
        <w:t xml:space="preserve">Either the Company or </w:t>
      </w:r>
      <w:r w:rsidR="00744F96">
        <w:rPr>
          <w:rFonts w:ascii="Avenir Next Condensed Regular" w:hAnsi="Avenir Next Condensed Regular"/>
          <w:sz w:val="22"/>
          <w:szCs w:val="22"/>
          <w:lang w:val="en-US"/>
        </w:rPr>
        <w:t>any Subsidiary</w:t>
      </w:r>
      <w:r w:rsidRPr="000A6370">
        <w:rPr>
          <w:rFonts w:ascii="Avenir Next Condensed Regular" w:hAnsi="Avenir Next Condensed Regular"/>
          <w:sz w:val="22"/>
          <w:szCs w:val="22"/>
          <w:lang w:val="en-US"/>
        </w:rPr>
        <w:t xml:space="preserve"> taking the decision to complete any</w:t>
      </w:r>
      <w:r w:rsidR="00744F96">
        <w:rPr>
          <w:rFonts w:ascii="Avenir Next Condensed Regular" w:hAnsi="Avenir Next Condensed Regular"/>
          <w:sz w:val="22"/>
          <w:szCs w:val="22"/>
          <w:lang w:val="en-US"/>
        </w:rPr>
        <w:t xml:space="preserve"> </w:t>
      </w:r>
      <w:r w:rsidRPr="000A6370">
        <w:rPr>
          <w:rFonts w:ascii="Avenir Next Condensed Regular" w:hAnsi="Avenir Next Condensed Regular"/>
          <w:sz w:val="22"/>
          <w:szCs w:val="22"/>
          <w:lang w:val="en-US"/>
        </w:rPr>
        <w:t>initial public offering following which such shares will be admitted to trading on any stock exchange (</w:t>
      </w:r>
      <w:r w:rsidRPr="000A6370">
        <w:rPr>
          <w:rFonts w:ascii="Avenir Next Condensed Regular" w:hAnsi="Avenir Next Condensed Regular"/>
          <w:b/>
          <w:sz w:val="22"/>
          <w:szCs w:val="22"/>
          <w:lang w:val="en-US"/>
        </w:rPr>
        <w:t>Listing</w:t>
      </w:r>
      <w:r w:rsidRPr="000A6370">
        <w:rPr>
          <w:rFonts w:ascii="Avenir Next Condensed Regular" w:hAnsi="Avenir Next Condensed Regular"/>
          <w:sz w:val="22"/>
          <w:szCs w:val="22"/>
          <w:lang w:val="en-US"/>
        </w:rPr>
        <w:t>) together with any decisions with respect to the process for such Listing including the appointment of advisers and sponsors, any sell down of shares and the price of the relevant initial public offering.</w:t>
      </w:r>
    </w:p>
    <w:p w14:paraId="095E7645" w14:textId="77777777" w:rsidR="008C6622" w:rsidRDefault="008C6622" w:rsidP="00046539">
      <w:pPr>
        <w:jc w:val="both"/>
        <w:rPr>
          <w:rFonts w:ascii="Avenir Next Condensed Regular" w:hAnsi="Avenir Next Condensed Regular"/>
          <w:sz w:val="22"/>
          <w:szCs w:val="22"/>
        </w:rPr>
      </w:pPr>
    </w:p>
    <w:p w14:paraId="07EBF7FB" w14:textId="74161460" w:rsidR="007E5D63" w:rsidRDefault="007E5D63">
      <w:pPr>
        <w:rPr>
          <w:rFonts w:ascii="Avenir Next Condensed Regular" w:hAnsi="Avenir Next Condensed Regular"/>
          <w:sz w:val="22"/>
          <w:szCs w:val="22"/>
        </w:rPr>
      </w:pPr>
      <w:r>
        <w:rPr>
          <w:rFonts w:ascii="Avenir Next Condensed Regular" w:hAnsi="Avenir Next Condensed Regular"/>
          <w:sz w:val="22"/>
          <w:szCs w:val="22"/>
        </w:rPr>
        <w:br w:type="page"/>
      </w:r>
    </w:p>
    <w:p w14:paraId="7B64F545" w14:textId="03DCB209" w:rsidR="00A76740" w:rsidRPr="00D03E3F" w:rsidRDefault="00A76740" w:rsidP="00A76740">
      <w:pPr>
        <w:jc w:val="center"/>
        <w:rPr>
          <w:ins w:id="1095" w:author="Tania Johny" w:date="2015-07-29T16:33:00Z"/>
          <w:rFonts w:ascii="Avenir Next Condensed Regular" w:hAnsi="Avenir Next Condensed Regular"/>
          <w:b/>
          <w:sz w:val="22"/>
          <w:szCs w:val="22"/>
        </w:rPr>
      </w:pPr>
      <w:ins w:id="1096" w:author="Tania Johny" w:date="2015-07-29T16:33:00Z">
        <w:r>
          <w:rPr>
            <w:rFonts w:ascii="Avenir Next Condensed Regular" w:hAnsi="Avenir Next Condensed Regular"/>
            <w:b/>
            <w:sz w:val="22"/>
            <w:szCs w:val="22"/>
          </w:rPr>
          <w:lastRenderedPageBreak/>
          <w:t xml:space="preserve">SCHEDULE </w:t>
        </w:r>
      </w:ins>
      <w:ins w:id="1097" w:author="Tania Johny" w:date="2015-07-29T16:37:00Z">
        <w:r w:rsidR="00A63170">
          <w:rPr>
            <w:rFonts w:ascii="Avenir Next Condensed Regular" w:hAnsi="Avenir Next Condensed Regular"/>
            <w:b/>
            <w:sz w:val="22"/>
            <w:szCs w:val="22"/>
          </w:rPr>
          <w:t>2</w:t>
        </w:r>
      </w:ins>
    </w:p>
    <w:p w14:paraId="21AAABC3" w14:textId="3B0D40E3" w:rsidR="00A76740" w:rsidRPr="00EA3A80" w:rsidRDefault="00A76740">
      <w:pPr>
        <w:jc w:val="center"/>
        <w:rPr>
          <w:ins w:id="1098" w:author="Tania Johny" w:date="2015-07-29T16:33:00Z"/>
          <w:rFonts w:ascii="Avenir Next Condensed Regular" w:hAnsi="Avenir Next Condensed Regular"/>
          <w:b/>
          <w:sz w:val="22"/>
          <w:szCs w:val="22"/>
        </w:rPr>
        <w:pPrChange w:id="1099" w:author="Tania Johny" w:date="2015-07-29T16:33:00Z">
          <w:pPr>
            <w:jc w:val="both"/>
          </w:pPr>
        </w:pPrChange>
      </w:pPr>
      <w:ins w:id="1100" w:author="Tania Johny" w:date="2015-07-29T16:33:00Z">
        <w:r w:rsidRPr="00EA3A80">
          <w:rPr>
            <w:rFonts w:ascii="Avenir Next Condensed Regular" w:hAnsi="Avenir Next Condensed Regular"/>
            <w:b/>
            <w:sz w:val="22"/>
            <w:szCs w:val="22"/>
          </w:rPr>
          <w:t>FORM OF DEED OF ADHERENCE</w:t>
        </w:r>
      </w:ins>
    </w:p>
    <w:p w14:paraId="0E189446" w14:textId="77777777" w:rsidR="008C6622" w:rsidRDefault="008C6622" w:rsidP="00046539">
      <w:pPr>
        <w:jc w:val="both"/>
        <w:rPr>
          <w:rFonts w:ascii="Avenir Next Condensed Regular" w:hAnsi="Avenir Next Condensed Regular"/>
          <w:sz w:val="22"/>
          <w:szCs w:val="22"/>
        </w:rPr>
      </w:pPr>
    </w:p>
    <w:p w14:paraId="4252B604" w14:textId="77777777" w:rsidR="00A76740" w:rsidRDefault="00A76740" w:rsidP="00EA3A80">
      <w:pPr>
        <w:jc w:val="both"/>
        <w:rPr>
          <w:ins w:id="1101" w:author="Tania Johny" w:date="2015-07-29T16:33:00Z"/>
          <w:rFonts w:ascii="Avenir Next Condensed Regular" w:hAnsi="Avenir Next Condensed Regular"/>
          <w:b/>
          <w:sz w:val="22"/>
          <w:szCs w:val="22"/>
        </w:rPr>
      </w:pPr>
      <w:bookmarkStart w:id="1102" w:name="_Ref261862098"/>
      <w:bookmarkStart w:id="1103" w:name="_Ref261862659"/>
      <w:bookmarkStart w:id="1104" w:name="_Toc265067380"/>
    </w:p>
    <w:p w14:paraId="65194151" w14:textId="528FCC7A" w:rsidR="00EA3A80" w:rsidRPr="00EA3A80" w:rsidDel="00A76740" w:rsidRDefault="00EA3A80" w:rsidP="00EA3A80">
      <w:pPr>
        <w:jc w:val="both"/>
        <w:rPr>
          <w:del w:id="1105" w:author="Tania Johny" w:date="2015-07-29T16:33:00Z"/>
          <w:rFonts w:ascii="Avenir Next Condensed Regular" w:hAnsi="Avenir Next Condensed Regular"/>
          <w:b/>
          <w:sz w:val="22"/>
          <w:szCs w:val="22"/>
        </w:rPr>
      </w:pPr>
      <w:del w:id="1106" w:author="Tania Johny" w:date="2015-07-29T16:33:00Z">
        <w:r w:rsidRPr="00EA3A80" w:rsidDel="00A76740">
          <w:rPr>
            <w:rFonts w:ascii="Avenir Next Condensed Regular" w:hAnsi="Avenir Next Condensed Regular"/>
            <w:b/>
            <w:sz w:val="22"/>
            <w:szCs w:val="22"/>
          </w:rPr>
          <w:delText>Form of deed of adherence</w:delText>
        </w:r>
        <w:bookmarkStart w:id="1107" w:name="_DV_M870"/>
        <w:bookmarkStart w:id="1108" w:name="_Ref142134142"/>
        <w:bookmarkEnd w:id="1102"/>
        <w:bookmarkEnd w:id="1103"/>
        <w:bookmarkEnd w:id="1104"/>
        <w:bookmarkEnd w:id="1107"/>
        <w:bookmarkEnd w:id="1108"/>
      </w:del>
    </w:p>
    <w:p w14:paraId="4664F309" w14:textId="71A448F2" w:rsidR="00EA3A80" w:rsidRPr="00EA3A80" w:rsidDel="00A76740" w:rsidRDefault="00EA3A80" w:rsidP="00EA3A80">
      <w:pPr>
        <w:jc w:val="both"/>
        <w:rPr>
          <w:del w:id="1109" w:author="Tania Johny" w:date="2015-07-29T16:33:00Z"/>
          <w:rFonts w:ascii="Avenir Next Condensed Regular" w:hAnsi="Avenir Next Condensed Regular"/>
          <w:sz w:val="22"/>
          <w:szCs w:val="22"/>
        </w:rPr>
      </w:pPr>
      <w:bookmarkStart w:id="1110" w:name="_DV_M871"/>
      <w:bookmarkEnd w:id="1110"/>
    </w:p>
    <w:p w14:paraId="14EB9F96" w14:textId="77777777" w:rsidR="00EA3A80" w:rsidRDefault="00EA3A80" w:rsidP="00EA3A80">
      <w:pPr>
        <w:jc w:val="both"/>
        <w:rPr>
          <w:rFonts w:ascii="Avenir Next Condensed Regular" w:hAnsi="Avenir Next Condensed Regular"/>
          <w:sz w:val="22"/>
          <w:szCs w:val="22"/>
        </w:rPr>
      </w:pPr>
      <w:r w:rsidRPr="00EA3A80">
        <w:rPr>
          <w:rFonts w:ascii="Avenir Next Condensed Regular" w:hAnsi="Avenir Next Condensed Regular"/>
          <w:b/>
          <w:bCs/>
          <w:sz w:val="22"/>
          <w:szCs w:val="22"/>
        </w:rPr>
        <w:t xml:space="preserve">THIS DEED OF ADHERENCE </w:t>
      </w:r>
      <w:r w:rsidRPr="00EA3A80">
        <w:rPr>
          <w:rFonts w:ascii="Avenir Next Condensed Regular" w:hAnsi="Avenir Next Condensed Regular"/>
          <w:sz w:val="22"/>
          <w:szCs w:val="22"/>
        </w:rPr>
        <w:t>is made on</w:t>
      </w:r>
      <w:r w:rsidRPr="00EA3A80">
        <w:rPr>
          <w:rFonts w:ascii="Avenir Next Condensed Regular" w:hAnsi="Avenir Next Condensed Regular"/>
          <w:sz w:val="22"/>
          <w:szCs w:val="22"/>
        </w:rPr>
        <w:tab/>
        <w:t>20</w:t>
      </w:r>
      <w:bookmarkStart w:id="1111" w:name="_DV_M872"/>
      <w:bookmarkEnd w:id="1111"/>
      <w:r w:rsidRPr="00EA3A80">
        <w:rPr>
          <w:rFonts w:ascii="Avenir Next Condensed Regular" w:hAnsi="Avenir Next Condensed Regular"/>
          <w:sz w:val="22"/>
          <w:szCs w:val="22"/>
        </w:rPr>
        <w:t>1[</w:t>
      </w:r>
      <w:r w:rsidRPr="00EA3A80">
        <w:rPr>
          <w:rFonts w:ascii="Avenir Next Condensed Regular" w:hAnsi="Avenir Next Condensed Regular"/>
          <w:sz w:val="22"/>
          <w:szCs w:val="22"/>
        </w:rPr>
        <w:sym w:font="Symbol" w:char="F0B7"/>
      </w:r>
      <w:r w:rsidRPr="00EA3A80">
        <w:rPr>
          <w:rFonts w:ascii="Avenir Next Condensed Regular" w:hAnsi="Avenir Next Condensed Regular"/>
          <w:sz w:val="22"/>
          <w:szCs w:val="22"/>
        </w:rPr>
        <w:t xml:space="preserve">] and is </w:t>
      </w:r>
      <w:bookmarkStart w:id="1112" w:name="_DV_M873"/>
      <w:bookmarkEnd w:id="1112"/>
      <w:r w:rsidRPr="00EA3A80">
        <w:rPr>
          <w:rFonts w:ascii="Avenir Next Condensed Regular" w:hAnsi="Avenir Next Condensed Regular"/>
          <w:b/>
          <w:bCs/>
          <w:sz w:val="22"/>
          <w:szCs w:val="22"/>
        </w:rPr>
        <w:t xml:space="preserve">SUPPLEMENTAL </w:t>
      </w:r>
      <w:r w:rsidRPr="00EA3A80">
        <w:rPr>
          <w:rFonts w:ascii="Avenir Next Condensed Regular" w:hAnsi="Avenir Next Condensed Regular"/>
          <w:sz w:val="22"/>
          <w:szCs w:val="22"/>
        </w:rPr>
        <w:t>to a shareholders’ agreement dated</w:t>
      </w:r>
      <w:r w:rsidRPr="00EA3A80">
        <w:rPr>
          <w:rFonts w:ascii="Avenir Next Condensed Regular" w:hAnsi="Avenir Next Condensed Regular"/>
          <w:sz w:val="22"/>
          <w:szCs w:val="22"/>
        </w:rPr>
        <w:tab/>
        <w:t>201[</w:t>
      </w:r>
      <w:r w:rsidRPr="00EA3A80">
        <w:rPr>
          <w:rFonts w:ascii="Avenir Next Condensed Regular" w:hAnsi="Avenir Next Condensed Regular"/>
          <w:sz w:val="22"/>
          <w:szCs w:val="22"/>
        </w:rPr>
        <w:sym w:font="Symbol" w:char="F0B7"/>
      </w:r>
      <w:r w:rsidRPr="00EA3A80">
        <w:rPr>
          <w:rFonts w:ascii="Avenir Next Condensed Regular" w:hAnsi="Avenir Next Condensed Regular"/>
          <w:sz w:val="22"/>
          <w:szCs w:val="22"/>
        </w:rPr>
        <w:t xml:space="preserve">] and made between </w:t>
      </w:r>
      <w:bookmarkStart w:id="1113" w:name="_DV_M874"/>
      <w:bookmarkEnd w:id="1113"/>
      <w:r w:rsidRPr="00EA3A80">
        <w:rPr>
          <w:rFonts w:ascii="Avenir Next Condensed Regular" w:hAnsi="Avenir Next Condensed Regular"/>
          <w:sz w:val="22"/>
          <w:szCs w:val="22"/>
        </w:rPr>
        <w:t>[</w:t>
      </w:r>
      <w:r w:rsidRPr="00EA3A80">
        <w:rPr>
          <w:rFonts w:ascii="Avenir Next Condensed Regular" w:hAnsi="Avenir Next Condensed Regular"/>
          <w:i/>
          <w:iCs/>
          <w:sz w:val="22"/>
          <w:szCs w:val="22"/>
        </w:rPr>
        <w:t>insert parties</w:t>
      </w:r>
      <w:r w:rsidRPr="00EA3A80">
        <w:rPr>
          <w:rFonts w:ascii="Avenir Next Condensed Regular" w:hAnsi="Avenir Next Condensed Regular"/>
          <w:sz w:val="22"/>
          <w:szCs w:val="22"/>
        </w:rPr>
        <w:t>], as amended from time to time (</w:t>
      </w:r>
      <w:r w:rsidRPr="00EA3A80">
        <w:rPr>
          <w:rFonts w:ascii="Avenir Next Condensed Regular" w:hAnsi="Avenir Next Condensed Regular"/>
          <w:b/>
          <w:sz w:val="22"/>
          <w:szCs w:val="22"/>
        </w:rPr>
        <w:t>Shareholders’</w:t>
      </w:r>
      <w:r w:rsidRPr="00EA3A80">
        <w:rPr>
          <w:rFonts w:ascii="Avenir Next Condensed Regular" w:hAnsi="Avenir Next Condensed Regular"/>
          <w:b/>
          <w:bCs/>
          <w:sz w:val="22"/>
          <w:szCs w:val="22"/>
        </w:rPr>
        <w:t xml:space="preserve"> Agreement</w:t>
      </w:r>
      <w:r w:rsidRPr="00EA3A80">
        <w:rPr>
          <w:rFonts w:ascii="Avenir Next Condensed Regular" w:hAnsi="Avenir Next Condensed Regular"/>
          <w:sz w:val="22"/>
          <w:szCs w:val="22"/>
        </w:rPr>
        <w:t>).</w:t>
      </w:r>
    </w:p>
    <w:p w14:paraId="3746F6B8" w14:textId="77777777" w:rsidR="00EA3A80" w:rsidRDefault="00EA3A80" w:rsidP="00EA3A80">
      <w:pPr>
        <w:jc w:val="both"/>
        <w:rPr>
          <w:rFonts w:ascii="Avenir Next Condensed Regular" w:hAnsi="Avenir Next Condensed Regular"/>
          <w:b/>
          <w:sz w:val="22"/>
          <w:szCs w:val="22"/>
        </w:rPr>
      </w:pPr>
      <w:bookmarkStart w:id="1114" w:name="_DV_M875"/>
      <w:bookmarkEnd w:id="1114"/>
    </w:p>
    <w:p w14:paraId="26400785" w14:textId="6AFC9296" w:rsidR="00EA3A80" w:rsidRPr="00EA3A80" w:rsidRDefault="00EA3A80" w:rsidP="00EA3A80">
      <w:pPr>
        <w:jc w:val="both"/>
        <w:rPr>
          <w:rFonts w:ascii="Avenir Next Condensed Regular" w:hAnsi="Avenir Next Condensed Regular"/>
          <w:b/>
          <w:sz w:val="22"/>
          <w:szCs w:val="22"/>
        </w:rPr>
      </w:pPr>
      <w:r w:rsidRPr="00EA3A80">
        <w:rPr>
          <w:rFonts w:ascii="Avenir Next Condensed Regular" w:hAnsi="Avenir Next Condensed Regular"/>
          <w:b/>
          <w:sz w:val="22"/>
          <w:szCs w:val="22"/>
        </w:rPr>
        <w:t>WHEREAS:</w:t>
      </w:r>
    </w:p>
    <w:p w14:paraId="016D5196" w14:textId="77777777" w:rsidR="00EA3A80" w:rsidRDefault="00EA3A80" w:rsidP="00EA3A80">
      <w:pPr>
        <w:jc w:val="both"/>
        <w:rPr>
          <w:rFonts w:ascii="Avenir Next Condensed Regular" w:hAnsi="Avenir Next Condensed Regular"/>
          <w:sz w:val="22"/>
          <w:szCs w:val="22"/>
        </w:rPr>
      </w:pPr>
    </w:p>
    <w:p w14:paraId="35F83E81" w14:textId="61B05757" w:rsidR="00EA3A80" w:rsidRPr="00EA3A80" w:rsidRDefault="00EA3A80" w:rsidP="00EA3A80">
      <w:pPr>
        <w:jc w:val="both"/>
        <w:rPr>
          <w:rFonts w:ascii="Avenir Next Condensed Regular" w:hAnsi="Avenir Next Condensed Regular"/>
          <w:b/>
          <w:sz w:val="22"/>
          <w:szCs w:val="22"/>
        </w:rPr>
      </w:pPr>
      <w:r w:rsidRPr="00EA3A80">
        <w:rPr>
          <w:rFonts w:ascii="Avenir Next Condensed Regular" w:hAnsi="Avenir Next Condensed Regular"/>
          <w:sz w:val="22"/>
          <w:szCs w:val="22"/>
        </w:rPr>
        <w:t>By a transfer dated 20</w:t>
      </w:r>
      <w:bookmarkStart w:id="1115" w:name="_DV_M877"/>
      <w:bookmarkEnd w:id="1115"/>
      <w:r w:rsidRPr="00EA3A80">
        <w:rPr>
          <w:rFonts w:ascii="Avenir Next Condensed Regular" w:hAnsi="Avenir Next Condensed Regular"/>
          <w:sz w:val="22"/>
          <w:szCs w:val="22"/>
        </w:rPr>
        <w:t>1[</w:t>
      </w:r>
      <w:r w:rsidRPr="00EA3A80">
        <w:rPr>
          <w:rFonts w:ascii="Avenir Next Condensed Regular" w:hAnsi="Avenir Next Condensed Regular"/>
          <w:sz w:val="22"/>
          <w:szCs w:val="22"/>
        </w:rPr>
        <w:sym w:font="Symbol" w:char="F0B7"/>
      </w:r>
      <w:r w:rsidRPr="00EA3A80">
        <w:rPr>
          <w:rFonts w:ascii="Avenir Next Condensed Regular" w:hAnsi="Avenir Next Condensed Regular"/>
          <w:sz w:val="22"/>
          <w:szCs w:val="22"/>
        </w:rPr>
        <w:t xml:space="preserve">], [insert name of transferor] (the </w:t>
      </w:r>
      <w:r w:rsidRPr="00EA3A80">
        <w:rPr>
          <w:rFonts w:ascii="Avenir Next Condensed Regular" w:hAnsi="Avenir Next Condensed Regular"/>
          <w:b/>
          <w:sz w:val="22"/>
          <w:szCs w:val="22"/>
        </w:rPr>
        <w:t>Old Shareholder</w:t>
      </w:r>
      <w:r w:rsidRPr="00EA3A80">
        <w:rPr>
          <w:rFonts w:ascii="Avenir Next Condensed Regular" w:hAnsi="Avenir Next Condensed Regular"/>
          <w:sz w:val="22"/>
          <w:szCs w:val="22"/>
        </w:rPr>
        <w:t xml:space="preserve">) transferred to [insert name of transferee] (the </w:t>
      </w:r>
      <w:r w:rsidRPr="00EA3A80">
        <w:rPr>
          <w:rFonts w:ascii="Avenir Next Condensed Regular" w:hAnsi="Avenir Next Condensed Regular"/>
          <w:b/>
          <w:sz w:val="22"/>
          <w:szCs w:val="22"/>
        </w:rPr>
        <w:t>New Shareholder</w:t>
      </w:r>
      <w:r w:rsidRPr="00EA3A80">
        <w:rPr>
          <w:rFonts w:ascii="Avenir Next Condensed Regular" w:hAnsi="Avenir Next Condensed Regular"/>
          <w:sz w:val="22"/>
          <w:szCs w:val="22"/>
        </w:rPr>
        <w:t>) [</w:t>
      </w:r>
      <w:r w:rsidRPr="00EA3A80">
        <w:rPr>
          <w:rFonts w:ascii="Avenir Next Condensed Regular" w:hAnsi="Avenir Next Condensed Regular"/>
          <w:sz w:val="22"/>
          <w:szCs w:val="22"/>
        </w:rPr>
        <w:sym w:font="Symbol" w:char="F0B7"/>
      </w:r>
      <w:r w:rsidRPr="00EA3A80">
        <w:rPr>
          <w:rFonts w:ascii="Avenir Next Condensed Regular" w:hAnsi="Avenir Next Condensed Regular"/>
          <w:sz w:val="22"/>
          <w:szCs w:val="22"/>
        </w:rPr>
        <w:t xml:space="preserve">] [A/B] Shares in </w:t>
      </w:r>
      <w:del w:id="1116" w:author="Tania Johny" w:date="2015-07-29T16:34:00Z">
        <w:r w:rsidRPr="00EA3A80" w:rsidDel="00A76740">
          <w:rPr>
            <w:rFonts w:ascii="Avenir Next Condensed Regular" w:hAnsi="Avenir Next Condensed Regular"/>
            <w:sz w:val="22"/>
            <w:szCs w:val="22"/>
          </w:rPr>
          <w:delText>Gold Ocean Enterprises Limited</w:delText>
        </w:r>
      </w:del>
      <w:ins w:id="1117" w:author="Tania Johny" w:date="2015-07-29T16:34:00Z">
        <w:r w:rsidR="00A76740">
          <w:rPr>
            <w:rFonts w:ascii="Avenir Next Condensed Regular" w:hAnsi="Avenir Next Condensed Regular"/>
            <w:sz w:val="22"/>
            <w:szCs w:val="22"/>
          </w:rPr>
          <w:t xml:space="preserve">[*] </w:t>
        </w:r>
      </w:ins>
      <w:r w:rsidRPr="00EA3A80">
        <w:rPr>
          <w:rFonts w:ascii="Avenir Next Condensed Regular" w:hAnsi="Avenir Next Condensed Regular"/>
          <w:sz w:val="22"/>
          <w:szCs w:val="22"/>
        </w:rPr>
        <w:t xml:space="preserve"> (the </w:t>
      </w:r>
      <w:r w:rsidRPr="00EA3A80">
        <w:rPr>
          <w:rFonts w:ascii="Avenir Next Condensed Regular" w:hAnsi="Avenir Next Condensed Regular"/>
          <w:b/>
          <w:sz w:val="22"/>
          <w:szCs w:val="22"/>
        </w:rPr>
        <w:t>Company</w:t>
      </w:r>
      <w:r w:rsidRPr="00EA3A80">
        <w:rPr>
          <w:rFonts w:ascii="Avenir Next Condensed Regular" w:hAnsi="Avenir Next Condensed Regular"/>
          <w:sz w:val="22"/>
          <w:szCs w:val="22"/>
        </w:rPr>
        <w:t>).</w:t>
      </w:r>
    </w:p>
    <w:p w14:paraId="76906BD1" w14:textId="77777777" w:rsidR="00EA3A80" w:rsidRDefault="00EA3A80" w:rsidP="00EA3A80">
      <w:pPr>
        <w:jc w:val="both"/>
        <w:rPr>
          <w:rFonts w:ascii="Avenir Next Condensed Regular" w:hAnsi="Avenir Next Condensed Regular"/>
          <w:sz w:val="22"/>
          <w:szCs w:val="22"/>
        </w:rPr>
      </w:pPr>
      <w:bookmarkStart w:id="1118" w:name="_DV_M878"/>
      <w:bookmarkEnd w:id="1118"/>
    </w:p>
    <w:p w14:paraId="0F829D54" w14:textId="167B3B88" w:rsidR="00EA3A80" w:rsidRDefault="00EA3A80" w:rsidP="00EA3A80">
      <w:pPr>
        <w:jc w:val="both"/>
        <w:rPr>
          <w:rFonts w:ascii="Avenir Next Condensed Regular" w:hAnsi="Avenir Next Condensed Regular"/>
          <w:sz w:val="22"/>
          <w:szCs w:val="22"/>
        </w:rPr>
      </w:pPr>
      <w:r w:rsidRPr="00EA3A80">
        <w:rPr>
          <w:rFonts w:ascii="Avenir Next Condensed Regular" w:hAnsi="Avenir Next Condensed Regular"/>
          <w:sz w:val="22"/>
          <w:szCs w:val="22"/>
        </w:rPr>
        <w:t>This Deed is entered into in compliance with the terms of clause</w:t>
      </w:r>
      <w:ins w:id="1119" w:author="Tania Johny" w:date="2015-07-29T16:34:00Z">
        <w:r w:rsidR="00A76740">
          <w:rPr>
            <w:rFonts w:ascii="Avenir Next Condensed Regular" w:hAnsi="Avenir Next Condensed Regular"/>
            <w:sz w:val="22"/>
            <w:szCs w:val="22"/>
          </w:rPr>
          <w:t xml:space="preserve"> [*]</w:t>
        </w:r>
      </w:ins>
      <w:del w:id="1120" w:author="Tania Johny" w:date="2015-07-29T16:34:00Z">
        <w:r w:rsidRPr="00EA3A80" w:rsidDel="00A76740">
          <w:rPr>
            <w:rFonts w:ascii="Avenir Next Condensed Regular" w:hAnsi="Avenir Next Condensed Regular"/>
            <w:sz w:val="22"/>
            <w:szCs w:val="22"/>
          </w:rPr>
          <w:delText xml:space="preserve"> </w:delText>
        </w:r>
        <w:r w:rsidRPr="00EA3A80" w:rsidDel="00A76740">
          <w:rPr>
            <w:rFonts w:ascii="Avenir Next Condensed Regular" w:hAnsi="Avenir Next Condensed Regular"/>
            <w:sz w:val="22"/>
            <w:szCs w:val="22"/>
          </w:rPr>
          <w:fldChar w:fldCharType="begin"/>
        </w:r>
        <w:r w:rsidRPr="00EA3A80" w:rsidDel="00A76740">
          <w:rPr>
            <w:rFonts w:ascii="Avenir Next Condensed Regular" w:hAnsi="Avenir Next Condensed Regular"/>
            <w:sz w:val="22"/>
            <w:szCs w:val="22"/>
          </w:rPr>
          <w:delInstrText xml:space="preserve"> REF _Ref140673723 \r \h </w:delInstrText>
        </w:r>
        <w:r w:rsidRPr="00EA3A80" w:rsidDel="00A76740">
          <w:rPr>
            <w:rFonts w:ascii="Avenir Next Condensed Regular" w:hAnsi="Avenir Next Condensed Regular"/>
            <w:sz w:val="22"/>
            <w:szCs w:val="22"/>
          </w:rPr>
        </w:r>
        <w:r w:rsidRPr="00EA3A80" w:rsidDel="00A76740">
          <w:rPr>
            <w:rFonts w:ascii="Avenir Next Condensed Regular" w:hAnsi="Avenir Next Condensed Regular"/>
            <w:sz w:val="22"/>
            <w:szCs w:val="22"/>
          </w:rPr>
          <w:fldChar w:fldCharType="separate"/>
        </w:r>
        <w:r w:rsidDel="00A76740">
          <w:rPr>
            <w:rFonts w:ascii="Avenir Next Condensed Regular" w:hAnsi="Avenir Next Condensed Regular"/>
            <w:sz w:val="22"/>
            <w:szCs w:val="22"/>
          </w:rPr>
          <w:delText>11.12.1</w:delText>
        </w:r>
        <w:r w:rsidRPr="00EA3A80" w:rsidDel="00A76740">
          <w:rPr>
            <w:rFonts w:ascii="Avenir Next Condensed Regular" w:hAnsi="Avenir Next Condensed Regular"/>
            <w:sz w:val="22"/>
            <w:szCs w:val="22"/>
          </w:rPr>
          <w:fldChar w:fldCharType="end"/>
        </w:r>
        <w:r w:rsidRPr="00EA3A80" w:rsidDel="00A76740">
          <w:rPr>
            <w:rFonts w:ascii="Avenir Next Condensed Regular" w:hAnsi="Avenir Next Condensed Regular"/>
            <w:sz w:val="22"/>
            <w:szCs w:val="22"/>
          </w:rPr>
          <w:delText xml:space="preserve"> of </w:delText>
        </w:r>
      </w:del>
      <w:ins w:id="1121" w:author="Tania Johny" w:date="2015-07-29T16:34:00Z">
        <w:r w:rsidR="00A76740">
          <w:rPr>
            <w:rFonts w:ascii="Avenir Next Condensed Regular" w:hAnsi="Avenir Next Condensed Regular"/>
            <w:sz w:val="22"/>
            <w:szCs w:val="22"/>
          </w:rPr>
          <w:t xml:space="preserve"> </w:t>
        </w:r>
      </w:ins>
      <w:r w:rsidRPr="00EA3A80">
        <w:rPr>
          <w:rFonts w:ascii="Avenir Next Condensed Regular" w:hAnsi="Avenir Next Condensed Regular"/>
          <w:sz w:val="22"/>
          <w:szCs w:val="22"/>
        </w:rPr>
        <w:t>the Shareholders’ Agreement.</w:t>
      </w:r>
    </w:p>
    <w:p w14:paraId="1D851D59" w14:textId="77777777" w:rsidR="00EA3A80" w:rsidRPr="00EA3A80" w:rsidRDefault="00EA3A80" w:rsidP="00EA3A80">
      <w:pPr>
        <w:jc w:val="both"/>
        <w:rPr>
          <w:rFonts w:ascii="Avenir Next Condensed Regular" w:hAnsi="Avenir Next Condensed Regular"/>
          <w:sz w:val="22"/>
          <w:szCs w:val="22"/>
        </w:rPr>
      </w:pPr>
    </w:p>
    <w:p w14:paraId="20DA576A" w14:textId="77777777" w:rsidR="00EA3A80" w:rsidRPr="00EA3A80" w:rsidRDefault="00EA3A80" w:rsidP="00EA3A80">
      <w:pPr>
        <w:jc w:val="both"/>
        <w:rPr>
          <w:rFonts w:ascii="Avenir Next Condensed Regular" w:hAnsi="Avenir Next Condensed Regular"/>
          <w:sz w:val="22"/>
          <w:szCs w:val="22"/>
        </w:rPr>
      </w:pPr>
      <w:bookmarkStart w:id="1122" w:name="_DV_M879"/>
      <w:bookmarkEnd w:id="1122"/>
      <w:r w:rsidRPr="00EA3A80">
        <w:rPr>
          <w:rFonts w:ascii="Avenir Next Condensed Regular" w:hAnsi="Avenir Next Condensed Regular"/>
          <w:b/>
          <w:sz w:val="22"/>
          <w:szCs w:val="22"/>
        </w:rPr>
        <w:t xml:space="preserve">NOW THIS DEED WITNESSES </w:t>
      </w:r>
      <w:r w:rsidRPr="00EA3A80">
        <w:rPr>
          <w:rFonts w:ascii="Avenir Next Condensed Regular" w:hAnsi="Avenir Next Condensed Regular"/>
          <w:sz w:val="22"/>
          <w:szCs w:val="22"/>
        </w:rPr>
        <w:t>as follows:</w:t>
      </w:r>
    </w:p>
    <w:p w14:paraId="6CB22984" w14:textId="77777777" w:rsidR="00EA3A80" w:rsidRDefault="00EA3A80" w:rsidP="00EA3A80">
      <w:pPr>
        <w:jc w:val="both"/>
        <w:rPr>
          <w:rFonts w:ascii="Avenir Next Condensed Regular" w:hAnsi="Avenir Next Condensed Regular"/>
          <w:sz w:val="22"/>
          <w:szCs w:val="22"/>
        </w:rPr>
      </w:pPr>
      <w:bookmarkStart w:id="1123" w:name="_DV_M880"/>
      <w:bookmarkStart w:id="1124" w:name="_DV_M881"/>
      <w:bookmarkEnd w:id="1123"/>
      <w:bookmarkEnd w:id="1124"/>
    </w:p>
    <w:p w14:paraId="09EFAD9C" w14:textId="50057A4A" w:rsidR="00EA3A80" w:rsidRPr="00F073EB" w:rsidRDefault="00EA3A80">
      <w:pPr>
        <w:pStyle w:val="ListParagraph"/>
        <w:numPr>
          <w:ilvl w:val="0"/>
          <w:numId w:val="15"/>
        </w:numPr>
        <w:ind w:left="567" w:hanging="567"/>
        <w:jc w:val="both"/>
        <w:rPr>
          <w:rFonts w:ascii="Avenir Next Condensed Regular" w:hAnsi="Avenir Next Condensed Regular"/>
          <w:sz w:val="22"/>
          <w:szCs w:val="22"/>
        </w:rPr>
        <w:pPrChange w:id="1125" w:author="Tania Johny" w:date="2015-07-29T16:37:00Z">
          <w:pPr>
            <w:pStyle w:val="ListParagraph"/>
            <w:numPr>
              <w:numId w:val="15"/>
            </w:numPr>
            <w:ind w:left="360" w:hanging="360"/>
            <w:jc w:val="both"/>
          </w:pPr>
        </w:pPrChange>
      </w:pPr>
      <w:r w:rsidRPr="00F073EB">
        <w:rPr>
          <w:rFonts w:ascii="Avenir Next Condensed Regular" w:hAnsi="Avenir Next Condensed Regular"/>
          <w:sz w:val="22"/>
          <w:szCs w:val="22"/>
        </w:rPr>
        <w:t>The New Shareholder hereby confirms that it has been supplied with a copy of the Shareholders’ Agreement and covenants to observe, perform and be bound by all the terms of the Shareholders’ Agreement applicable to the Old Shareholder and which have not been performed at the date hereof to the intent and effect that the New Shareholder shall be deemed with effect from the date of this Deed to be a party to the Shareholders’ Agreement and to be a[n] [“A”/”B”] Shareholder</w:t>
      </w:r>
    </w:p>
    <w:p w14:paraId="4AE3E880" w14:textId="77777777" w:rsidR="00EA3A80" w:rsidRDefault="00EA3A80">
      <w:pPr>
        <w:ind w:left="567" w:hanging="567"/>
        <w:jc w:val="both"/>
        <w:rPr>
          <w:rFonts w:ascii="Avenir Next Condensed Regular" w:hAnsi="Avenir Next Condensed Regular"/>
          <w:sz w:val="22"/>
          <w:szCs w:val="22"/>
        </w:rPr>
        <w:pPrChange w:id="1126" w:author="Tania Johny" w:date="2015-07-29T16:37:00Z">
          <w:pPr>
            <w:jc w:val="both"/>
          </w:pPr>
        </w:pPrChange>
      </w:pPr>
    </w:p>
    <w:p w14:paraId="1C41A3DB" w14:textId="77777777" w:rsidR="00EA3A80" w:rsidRPr="00F073EB" w:rsidRDefault="00EA3A80">
      <w:pPr>
        <w:pStyle w:val="ListParagraph"/>
        <w:numPr>
          <w:ilvl w:val="0"/>
          <w:numId w:val="15"/>
        </w:numPr>
        <w:ind w:left="567" w:hanging="567"/>
        <w:jc w:val="both"/>
        <w:rPr>
          <w:rFonts w:ascii="Avenir Next Condensed Regular" w:hAnsi="Avenir Next Condensed Regular"/>
          <w:sz w:val="22"/>
          <w:szCs w:val="22"/>
        </w:rPr>
        <w:pPrChange w:id="1127" w:author="Tania Johny" w:date="2015-07-29T16:37:00Z">
          <w:pPr>
            <w:pStyle w:val="ListParagraph"/>
            <w:numPr>
              <w:numId w:val="15"/>
            </w:numPr>
            <w:ind w:left="360" w:hanging="360"/>
            <w:jc w:val="both"/>
          </w:pPr>
        </w:pPrChange>
      </w:pPr>
      <w:r w:rsidRPr="00F073EB">
        <w:rPr>
          <w:rFonts w:ascii="Avenir Next Condensed Regular" w:hAnsi="Avenir Next Condensed Regular"/>
          <w:sz w:val="22"/>
          <w:szCs w:val="22"/>
        </w:rPr>
        <w:t>This Deed is made for the benefit of the original parties to the Shareholders’ Agreement and any other person or persons who after the date of the Shareholders’ Agreement (and whether or not prior to or after the date of this Deed) adhere to the Shareholders’ Agreement.</w:t>
      </w:r>
    </w:p>
    <w:p w14:paraId="245B647F" w14:textId="77777777" w:rsidR="00EA3A80" w:rsidRDefault="00EA3A80">
      <w:pPr>
        <w:ind w:left="567" w:hanging="567"/>
        <w:jc w:val="both"/>
        <w:rPr>
          <w:rFonts w:ascii="Avenir Next Condensed Regular" w:hAnsi="Avenir Next Condensed Regular"/>
          <w:sz w:val="22"/>
          <w:szCs w:val="22"/>
        </w:rPr>
        <w:pPrChange w:id="1128" w:author="Tania Johny" w:date="2015-07-29T16:37:00Z">
          <w:pPr>
            <w:jc w:val="both"/>
          </w:pPr>
        </w:pPrChange>
      </w:pPr>
      <w:bookmarkStart w:id="1129" w:name="_DV_M882"/>
      <w:bookmarkEnd w:id="1129"/>
    </w:p>
    <w:p w14:paraId="1D37C687" w14:textId="77777777" w:rsidR="00EA3A80" w:rsidRPr="00F073EB" w:rsidRDefault="00EA3A80">
      <w:pPr>
        <w:pStyle w:val="ListParagraph"/>
        <w:numPr>
          <w:ilvl w:val="0"/>
          <w:numId w:val="15"/>
        </w:numPr>
        <w:ind w:left="567" w:hanging="567"/>
        <w:jc w:val="both"/>
        <w:rPr>
          <w:rFonts w:ascii="Avenir Next Condensed Regular" w:hAnsi="Avenir Next Condensed Regular"/>
          <w:sz w:val="22"/>
          <w:szCs w:val="22"/>
        </w:rPr>
        <w:pPrChange w:id="1130" w:author="Tania Johny" w:date="2015-07-29T16:37:00Z">
          <w:pPr>
            <w:pStyle w:val="ListParagraph"/>
            <w:numPr>
              <w:numId w:val="15"/>
            </w:numPr>
            <w:ind w:left="360" w:hanging="360"/>
            <w:jc w:val="both"/>
          </w:pPr>
        </w:pPrChange>
      </w:pPr>
      <w:r w:rsidRPr="00F073EB">
        <w:rPr>
          <w:rFonts w:ascii="Avenir Next Condensed Regular" w:hAnsi="Avenir Next Condensed Regular"/>
          <w:sz w:val="22"/>
          <w:szCs w:val="22"/>
        </w:rPr>
        <w:t>Save where the context otherwise requires, words and expressions defined in the Shareholders’ Agreement have the same meanings when used herein.</w:t>
      </w:r>
    </w:p>
    <w:p w14:paraId="612B287D" w14:textId="77777777" w:rsidR="00EA3A80" w:rsidRDefault="00EA3A80">
      <w:pPr>
        <w:ind w:left="567" w:hanging="567"/>
        <w:jc w:val="both"/>
        <w:rPr>
          <w:rFonts w:ascii="Avenir Next Condensed Regular" w:hAnsi="Avenir Next Condensed Regular"/>
          <w:sz w:val="22"/>
          <w:szCs w:val="22"/>
        </w:rPr>
        <w:pPrChange w:id="1131" w:author="Tania Johny" w:date="2015-07-29T16:37:00Z">
          <w:pPr>
            <w:jc w:val="both"/>
          </w:pPr>
        </w:pPrChange>
      </w:pPr>
      <w:bookmarkStart w:id="1132" w:name="_DV_M883"/>
      <w:bookmarkEnd w:id="1132"/>
    </w:p>
    <w:p w14:paraId="7FC7E4D5" w14:textId="03DCC73E" w:rsidR="00EA3A80" w:rsidRPr="00F073EB" w:rsidRDefault="00EA3A80">
      <w:pPr>
        <w:pStyle w:val="ListParagraph"/>
        <w:numPr>
          <w:ilvl w:val="0"/>
          <w:numId w:val="15"/>
        </w:numPr>
        <w:ind w:left="567" w:hanging="567"/>
        <w:jc w:val="both"/>
        <w:rPr>
          <w:rFonts w:ascii="Avenir Next Condensed Regular" w:hAnsi="Avenir Next Condensed Regular"/>
          <w:sz w:val="22"/>
          <w:szCs w:val="22"/>
        </w:rPr>
        <w:pPrChange w:id="1133" w:author="Tania Johny" w:date="2015-07-29T16:37:00Z">
          <w:pPr>
            <w:pStyle w:val="ListParagraph"/>
            <w:numPr>
              <w:numId w:val="15"/>
            </w:numPr>
            <w:ind w:left="360" w:hanging="360"/>
            <w:jc w:val="both"/>
          </w:pPr>
        </w:pPrChange>
      </w:pPr>
      <w:r w:rsidRPr="00F073EB">
        <w:rPr>
          <w:rFonts w:ascii="Avenir Next Condensed Regular" w:hAnsi="Avenir Next Condensed Regular"/>
          <w:sz w:val="22"/>
          <w:szCs w:val="22"/>
        </w:rPr>
        <w:t xml:space="preserve">This Deed shall be governed by and construed in accordance with the laws of </w:t>
      </w:r>
      <w:del w:id="1134" w:author="Tania Johny" w:date="2015-07-29T16:35:00Z">
        <w:r w:rsidRPr="00F073EB" w:rsidDel="00834DC8">
          <w:rPr>
            <w:rFonts w:ascii="Avenir Next Condensed Regular" w:hAnsi="Avenir Next Condensed Regular"/>
            <w:sz w:val="22"/>
            <w:szCs w:val="22"/>
          </w:rPr>
          <w:delText>England</w:delText>
        </w:r>
      </w:del>
      <w:ins w:id="1135" w:author="Tania Johny" w:date="2015-07-29T16:35:00Z">
        <w:r w:rsidR="00834DC8">
          <w:rPr>
            <w:rFonts w:ascii="Avenir Next Condensed Regular" w:hAnsi="Avenir Next Condensed Regular"/>
            <w:sz w:val="22"/>
            <w:szCs w:val="22"/>
          </w:rPr>
          <w:t>[*]</w:t>
        </w:r>
      </w:ins>
      <w:r w:rsidRPr="00F073EB">
        <w:rPr>
          <w:rFonts w:ascii="Avenir Next Condensed Regular" w:hAnsi="Avenir Next Condensed Regular"/>
          <w:sz w:val="22"/>
          <w:szCs w:val="22"/>
        </w:rPr>
        <w:t xml:space="preserve">, and the provisions of clauses </w:t>
      </w:r>
      <w:del w:id="1136" w:author="Tania Johny" w:date="2015-07-29T16:35:00Z">
        <w:r w:rsidRPr="00F073EB" w:rsidDel="00834DC8">
          <w:rPr>
            <w:rFonts w:ascii="Avenir Next Condensed Regular" w:hAnsi="Avenir Next Condensed Regular"/>
            <w:sz w:val="22"/>
            <w:szCs w:val="22"/>
          </w:rPr>
          <w:fldChar w:fldCharType="begin"/>
        </w:r>
        <w:r w:rsidRPr="00F073EB" w:rsidDel="00834DC8">
          <w:rPr>
            <w:rFonts w:ascii="Avenir Next Condensed Regular" w:hAnsi="Avenir Next Condensed Regular"/>
            <w:sz w:val="22"/>
            <w:szCs w:val="22"/>
          </w:rPr>
          <w:delInstrText xml:space="preserve"> REF _Ref140673741 \w \h </w:delInstrText>
        </w:r>
        <w:r w:rsidRPr="00F073EB" w:rsidDel="00834DC8">
          <w:rPr>
            <w:rFonts w:ascii="Avenir Next Condensed Regular" w:hAnsi="Avenir Next Condensed Regular"/>
            <w:sz w:val="22"/>
            <w:szCs w:val="22"/>
          </w:rPr>
        </w:r>
        <w:r w:rsidRPr="00F073EB" w:rsidDel="00834DC8">
          <w:rPr>
            <w:rFonts w:ascii="Avenir Next Condensed Regular" w:hAnsi="Avenir Next Condensed Regular"/>
            <w:sz w:val="22"/>
            <w:szCs w:val="22"/>
          </w:rPr>
          <w:fldChar w:fldCharType="separate"/>
        </w:r>
        <w:r w:rsidRPr="00F073EB" w:rsidDel="00834DC8">
          <w:rPr>
            <w:rFonts w:ascii="Avenir Next Condensed Regular" w:hAnsi="Avenir Next Condensed Regular"/>
            <w:b/>
            <w:sz w:val="22"/>
            <w:szCs w:val="22"/>
          </w:rPr>
          <w:delText>Error! Reference source not found.</w:delText>
        </w:r>
        <w:r w:rsidRPr="00F073EB" w:rsidDel="00834DC8">
          <w:rPr>
            <w:rFonts w:ascii="Avenir Next Condensed Regular" w:hAnsi="Avenir Next Condensed Regular"/>
            <w:sz w:val="22"/>
            <w:szCs w:val="22"/>
          </w:rPr>
          <w:fldChar w:fldCharType="end"/>
        </w:r>
        <w:r w:rsidRPr="00F073EB" w:rsidDel="00834DC8">
          <w:rPr>
            <w:rFonts w:ascii="Avenir Next Condensed Regular" w:hAnsi="Avenir Next Condensed Regular"/>
            <w:sz w:val="22"/>
            <w:szCs w:val="22"/>
          </w:rPr>
          <w:delText>, 34</w:delText>
        </w:r>
      </w:del>
      <w:ins w:id="1137" w:author="Tania Johny" w:date="2015-07-29T16:35:00Z">
        <w:r w:rsidR="00834DC8">
          <w:rPr>
            <w:rFonts w:ascii="Avenir Next Condensed Regular" w:hAnsi="Avenir Next Condensed Regular"/>
            <w:sz w:val="22"/>
            <w:szCs w:val="22"/>
          </w:rPr>
          <w:t>[*]</w:t>
        </w:r>
      </w:ins>
      <w:r w:rsidRPr="00F073EB">
        <w:rPr>
          <w:rFonts w:ascii="Avenir Next Condensed Regular" w:hAnsi="Avenir Next Condensed Regular"/>
          <w:sz w:val="22"/>
          <w:szCs w:val="22"/>
        </w:rPr>
        <w:t xml:space="preserve"> and</w:t>
      </w:r>
      <w:ins w:id="1138" w:author="Tania Johny" w:date="2015-07-29T16:35:00Z">
        <w:r w:rsidR="00834DC8">
          <w:rPr>
            <w:rFonts w:ascii="Avenir Next Condensed Regular" w:hAnsi="Avenir Next Condensed Regular"/>
            <w:sz w:val="22"/>
            <w:szCs w:val="22"/>
          </w:rPr>
          <w:t xml:space="preserve"> [*]</w:t>
        </w:r>
      </w:ins>
      <w:del w:id="1139" w:author="Tania Johny" w:date="2015-07-29T16:35:00Z">
        <w:r w:rsidRPr="00F073EB" w:rsidDel="00834DC8">
          <w:rPr>
            <w:rFonts w:ascii="Avenir Next Condensed Regular" w:hAnsi="Avenir Next Condensed Regular"/>
            <w:sz w:val="22"/>
            <w:szCs w:val="22"/>
          </w:rPr>
          <w:delText xml:space="preserve"> 35</w:delText>
        </w:r>
      </w:del>
      <w:r w:rsidRPr="00F073EB">
        <w:rPr>
          <w:rFonts w:ascii="Avenir Next Condensed Regular" w:hAnsi="Avenir Next Condensed Regular"/>
          <w:sz w:val="22"/>
          <w:szCs w:val="22"/>
        </w:rPr>
        <w:t xml:space="preserve"> of the Shareholders’ Agreement shall apply </w:t>
      </w:r>
      <w:r w:rsidRPr="00F073EB">
        <w:rPr>
          <w:rFonts w:ascii="Avenir Next Condensed Regular" w:hAnsi="Avenir Next Condensed Regular"/>
          <w:i/>
          <w:iCs/>
          <w:sz w:val="22"/>
          <w:szCs w:val="22"/>
        </w:rPr>
        <w:t>mutatis mutandis</w:t>
      </w:r>
      <w:r w:rsidRPr="00F073EB">
        <w:rPr>
          <w:rFonts w:ascii="Avenir Next Condensed Regular" w:hAnsi="Avenir Next Condensed Regular"/>
          <w:sz w:val="22"/>
          <w:szCs w:val="22"/>
        </w:rPr>
        <w:t xml:space="preserve"> as if set out herein.</w:t>
      </w:r>
    </w:p>
    <w:p w14:paraId="4FBD20C5" w14:textId="77777777" w:rsidR="00EA3A80" w:rsidRDefault="00EA3A80">
      <w:pPr>
        <w:ind w:left="567" w:hanging="567"/>
        <w:jc w:val="both"/>
        <w:rPr>
          <w:rFonts w:ascii="Avenir Next Condensed Regular" w:hAnsi="Avenir Next Condensed Regular"/>
          <w:sz w:val="22"/>
          <w:szCs w:val="22"/>
        </w:rPr>
        <w:pPrChange w:id="1140" w:author="Tania Johny" w:date="2015-07-29T16:37:00Z">
          <w:pPr>
            <w:jc w:val="both"/>
          </w:pPr>
        </w:pPrChange>
      </w:pPr>
      <w:bookmarkStart w:id="1141" w:name="_DV_M884"/>
      <w:bookmarkEnd w:id="1141"/>
    </w:p>
    <w:p w14:paraId="32A2BDA2" w14:textId="66B9AA1B" w:rsidR="00EA3A80" w:rsidRPr="00F073EB" w:rsidRDefault="00EA3A80">
      <w:pPr>
        <w:pStyle w:val="ListParagraph"/>
        <w:numPr>
          <w:ilvl w:val="0"/>
          <w:numId w:val="15"/>
        </w:numPr>
        <w:ind w:left="567" w:hanging="567"/>
        <w:jc w:val="both"/>
        <w:rPr>
          <w:rFonts w:ascii="Avenir Next Condensed Regular" w:hAnsi="Avenir Next Condensed Regular"/>
          <w:sz w:val="22"/>
          <w:szCs w:val="22"/>
        </w:rPr>
        <w:pPrChange w:id="1142" w:author="Tania Johny" w:date="2015-07-29T16:37:00Z">
          <w:pPr>
            <w:pStyle w:val="ListParagraph"/>
            <w:numPr>
              <w:numId w:val="15"/>
            </w:numPr>
            <w:ind w:left="360" w:hanging="360"/>
            <w:jc w:val="both"/>
          </w:pPr>
        </w:pPrChange>
      </w:pPr>
      <w:r w:rsidRPr="00F073EB">
        <w:rPr>
          <w:rFonts w:ascii="Avenir Next Condensed Regular" w:hAnsi="Avenir Next Condensed Regular"/>
          <w:sz w:val="22"/>
          <w:szCs w:val="22"/>
        </w:rPr>
        <w:t>For the purposes of clause</w:t>
      </w:r>
      <w:ins w:id="1143" w:author="Tania Johny" w:date="2015-07-29T16:36:00Z">
        <w:r w:rsidR="00834DC8">
          <w:rPr>
            <w:rFonts w:ascii="Avenir Next Condensed Regular" w:hAnsi="Avenir Next Condensed Regular"/>
            <w:sz w:val="22"/>
            <w:szCs w:val="22"/>
          </w:rPr>
          <w:t xml:space="preserve"> [*] (</w:t>
        </w:r>
      </w:ins>
      <w:del w:id="1144" w:author="Tania Johny" w:date="2015-07-29T16:36:00Z">
        <w:r w:rsidRPr="00F073EB" w:rsidDel="00834DC8">
          <w:rPr>
            <w:rFonts w:ascii="Avenir Next Condensed Regular" w:hAnsi="Avenir Next Condensed Regular"/>
            <w:sz w:val="22"/>
            <w:szCs w:val="22"/>
          </w:rPr>
          <w:delText xml:space="preserve"> </w:delText>
        </w:r>
      </w:del>
      <w:r w:rsidRPr="00F073EB">
        <w:rPr>
          <w:rFonts w:ascii="Avenir Next Condensed Regular" w:hAnsi="Avenir Next Condensed Regular"/>
          <w:sz w:val="22"/>
          <w:szCs w:val="22"/>
        </w:rPr>
        <w:fldChar w:fldCharType="begin"/>
      </w:r>
      <w:r w:rsidRPr="00F073EB">
        <w:rPr>
          <w:rFonts w:ascii="Avenir Next Condensed Regular" w:hAnsi="Avenir Next Condensed Regular"/>
          <w:sz w:val="22"/>
          <w:szCs w:val="22"/>
        </w:rPr>
        <w:instrText xml:space="preserve"> REF _Ref140673741 \w \h </w:instrText>
      </w:r>
      <w:r w:rsidRPr="00F073EB">
        <w:rPr>
          <w:rFonts w:ascii="Avenir Next Condensed Regular" w:hAnsi="Avenir Next Condensed Regular"/>
          <w:sz w:val="22"/>
          <w:szCs w:val="22"/>
        </w:rPr>
      </w:r>
      <w:r w:rsidRPr="00F073EB">
        <w:rPr>
          <w:rFonts w:ascii="Avenir Next Condensed Regular" w:hAnsi="Avenir Next Condensed Regular"/>
          <w:sz w:val="22"/>
          <w:szCs w:val="22"/>
        </w:rPr>
        <w:fldChar w:fldCharType="separate"/>
      </w:r>
      <w:del w:id="1145" w:author="Tania Johny" w:date="2015-07-29T16:35:00Z">
        <w:r w:rsidRPr="00F073EB" w:rsidDel="00834DC8">
          <w:rPr>
            <w:rFonts w:ascii="Avenir Next Condensed Regular" w:hAnsi="Avenir Next Condensed Regular"/>
            <w:b/>
            <w:sz w:val="22"/>
            <w:szCs w:val="22"/>
          </w:rPr>
          <w:delText>Error! Reference source not found.</w:delText>
        </w:r>
      </w:del>
      <w:r w:rsidRPr="00F073EB">
        <w:rPr>
          <w:rFonts w:ascii="Avenir Next Condensed Regular" w:hAnsi="Avenir Next Condensed Regular"/>
          <w:sz w:val="22"/>
          <w:szCs w:val="22"/>
        </w:rPr>
        <w:fldChar w:fldCharType="end"/>
      </w:r>
      <w:del w:id="1146" w:author="Tania Johny" w:date="2015-07-29T16:36:00Z">
        <w:r w:rsidRPr="00F073EB" w:rsidDel="00834DC8">
          <w:rPr>
            <w:rFonts w:ascii="Avenir Next Condensed Regular" w:hAnsi="Avenir Next Condensed Regular"/>
            <w:sz w:val="22"/>
            <w:szCs w:val="22"/>
          </w:rPr>
          <w:delText xml:space="preserve"> (</w:delText>
        </w:r>
      </w:del>
      <w:ins w:id="1147" w:author="Tania Johny" w:date="2015-07-29T16:36:00Z">
        <w:r w:rsidR="00834DC8">
          <w:rPr>
            <w:rFonts w:ascii="Avenir Next Condensed Regular" w:hAnsi="Avenir Next Condensed Regular"/>
            <w:sz w:val="22"/>
            <w:szCs w:val="22"/>
          </w:rPr>
          <w:t>No</w:t>
        </w:r>
      </w:ins>
      <w:del w:id="1148" w:author="Tania Johny" w:date="2015-07-29T16:36:00Z">
        <w:r w:rsidRPr="00F073EB" w:rsidDel="00834DC8">
          <w:rPr>
            <w:rFonts w:ascii="Avenir Next Condensed Regular" w:hAnsi="Avenir Next Condensed Regular"/>
            <w:sz w:val="22"/>
            <w:szCs w:val="22"/>
          </w:rPr>
          <w:delText>no</w:delText>
        </w:r>
      </w:del>
      <w:r w:rsidRPr="00F073EB">
        <w:rPr>
          <w:rFonts w:ascii="Avenir Next Condensed Regular" w:hAnsi="Avenir Next Condensed Regular"/>
          <w:sz w:val="22"/>
          <w:szCs w:val="22"/>
        </w:rPr>
        <w:t>tices</w:t>
      </w:r>
      <w:ins w:id="1149" w:author="Tania Johny" w:date="2015-07-29T16:36:00Z">
        <w:r w:rsidR="00834DC8">
          <w:rPr>
            <w:rFonts w:ascii="Avenir Next Condensed Regular" w:hAnsi="Avenir Next Condensed Regular"/>
            <w:sz w:val="22"/>
            <w:szCs w:val="22"/>
          </w:rPr>
          <w:t>)</w:t>
        </w:r>
      </w:ins>
      <w:del w:id="1150" w:author="Tania Johny" w:date="2015-07-29T16:36:00Z">
        <w:r w:rsidRPr="00F073EB" w:rsidDel="00834DC8">
          <w:rPr>
            <w:rFonts w:ascii="Avenir Next Condensed Regular" w:hAnsi="Avenir Next Condensed Regular"/>
            <w:sz w:val="22"/>
            <w:szCs w:val="22"/>
          </w:rPr>
          <w:delText>)</w:delText>
        </w:r>
      </w:del>
      <w:r w:rsidRPr="00F073EB">
        <w:rPr>
          <w:rFonts w:ascii="Avenir Next Condensed Regular" w:hAnsi="Avenir Next Condensed Regular"/>
          <w:sz w:val="22"/>
          <w:szCs w:val="22"/>
        </w:rPr>
        <w:t xml:space="preserve"> of the Shareholders’ Agreement, the name and address of the New Shareholder are as set out in this Deed.</w:t>
      </w:r>
    </w:p>
    <w:p w14:paraId="7D3151DB" w14:textId="77777777" w:rsidR="00EA3A80" w:rsidRDefault="00EA3A80" w:rsidP="00EA3A80">
      <w:pPr>
        <w:jc w:val="both"/>
        <w:rPr>
          <w:rFonts w:ascii="Avenir Next Condensed Regular" w:hAnsi="Avenir Next Condensed Regular"/>
          <w:sz w:val="22"/>
          <w:szCs w:val="22"/>
        </w:rPr>
      </w:pPr>
    </w:p>
    <w:p w14:paraId="681E2AC1" w14:textId="64656160" w:rsidR="00EA3A80" w:rsidRDefault="00EA3A80" w:rsidP="00EA3A80">
      <w:pPr>
        <w:jc w:val="both"/>
        <w:rPr>
          <w:rFonts w:ascii="Avenir Next Condensed Regular" w:hAnsi="Avenir Next Condensed Regular"/>
          <w:sz w:val="22"/>
          <w:szCs w:val="22"/>
        </w:rPr>
      </w:pPr>
      <w:r w:rsidRPr="00EA3A80">
        <w:rPr>
          <w:rFonts w:ascii="Avenir Next Condensed Regular" w:hAnsi="Avenir Next Condensed Regular"/>
          <w:sz w:val="22"/>
          <w:szCs w:val="22"/>
        </w:rPr>
        <w:t>This Deed of Adherence has been executed as a deed and it has been delivered on the date stated at the beginning of this Deed of Adherence</w:t>
      </w:r>
    </w:p>
    <w:p w14:paraId="02951388" w14:textId="77777777" w:rsidR="008C6622" w:rsidRDefault="008C6622" w:rsidP="00046539">
      <w:pPr>
        <w:jc w:val="both"/>
        <w:rPr>
          <w:rFonts w:ascii="Avenir Next Condensed Regular" w:hAnsi="Avenir Next Condensed Regular"/>
          <w:sz w:val="22"/>
          <w:szCs w:val="22"/>
        </w:rPr>
      </w:pPr>
    </w:p>
    <w:p w14:paraId="2C1AF67D" w14:textId="77777777" w:rsidR="008C6622" w:rsidRDefault="008C6622" w:rsidP="00046539">
      <w:pPr>
        <w:jc w:val="both"/>
        <w:rPr>
          <w:rFonts w:ascii="Avenir Next Condensed Regular" w:hAnsi="Avenir Next Condensed Regular"/>
          <w:sz w:val="22"/>
          <w:szCs w:val="22"/>
        </w:rPr>
      </w:pPr>
    </w:p>
    <w:p w14:paraId="216EE817" w14:textId="36CA7A32" w:rsidR="008C6622" w:rsidRDefault="008C6622">
      <w:pPr>
        <w:rPr>
          <w:ins w:id="1151" w:author="Tania Johny" w:date="2015-07-29T16:44:00Z"/>
          <w:rFonts w:ascii="Avenir Next Condensed Regular" w:hAnsi="Avenir Next Condensed Regular"/>
          <w:sz w:val="22"/>
          <w:szCs w:val="22"/>
        </w:rPr>
      </w:pPr>
      <w:r>
        <w:rPr>
          <w:rFonts w:ascii="Avenir Next Condensed Regular" w:hAnsi="Avenir Next Condensed Regular"/>
          <w:sz w:val="22"/>
          <w:szCs w:val="22"/>
        </w:rPr>
        <w:br w:type="page"/>
      </w:r>
    </w:p>
    <w:p w14:paraId="402A2721" w14:textId="11FEC5FE" w:rsidR="00010509" w:rsidRPr="00D03E3F" w:rsidRDefault="007D4428" w:rsidP="00010509">
      <w:pPr>
        <w:jc w:val="center"/>
        <w:rPr>
          <w:ins w:id="1152" w:author="Tania Johny" w:date="2015-07-29T16:44:00Z"/>
          <w:rFonts w:ascii="Avenir Next Condensed Regular" w:hAnsi="Avenir Next Condensed Regular"/>
          <w:b/>
          <w:sz w:val="22"/>
          <w:szCs w:val="22"/>
        </w:rPr>
      </w:pPr>
      <w:ins w:id="1153" w:author="Tania Johny" w:date="2015-07-29T16:44:00Z">
        <w:r>
          <w:rPr>
            <w:rFonts w:ascii="Avenir Next Condensed Regular" w:hAnsi="Avenir Next Condensed Regular"/>
            <w:b/>
            <w:sz w:val="22"/>
            <w:szCs w:val="22"/>
          </w:rPr>
          <w:lastRenderedPageBreak/>
          <w:t>SCHEDULE 3</w:t>
        </w:r>
      </w:ins>
    </w:p>
    <w:p w14:paraId="2C2BE692" w14:textId="7D567205" w:rsidR="00010509" w:rsidRDefault="00C87AD3" w:rsidP="00010509">
      <w:pPr>
        <w:jc w:val="center"/>
        <w:rPr>
          <w:ins w:id="1154" w:author="Tania Johny" w:date="2015-07-29T16:51:00Z"/>
          <w:rFonts w:ascii="Avenir Next Condensed Regular" w:hAnsi="Avenir Next Condensed Regular"/>
          <w:b/>
          <w:sz w:val="22"/>
          <w:szCs w:val="22"/>
        </w:rPr>
      </w:pPr>
      <w:ins w:id="1155" w:author="Tania Johny" w:date="2015-07-29T17:04:00Z">
        <w:r>
          <w:rPr>
            <w:rFonts w:ascii="Avenir Next Condensed Regular" w:hAnsi="Avenir Next Condensed Regular"/>
            <w:b/>
            <w:sz w:val="22"/>
            <w:szCs w:val="22"/>
          </w:rPr>
          <w:t xml:space="preserve">BUSINESS DESCRIPTION AND APPOINTMENT OF DIRECTORS </w:t>
        </w:r>
      </w:ins>
      <w:ins w:id="1156" w:author="Tania Johny" w:date="2015-07-29T16:51:00Z">
        <w:r w:rsidR="00EC2C5C">
          <w:rPr>
            <w:rFonts w:ascii="Avenir Next Condensed Regular" w:hAnsi="Avenir Next Condensed Regular"/>
            <w:b/>
            <w:sz w:val="22"/>
            <w:szCs w:val="22"/>
          </w:rPr>
          <w:t xml:space="preserve"> </w:t>
        </w:r>
      </w:ins>
    </w:p>
    <w:p w14:paraId="62E5A0B5" w14:textId="77777777" w:rsidR="00EC2C5C" w:rsidRDefault="00EC2C5C">
      <w:pPr>
        <w:rPr>
          <w:ins w:id="1157" w:author="Tania Johny" w:date="2015-07-29T16:51:00Z"/>
          <w:rFonts w:ascii="Avenir Next Condensed Regular" w:hAnsi="Avenir Next Condensed Regular"/>
          <w:b/>
          <w:sz w:val="22"/>
          <w:szCs w:val="22"/>
        </w:rPr>
        <w:pPrChange w:id="1158" w:author="Tania Johny" w:date="2015-07-29T16:51:00Z">
          <w:pPr>
            <w:jc w:val="center"/>
          </w:pPr>
        </w:pPrChange>
      </w:pPr>
    </w:p>
    <w:p w14:paraId="77D28DD1" w14:textId="77777777" w:rsidR="00EC2C5C" w:rsidRDefault="00EC2C5C">
      <w:pPr>
        <w:rPr>
          <w:ins w:id="1159" w:author="Tania Johny" w:date="2015-07-29T16:51:00Z"/>
          <w:rFonts w:ascii="Avenir Next Condensed Regular" w:hAnsi="Avenir Next Condensed Regular"/>
          <w:b/>
          <w:sz w:val="22"/>
          <w:szCs w:val="22"/>
        </w:rPr>
        <w:pPrChange w:id="1160" w:author="Tania Johny" w:date="2015-07-29T16:51:00Z">
          <w:pPr>
            <w:jc w:val="center"/>
          </w:pPr>
        </w:pPrChange>
      </w:pPr>
    </w:p>
    <w:p w14:paraId="6397721A" w14:textId="521A7EAC" w:rsidR="00EC2C5C" w:rsidRPr="00F74531" w:rsidRDefault="00EC2C5C">
      <w:pPr>
        <w:pStyle w:val="ListParagraph"/>
        <w:numPr>
          <w:ilvl w:val="0"/>
          <w:numId w:val="16"/>
        </w:numPr>
        <w:jc w:val="both"/>
        <w:rPr>
          <w:ins w:id="1161" w:author="Tania Johny" w:date="2015-07-29T16:51:00Z"/>
          <w:rFonts w:ascii="Avenir Next Condensed Regular" w:hAnsi="Avenir Next Condensed Regular"/>
          <w:sz w:val="22"/>
          <w:szCs w:val="22"/>
          <w:rPrChange w:id="1162" w:author="Tania Johny" w:date="2015-07-29T16:56:00Z">
            <w:rPr>
              <w:ins w:id="1163" w:author="Tania Johny" w:date="2015-07-29T16:51:00Z"/>
              <w:rFonts w:ascii="Avenir Next Condensed Regular" w:hAnsi="Avenir Next Condensed Regular"/>
              <w:b/>
              <w:sz w:val="22"/>
              <w:szCs w:val="22"/>
            </w:rPr>
          </w:rPrChange>
        </w:rPr>
        <w:pPrChange w:id="1164" w:author="Tania Johny" w:date="2015-07-29T16:56:00Z">
          <w:pPr>
            <w:jc w:val="center"/>
          </w:pPr>
        </w:pPrChange>
      </w:pPr>
      <w:ins w:id="1165" w:author="Tania Johny" w:date="2015-07-29T16:51:00Z">
        <w:r w:rsidRPr="00F74531">
          <w:rPr>
            <w:rFonts w:ascii="Avenir Next Condensed Regular" w:hAnsi="Avenir Next Condensed Regular"/>
            <w:sz w:val="22"/>
            <w:szCs w:val="22"/>
            <w:rPrChange w:id="1166" w:author="Tania Johny" w:date="2015-07-29T16:56:00Z">
              <w:rPr/>
            </w:rPrChange>
          </w:rPr>
          <w:t xml:space="preserve">Business Description of the Company </w:t>
        </w:r>
      </w:ins>
    </w:p>
    <w:p w14:paraId="039B5957" w14:textId="77777777" w:rsidR="00EC2C5C" w:rsidRPr="00F74531" w:rsidRDefault="00EC2C5C">
      <w:pPr>
        <w:pStyle w:val="ListParagraph"/>
        <w:rPr>
          <w:ins w:id="1167" w:author="Tania Johny" w:date="2015-07-29T16:51:00Z"/>
          <w:rFonts w:ascii="Avenir Next Condensed Regular" w:hAnsi="Avenir Next Condensed Regular"/>
          <w:sz w:val="22"/>
          <w:szCs w:val="22"/>
          <w:rPrChange w:id="1168" w:author="Tania Johny" w:date="2015-07-29T16:56:00Z">
            <w:rPr>
              <w:ins w:id="1169" w:author="Tania Johny" w:date="2015-07-29T16:51:00Z"/>
              <w:rFonts w:ascii="Avenir Next Condensed Regular" w:hAnsi="Avenir Next Condensed Regular"/>
              <w:b/>
              <w:sz w:val="22"/>
              <w:szCs w:val="22"/>
            </w:rPr>
          </w:rPrChange>
        </w:rPr>
        <w:pPrChange w:id="1170" w:author="Tania Johny" w:date="2015-07-29T16:51:00Z">
          <w:pPr>
            <w:jc w:val="center"/>
          </w:pPr>
        </w:pPrChange>
      </w:pPr>
    </w:p>
    <w:p w14:paraId="79BF05B7" w14:textId="77777777" w:rsidR="00EC2C5C" w:rsidRPr="00F74531" w:rsidRDefault="00EC2C5C">
      <w:pPr>
        <w:pStyle w:val="ListParagraph"/>
        <w:rPr>
          <w:ins w:id="1171" w:author="Tania Johny" w:date="2015-07-29T16:51:00Z"/>
          <w:rFonts w:ascii="Avenir Next Condensed Regular" w:hAnsi="Avenir Next Condensed Regular"/>
          <w:sz w:val="22"/>
          <w:szCs w:val="22"/>
          <w:rPrChange w:id="1172" w:author="Tania Johny" w:date="2015-07-29T16:56:00Z">
            <w:rPr>
              <w:ins w:id="1173" w:author="Tania Johny" w:date="2015-07-29T16:51:00Z"/>
              <w:rFonts w:ascii="Avenir Next Condensed Regular" w:hAnsi="Avenir Next Condensed Regular"/>
              <w:b/>
              <w:sz w:val="22"/>
              <w:szCs w:val="22"/>
            </w:rPr>
          </w:rPrChange>
        </w:rPr>
        <w:pPrChange w:id="1174" w:author="Tania Johny" w:date="2015-07-29T16:51:00Z">
          <w:pPr>
            <w:jc w:val="center"/>
          </w:pPr>
        </w:pPrChange>
      </w:pPr>
    </w:p>
    <w:p w14:paraId="304B36A4" w14:textId="77777777" w:rsidR="00EC2C5C" w:rsidRPr="00F74531" w:rsidRDefault="00EC2C5C">
      <w:pPr>
        <w:pStyle w:val="ListParagraph"/>
        <w:rPr>
          <w:ins w:id="1175" w:author="Tania Johny" w:date="2015-07-29T16:51:00Z"/>
          <w:rFonts w:ascii="Avenir Next Condensed Regular" w:hAnsi="Avenir Next Condensed Regular"/>
          <w:sz w:val="22"/>
          <w:szCs w:val="22"/>
          <w:rPrChange w:id="1176" w:author="Tania Johny" w:date="2015-07-29T16:56:00Z">
            <w:rPr>
              <w:ins w:id="1177" w:author="Tania Johny" w:date="2015-07-29T16:51:00Z"/>
              <w:rFonts w:ascii="Avenir Next Condensed Regular" w:hAnsi="Avenir Next Condensed Regular"/>
              <w:b/>
              <w:sz w:val="22"/>
              <w:szCs w:val="22"/>
            </w:rPr>
          </w:rPrChange>
        </w:rPr>
        <w:pPrChange w:id="1178" w:author="Tania Johny" w:date="2015-07-29T16:51:00Z">
          <w:pPr>
            <w:jc w:val="center"/>
          </w:pPr>
        </w:pPrChange>
      </w:pPr>
    </w:p>
    <w:p w14:paraId="507C007A" w14:textId="77777777" w:rsidR="00EC2C5C" w:rsidRPr="00F74531" w:rsidRDefault="00EC2C5C">
      <w:pPr>
        <w:pStyle w:val="ListParagraph"/>
        <w:rPr>
          <w:ins w:id="1179" w:author="Tania Johny" w:date="2015-07-29T16:51:00Z"/>
          <w:rFonts w:ascii="Avenir Next Condensed Regular" w:hAnsi="Avenir Next Condensed Regular"/>
          <w:sz w:val="22"/>
          <w:szCs w:val="22"/>
          <w:rPrChange w:id="1180" w:author="Tania Johny" w:date="2015-07-29T16:56:00Z">
            <w:rPr>
              <w:ins w:id="1181" w:author="Tania Johny" w:date="2015-07-29T16:51:00Z"/>
              <w:rFonts w:ascii="Avenir Next Condensed Regular" w:hAnsi="Avenir Next Condensed Regular"/>
              <w:b/>
              <w:sz w:val="22"/>
              <w:szCs w:val="22"/>
            </w:rPr>
          </w:rPrChange>
        </w:rPr>
        <w:pPrChange w:id="1182" w:author="Tania Johny" w:date="2015-07-29T16:51:00Z">
          <w:pPr>
            <w:jc w:val="center"/>
          </w:pPr>
        </w:pPrChange>
      </w:pPr>
    </w:p>
    <w:p w14:paraId="402B2C6D" w14:textId="77777777" w:rsidR="00EC2C5C" w:rsidRPr="00F74531" w:rsidRDefault="00EC2C5C">
      <w:pPr>
        <w:pStyle w:val="ListParagraph"/>
        <w:rPr>
          <w:ins w:id="1183" w:author="Tania Johny" w:date="2015-07-29T16:51:00Z"/>
          <w:rFonts w:ascii="Avenir Next Condensed Regular" w:hAnsi="Avenir Next Condensed Regular"/>
          <w:sz w:val="22"/>
          <w:szCs w:val="22"/>
          <w:rPrChange w:id="1184" w:author="Tania Johny" w:date="2015-07-29T16:56:00Z">
            <w:rPr>
              <w:ins w:id="1185" w:author="Tania Johny" w:date="2015-07-29T16:51:00Z"/>
              <w:rFonts w:ascii="Avenir Next Condensed Regular" w:hAnsi="Avenir Next Condensed Regular"/>
              <w:b/>
              <w:sz w:val="22"/>
              <w:szCs w:val="22"/>
            </w:rPr>
          </w:rPrChange>
        </w:rPr>
        <w:pPrChange w:id="1186" w:author="Tania Johny" w:date="2015-07-29T16:51:00Z">
          <w:pPr>
            <w:jc w:val="center"/>
          </w:pPr>
        </w:pPrChange>
      </w:pPr>
    </w:p>
    <w:p w14:paraId="53541ED9" w14:textId="0EE1188C" w:rsidR="00EC2C5C" w:rsidRPr="00F74531" w:rsidRDefault="00EC2C5C">
      <w:pPr>
        <w:pStyle w:val="ListParagraph"/>
        <w:numPr>
          <w:ilvl w:val="0"/>
          <w:numId w:val="16"/>
        </w:numPr>
        <w:jc w:val="both"/>
        <w:rPr>
          <w:ins w:id="1187" w:author="Tania Johny" w:date="2015-07-29T16:54:00Z"/>
          <w:rFonts w:ascii="Avenir Next Condensed Regular" w:hAnsi="Avenir Next Condensed Regular"/>
          <w:sz w:val="22"/>
          <w:szCs w:val="22"/>
          <w:rPrChange w:id="1188" w:author="Tania Johny" w:date="2015-07-29T16:56:00Z">
            <w:rPr>
              <w:ins w:id="1189" w:author="Tania Johny" w:date="2015-07-29T16:54:00Z"/>
              <w:rFonts w:ascii="Avenir Next Condensed Regular" w:hAnsi="Avenir Next Condensed Regular"/>
              <w:b/>
              <w:sz w:val="22"/>
              <w:szCs w:val="22"/>
            </w:rPr>
          </w:rPrChange>
        </w:rPr>
        <w:pPrChange w:id="1190" w:author="Tania Johny" w:date="2015-07-29T16:56:00Z">
          <w:pPr>
            <w:jc w:val="center"/>
          </w:pPr>
        </w:pPrChange>
      </w:pPr>
      <w:ins w:id="1191" w:author="Tania Johny" w:date="2015-07-29T16:51:00Z">
        <w:r w:rsidRPr="00F74531">
          <w:rPr>
            <w:rFonts w:ascii="Avenir Next Condensed Regular" w:hAnsi="Avenir Next Condensed Regular"/>
            <w:sz w:val="22"/>
            <w:szCs w:val="22"/>
            <w:rPrChange w:id="1192" w:author="Tania Johny" w:date="2015-07-29T16:56:00Z">
              <w:rPr>
                <w:rFonts w:ascii="Avenir Next Condensed Regular" w:hAnsi="Avenir Next Condensed Regular"/>
                <w:b/>
                <w:sz w:val="22"/>
                <w:szCs w:val="22"/>
              </w:rPr>
            </w:rPrChange>
          </w:rPr>
          <w:t xml:space="preserve">Pursuant to clause </w:t>
        </w:r>
      </w:ins>
      <w:ins w:id="1193" w:author="Tania Johny" w:date="2015-07-29T17:00:00Z">
        <w:r w:rsidR="003E7BDC">
          <w:rPr>
            <w:rFonts w:ascii="Avenir Next Condensed Regular" w:hAnsi="Avenir Next Condensed Regular"/>
            <w:sz w:val="22"/>
            <w:szCs w:val="22"/>
          </w:rPr>
          <w:t>5.2</w:t>
        </w:r>
      </w:ins>
      <w:ins w:id="1194" w:author="Tania Johny" w:date="2015-07-29T16:51:00Z">
        <w:r w:rsidRPr="00F74531">
          <w:rPr>
            <w:rFonts w:ascii="Avenir Next Condensed Regular" w:hAnsi="Avenir Next Condensed Regular"/>
            <w:sz w:val="22"/>
            <w:szCs w:val="22"/>
            <w:rPrChange w:id="1195" w:author="Tania Johny" w:date="2015-07-29T16:56:00Z">
              <w:rPr>
                <w:rFonts w:ascii="Avenir Next Condensed Regular" w:hAnsi="Avenir Next Condensed Regular"/>
                <w:b/>
                <w:sz w:val="22"/>
                <w:szCs w:val="22"/>
              </w:rPr>
            </w:rPrChange>
          </w:rPr>
          <w:t xml:space="preserve"> of this Agreem</w:t>
        </w:r>
      </w:ins>
      <w:ins w:id="1196" w:author="Tania Johny" w:date="2015-07-29T16:54:00Z">
        <w:r w:rsidR="00F74531" w:rsidRPr="00F74531">
          <w:rPr>
            <w:rFonts w:ascii="Avenir Next Condensed Regular" w:hAnsi="Avenir Next Condensed Regular"/>
            <w:sz w:val="22"/>
            <w:szCs w:val="22"/>
            <w:rPrChange w:id="1197" w:author="Tania Johny" w:date="2015-07-29T16:56:00Z">
              <w:rPr>
                <w:rFonts w:ascii="Avenir Next Condensed Regular" w:hAnsi="Avenir Next Condensed Regular"/>
                <w:b/>
                <w:sz w:val="22"/>
                <w:szCs w:val="22"/>
              </w:rPr>
            </w:rPrChange>
          </w:rPr>
          <w:t>ent, the Shareholders shall be eligible to appoint Directors in the Company:</w:t>
        </w:r>
      </w:ins>
    </w:p>
    <w:p w14:paraId="3DE82C3C" w14:textId="77777777" w:rsidR="00F74531" w:rsidRDefault="00F74531">
      <w:pPr>
        <w:pStyle w:val="ListParagraph"/>
        <w:rPr>
          <w:ins w:id="1198" w:author="Tania Johny" w:date="2015-07-29T16:54:00Z"/>
          <w:rFonts w:ascii="Avenir Next Condensed Regular" w:hAnsi="Avenir Next Condensed Regular"/>
          <w:b/>
          <w:sz w:val="22"/>
          <w:szCs w:val="22"/>
        </w:rPr>
        <w:pPrChange w:id="1199" w:author="Tania Johny" w:date="2015-07-29T16:54:00Z">
          <w:pPr>
            <w:jc w:val="center"/>
          </w:pPr>
        </w:pPrChange>
      </w:pPr>
    </w:p>
    <w:tbl>
      <w:tblPr>
        <w:tblStyle w:val="TableGrid"/>
        <w:tblW w:w="8206" w:type="dxa"/>
        <w:tblInd w:w="720" w:type="dxa"/>
        <w:tblLook w:val="04A0" w:firstRow="1" w:lastRow="0" w:firstColumn="1" w:lastColumn="0" w:noHBand="0" w:noVBand="1"/>
        <w:tblPrChange w:id="1200" w:author="Tania Johny" w:date="2015-07-29T16:55:00Z">
          <w:tblPr>
            <w:tblStyle w:val="TableGrid"/>
            <w:tblW w:w="0" w:type="auto"/>
            <w:tblInd w:w="720" w:type="dxa"/>
            <w:tblLook w:val="04A0" w:firstRow="1" w:lastRow="0" w:firstColumn="1" w:lastColumn="0" w:noHBand="0" w:noVBand="1"/>
          </w:tblPr>
        </w:tblPrChange>
      </w:tblPr>
      <w:tblGrid>
        <w:gridCol w:w="2394"/>
        <w:gridCol w:w="1984"/>
        <w:gridCol w:w="1843"/>
        <w:gridCol w:w="1985"/>
        <w:tblGridChange w:id="1201">
          <w:tblGrid>
            <w:gridCol w:w="1922"/>
            <w:gridCol w:w="1835"/>
            <w:gridCol w:w="1938"/>
            <w:gridCol w:w="1875"/>
          </w:tblGrid>
        </w:tblGridChange>
      </w:tblGrid>
      <w:tr w:rsidR="00F74531" w14:paraId="70DD1DF7" w14:textId="77777777" w:rsidTr="00F74531">
        <w:trPr>
          <w:ins w:id="1202" w:author="Tania Johny" w:date="2015-07-29T16:55:00Z"/>
        </w:trPr>
        <w:tc>
          <w:tcPr>
            <w:tcW w:w="2394" w:type="dxa"/>
            <w:tcPrChange w:id="1203" w:author="Tania Johny" w:date="2015-07-29T16:55:00Z">
              <w:tcPr>
                <w:tcW w:w="2072" w:type="dxa"/>
              </w:tcPr>
            </w:tcPrChange>
          </w:tcPr>
          <w:p w14:paraId="6748AF5B" w14:textId="3EA99DD3" w:rsidR="00F74531" w:rsidRDefault="00F74531">
            <w:pPr>
              <w:pStyle w:val="ListParagraph"/>
              <w:ind w:left="0"/>
              <w:jc w:val="center"/>
              <w:rPr>
                <w:ins w:id="1204" w:author="Tania Johny" w:date="2015-07-29T16:55:00Z"/>
                <w:rFonts w:ascii="Avenir Next Condensed Regular" w:hAnsi="Avenir Next Condensed Regular"/>
                <w:b/>
                <w:sz w:val="22"/>
                <w:szCs w:val="22"/>
              </w:rPr>
              <w:pPrChange w:id="1205" w:author="Tania Johny" w:date="2015-07-29T16:55:00Z">
                <w:pPr>
                  <w:pStyle w:val="ListParagraph"/>
                  <w:ind w:left="0"/>
                </w:pPr>
              </w:pPrChange>
            </w:pPr>
            <w:ins w:id="1206" w:author="Tania Johny" w:date="2015-07-29T16:55:00Z">
              <w:r>
                <w:rPr>
                  <w:rFonts w:ascii="Avenir Next Condensed Regular" w:hAnsi="Avenir Next Condensed Regular"/>
                  <w:b/>
                  <w:sz w:val="22"/>
                  <w:szCs w:val="22"/>
                </w:rPr>
                <w:t>Name of Shareholder</w:t>
              </w:r>
            </w:ins>
          </w:p>
        </w:tc>
        <w:tc>
          <w:tcPr>
            <w:tcW w:w="1984" w:type="dxa"/>
            <w:tcPrChange w:id="1207" w:author="Tania Johny" w:date="2015-07-29T16:55:00Z">
              <w:tcPr>
                <w:tcW w:w="2072" w:type="dxa"/>
              </w:tcPr>
            </w:tcPrChange>
          </w:tcPr>
          <w:p w14:paraId="6A7C1CC8" w14:textId="144FE246" w:rsidR="00F74531" w:rsidRDefault="00F74531">
            <w:pPr>
              <w:pStyle w:val="ListParagraph"/>
              <w:ind w:left="0"/>
              <w:jc w:val="center"/>
              <w:rPr>
                <w:ins w:id="1208" w:author="Tania Johny" w:date="2015-07-29T16:55:00Z"/>
                <w:rFonts w:ascii="Avenir Next Condensed Regular" w:hAnsi="Avenir Next Condensed Regular"/>
                <w:b/>
                <w:sz w:val="22"/>
                <w:szCs w:val="22"/>
              </w:rPr>
              <w:pPrChange w:id="1209" w:author="Tania Johny" w:date="2015-07-29T16:55:00Z">
                <w:pPr>
                  <w:pStyle w:val="ListParagraph"/>
                  <w:ind w:left="0"/>
                </w:pPr>
              </w:pPrChange>
            </w:pPr>
            <w:ins w:id="1210" w:author="Tania Johny" w:date="2015-07-29T16:55:00Z">
              <w:r>
                <w:rPr>
                  <w:rFonts w:ascii="Avenir Next Condensed Regular" w:hAnsi="Avenir Next Condensed Regular"/>
                  <w:b/>
                  <w:sz w:val="22"/>
                  <w:szCs w:val="22"/>
                </w:rPr>
                <w:t>Total of shares owned</w:t>
              </w:r>
            </w:ins>
          </w:p>
        </w:tc>
        <w:tc>
          <w:tcPr>
            <w:tcW w:w="1843" w:type="dxa"/>
            <w:tcPrChange w:id="1211" w:author="Tania Johny" w:date="2015-07-29T16:55:00Z">
              <w:tcPr>
                <w:tcW w:w="2073" w:type="dxa"/>
              </w:tcPr>
            </w:tcPrChange>
          </w:tcPr>
          <w:p w14:paraId="366925FC" w14:textId="57A858FE" w:rsidR="00F74531" w:rsidRDefault="00F74531">
            <w:pPr>
              <w:pStyle w:val="ListParagraph"/>
              <w:ind w:left="0"/>
              <w:jc w:val="center"/>
              <w:rPr>
                <w:ins w:id="1212" w:author="Tania Johny" w:date="2015-07-29T16:55:00Z"/>
                <w:rFonts w:ascii="Avenir Next Condensed Regular" w:hAnsi="Avenir Next Condensed Regular"/>
                <w:b/>
                <w:sz w:val="22"/>
                <w:szCs w:val="22"/>
              </w:rPr>
              <w:pPrChange w:id="1213" w:author="Tania Johny" w:date="2015-07-29T16:55:00Z">
                <w:pPr>
                  <w:pStyle w:val="ListParagraph"/>
                  <w:ind w:left="0"/>
                </w:pPr>
              </w:pPrChange>
            </w:pPr>
            <w:ins w:id="1214" w:author="Tania Johny" w:date="2015-07-29T16:55:00Z">
              <w:r>
                <w:rPr>
                  <w:rFonts w:ascii="Avenir Next Condensed Regular" w:hAnsi="Avenir Next Condensed Regular"/>
                  <w:b/>
                  <w:sz w:val="22"/>
                  <w:szCs w:val="22"/>
                </w:rPr>
                <w:t>Percentage of shareholding in the Company</w:t>
              </w:r>
            </w:ins>
          </w:p>
        </w:tc>
        <w:tc>
          <w:tcPr>
            <w:tcW w:w="1985" w:type="dxa"/>
            <w:tcPrChange w:id="1215" w:author="Tania Johny" w:date="2015-07-29T16:55:00Z">
              <w:tcPr>
                <w:tcW w:w="2073" w:type="dxa"/>
              </w:tcPr>
            </w:tcPrChange>
          </w:tcPr>
          <w:p w14:paraId="7AE2FBA7" w14:textId="706ADFA3" w:rsidR="00F74531" w:rsidRDefault="00F74531">
            <w:pPr>
              <w:pStyle w:val="ListParagraph"/>
              <w:ind w:left="0"/>
              <w:jc w:val="center"/>
              <w:rPr>
                <w:ins w:id="1216" w:author="Tania Johny" w:date="2015-07-29T16:55:00Z"/>
                <w:rFonts w:ascii="Avenir Next Condensed Regular" w:hAnsi="Avenir Next Condensed Regular"/>
                <w:b/>
                <w:sz w:val="22"/>
                <w:szCs w:val="22"/>
              </w:rPr>
              <w:pPrChange w:id="1217" w:author="Tania Johny" w:date="2015-07-29T16:55:00Z">
                <w:pPr>
                  <w:pStyle w:val="ListParagraph"/>
                  <w:ind w:left="0"/>
                </w:pPr>
              </w:pPrChange>
            </w:pPr>
            <w:ins w:id="1218" w:author="Tania Johny" w:date="2015-07-29T16:55:00Z">
              <w:r>
                <w:rPr>
                  <w:rFonts w:ascii="Avenir Next Condensed Regular" w:hAnsi="Avenir Next Condensed Regular"/>
                  <w:b/>
                  <w:sz w:val="22"/>
                  <w:szCs w:val="22"/>
                </w:rPr>
                <w:t>Number of Directors eligible to appoint</w:t>
              </w:r>
            </w:ins>
          </w:p>
        </w:tc>
      </w:tr>
      <w:tr w:rsidR="00F74531" w14:paraId="446DF365" w14:textId="77777777" w:rsidTr="00F74531">
        <w:trPr>
          <w:ins w:id="1219" w:author="Tania Johny" w:date="2015-07-29T16:55:00Z"/>
        </w:trPr>
        <w:tc>
          <w:tcPr>
            <w:tcW w:w="2394" w:type="dxa"/>
            <w:tcPrChange w:id="1220" w:author="Tania Johny" w:date="2015-07-29T16:55:00Z">
              <w:tcPr>
                <w:tcW w:w="2072" w:type="dxa"/>
              </w:tcPr>
            </w:tcPrChange>
          </w:tcPr>
          <w:p w14:paraId="4F126879" w14:textId="77777777" w:rsidR="00F74531" w:rsidRDefault="00F74531" w:rsidP="00F74531">
            <w:pPr>
              <w:pStyle w:val="ListParagraph"/>
              <w:ind w:left="0"/>
              <w:rPr>
                <w:ins w:id="1221" w:author="Tania Johny" w:date="2015-07-29T16:55:00Z"/>
                <w:rFonts w:ascii="Avenir Next Condensed Regular" w:hAnsi="Avenir Next Condensed Regular"/>
                <w:b/>
                <w:sz w:val="22"/>
                <w:szCs w:val="22"/>
              </w:rPr>
            </w:pPr>
          </w:p>
          <w:p w14:paraId="6DD386F0" w14:textId="77777777" w:rsidR="00F74531" w:rsidRDefault="00F74531" w:rsidP="00F74531">
            <w:pPr>
              <w:pStyle w:val="ListParagraph"/>
              <w:ind w:left="0"/>
              <w:rPr>
                <w:ins w:id="1222" w:author="Tania Johny" w:date="2015-07-29T16:55:00Z"/>
                <w:rFonts w:ascii="Avenir Next Condensed Regular" w:hAnsi="Avenir Next Condensed Regular"/>
                <w:b/>
                <w:sz w:val="22"/>
                <w:szCs w:val="22"/>
              </w:rPr>
            </w:pPr>
          </w:p>
        </w:tc>
        <w:tc>
          <w:tcPr>
            <w:tcW w:w="1984" w:type="dxa"/>
            <w:tcPrChange w:id="1223" w:author="Tania Johny" w:date="2015-07-29T16:55:00Z">
              <w:tcPr>
                <w:tcW w:w="2072" w:type="dxa"/>
              </w:tcPr>
            </w:tcPrChange>
          </w:tcPr>
          <w:p w14:paraId="66EC88EA" w14:textId="77777777" w:rsidR="00F74531" w:rsidRDefault="00F74531" w:rsidP="00F74531">
            <w:pPr>
              <w:pStyle w:val="ListParagraph"/>
              <w:ind w:left="0"/>
              <w:rPr>
                <w:ins w:id="1224" w:author="Tania Johny" w:date="2015-07-29T16:55:00Z"/>
                <w:rFonts w:ascii="Avenir Next Condensed Regular" w:hAnsi="Avenir Next Condensed Regular"/>
                <w:b/>
                <w:sz w:val="22"/>
                <w:szCs w:val="22"/>
              </w:rPr>
            </w:pPr>
          </w:p>
        </w:tc>
        <w:tc>
          <w:tcPr>
            <w:tcW w:w="1843" w:type="dxa"/>
            <w:tcPrChange w:id="1225" w:author="Tania Johny" w:date="2015-07-29T16:55:00Z">
              <w:tcPr>
                <w:tcW w:w="2073" w:type="dxa"/>
              </w:tcPr>
            </w:tcPrChange>
          </w:tcPr>
          <w:p w14:paraId="1B4D7039" w14:textId="77777777" w:rsidR="00F74531" w:rsidRDefault="00F74531" w:rsidP="00F74531">
            <w:pPr>
              <w:pStyle w:val="ListParagraph"/>
              <w:ind w:left="0"/>
              <w:rPr>
                <w:ins w:id="1226" w:author="Tania Johny" w:date="2015-07-29T16:55:00Z"/>
                <w:rFonts w:ascii="Avenir Next Condensed Regular" w:hAnsi="Avenir Next Condensed Regular"/>
                <w:b/>
                <w:sz w:val="22"/>
                <w:szCs w:val="22"/>
              </w:rPr>
            </w:pPr>
          </w:p>
        </w:tc>
        <w:tc>
          <w:tcPr>
            <w:tcW w:w="1985" w:type="dxa"/>
            <w:tcPrChange w:id="1227" w:author="Tania Johny" w:date="2015-07-29T16:55:00Z">
              <w:tcPr>
                <w:tcW w:w="2073" w:type="dxa"/>
              </w:tcPr>
            </w:tcPrChange>
          </w:tcPr>
          <w:p w14:paraId="04D6EDD0" w14:textId="77777777" w:rsidR="00F74531" w:rsidRDefault="00F74531" w:rsidP="00F74531">
            <w:pPr>
              <w:pStyle w:val="ListParagraph"/>
              <w:ind w:left="0"/>
              <w:rPr>
                <w:ins w:id="1228" w:author="Tania Johny" w:date="2015-07-29T16:55:00Z"/>
                <w:rFonts w:ascii="Avenir Next Condensed Regular" w:hAnsi="Avenir Next Condensed Regular"/>
                <w:b/>
                <w:sz w:val="22"/>
                <w:szCs w:val="22"/>
              </w:rPr>
            </w:pPr>
          </w:p>
        </w:tc>
      </w:tr>
      <w:tr w:rsidR="00F74531" w14:paraId="1159BA11" w14:textId="77777777" w:rsidTr="00F74531">
        <w:trPr>
          <w:ins w:id="1229" w:author="Tania Johny" w:date="2015-07-29T16:55:00Z"/>
        </w:trPr>
        <w:tc>
          <w:tcPr>
            <w:tcW w:w="2394" w:type="dxa"/>
            <w:tcPrChange w:id="1230" w:author="Tania Johny" w:date="2015-07-29T16:55:00Z">
              <w:tcPr>
                <w:tcW w:w="2072" w:type="dxa"/>
              </w:tcPr>
            </w:tcPrChange>
          </w:tcPr>
          <w:p w14:paraId="103ED854" w14:textId="77777777" w:rsidR="00F74531" w:rsidRDefault="00F74531" w:rsidP="00F74531">
            <w:pPr>
              <w:pStyle w:val="ListParagraph"/>
              <w:ind w:left="0"/>
              <w:rPr>
                <w:ins w:id="1231" w:author="Tania Johny" w:date="2015-07-29T16:55:00Z"/>
                <w:rFonts w:ascii="Avenir Next Condensed Regular" w:hAnsi="Avenir Next Condensed Regular"/>
                <w:b/>
                <w:sz w:val="22"/>
                <w:szCs w:val="22"/>
              </w:rPr>
            </w:pPr>
          </w:p>
          <w:p w14:paraId="491F3153" w14:textId="77777777" w:rsidR="00F74531" w:rsidRDefault="00F74531" w:rsidP="00F74531">
            <w:pPr>
              <w:pStyle w:val="ListParagraph"/>
              <w:ind w:left="0"/>
              <w:rPr>
                <w:ins w:id="1232" w:author="Tania Johny" w:date="2015-07-29T16:55:00Z"/>
                <w:rFonts w:ascii="Avenir Next Condensed Regular" w:hAnsi="Avenir Next Condensed Regular"/>
                <w:b/>
                <w:sz w:val="22"/>
                <w:szCs w:val="22"/>
              </w:rPr>
            </w:pPr>
          </w:p>
        </w:tc>
        <w:tc>
          <w:tcPr>
            <w:tcW w:w="1984" w:type="dxa"/>
            <w:tcPrChange w:id="1233" w:author="Tania Johny" w:date="2015-07-29T16:55:00Z">
              <w:tcPr>
                <w:tcW w:w="2072" w:type="dxa"/>
              </w:tcPr>
            </w:tcPrChange>
          </w:tcPr>
          <w:p w14:paraId="4CB40981" w14:textId="77777777" w:rsidR="00F74531" w:rsidRDefault="00F74531" w:rsidP="00F74531">
            <w:pPr>
              <w:pStyle w:val="ListParagraph"/>
              <w:ind w:left="0"/>
              <w:rPr>
                <w:ins w:id="1234" w:author="Tania Johny" w:date="2015-07-29T16:55:00Z"/>
                <w:rFonts w:ascii="Avenir Next Condensed Regular" w:hAnsi="Avenir Next Condensed Regular"/>
                <w:b/>
                <w:sz w:val="22"/>
                <w:szCs w:val="22"/>
              </w:rPr>
            </w:pPr>
          </w:p>
        </w:tc>
        <w:tc>
          <w:tcPr>
            <w:tcW w:w="1843" w:type="dxa"/>
            <w:tcPrChange w:id="1235" w:author="Tania Johny" w:date="2015-07-29T16:55:00Z">
              <w:tcPr>
                <w:tcW w:w="2073" w:type="dxa"/>
              </w:tcPr>
            </w:tcPrChange>
          </w:tcPr>
          <w:p w14:paraId="31DD773A" w14:textId="77777777" w:rsidR="00F74531" w:rsidRDefault="00F74531" w:rsidP="00F74531">
            <w:pPr>
              <w:pStyle w:val="ListParagraph"/>
              <w:ind w:left="0"/>
              <w:rPr>
                <w:ins w:id="1236" w:author="Tania Johny" w:date="2015-07-29T16:55:00Z"/>
                <w:rFonts w:ascii="Avenir Next Condensed Regular" w:hAnsi="Avenir Next Condensed Regular"/>
                <w:b/>
                <w:sz w:val="22"/>
                <w:szCs w:val="22"/>
              </w:rPr>
            </w:pPr>
          </w:p>
        </w:tc>
        <w:tc>
          <w:tcPr>
            <w:tcW w:w="1985" w:type="dxa"/>
            <w:tcPrChange w:id="1237" w:author="Tania Johny" w:date="2015-07-29T16:55:00Z">
              <w:tcPr>
                <w:tcW w:w="2073" w:type="dxa"/>
              </w:tcPr>
            </w:tcPrChange>
          </w:tcPr>
          <w:p w14:paraId="1833ABFD" w14:textId="77777777" w:rsidR="00F74531" w:rsidRDefault="00F74531" w:rsidP="00F74531">
            <w:pPr>
              <w:pStyle w:val="ListParagraph"/>
              <w:ind w:left="0"/>
              <w:rPr>
                <w:ins w:id="1238" w:author="Tania Johny" w:date="2015-07-29T16:55:00Z"/>
                <w:rFonts w:ascii="Avenir Next Condensed Regular" w:hAnsi="Avenir Next Condensed Regular"/>
                <w:b/>
                <w:sz w:val="22"/>
                <w:szCs w:val="22"/>
              </w:rPr>
            </w:pPr>
          </w:p>
        </w:tc>
      </w:tr>
      <w:tr w:rsidR="00F74531" w14:paraId="3DAFF68F" w14:textId="77777777" w:rsidTr="00F74531">
        <w:trPr>
          <w:ins w:id="1239" w:author="Tania Johny" w:date="2015-07-29T16:55:00Z"/>
        </w:trPr>
        <w:tc>
          <w:tcPr>
            <w:tcW w:w="2394" w:type="dxa"/>
            <w:tcPrChange w:id="1240" w:author="Tania Johny" w:date="2015-07-29T16:55:00Z">
              <w:tcPr>
                <w:tcW w:w="2072" w:type="dxa"/>
              </w:tcPr>
            </w:tcPrChange>
          </w:tcPr>
          <w:p w14:paraId="55FDD758" w14:textId="77777777" w:rsidR="00F74531" w:rsidRDefault="00F74531" w:rsidP="00F74531">
            <w:pPr>
              <w:pStyle w:val="ListParagraph"/>
              <w:ind w:left="0"/>
              <w:rPr>
                <w:ins w:id="1241" w:author="Tania Johny" w:date="2015-07-29T16:55:00Z"/>
                <w:rFonts w:ascii="Avenir Next Condensed Regular" w:hAnsi="Avenir Next Condensed Regular"/>
                <w:b/>
                <w:sz w:val="22"/>
                <w:szCs w:val="22"/>
              </w:rPr>
            </w:pPr>
          </w:p>
          <w:p w14:paraId="3A43D7A5" w14:textId="77777777" w:rsidR="00F74531" w:rsidRDefault="00F74531" w:rsidP="00F74531">
            <w:pPr>
              <w:pStyle w:val="ListParagraph"/>
              <w:ind w:left="0"/>
              <w:rPr>
                <w:ins w:id="1242" w:author="Tania Johny" w:date="2015-07-29T16:55:00Z"/>
                <w:rFonts w:ascii="Avenir Next Condensed Regular" w:hAnsi="Avenir Next Condensed Regular"/>
                <w:b/>
                <w:sz w:val="22"/>
                <w:szCs w:val="22"/>
              </w:rPr>
            </w:pPr>
          </w:p>
        </w:tc>
        <w:tc>
          <w:tcPr>
            <w:tcW w:w="1984" w:type="dxa"/>
            <w:tcPrChange w:id="1243" w:author="Tania Johny" w:date="2015-07-29T16:55:00Z">
              <w:tcPr>
                <w:tcW w:w="2072" w:type="dxa"/>
              </w:tcPr>
            </w:tcPrChange>
          </w:tcPr>
          <w:p w14:paraId="57B4BAFE" w14:textId="77777777" w:rsidR="00F74531" w:rsidRDefault="00F74531" w:rsidP="00F74531">
            <w:pPr>
              <w:pStyle w:val="ListParagraph"/>
              <w:ind w:left="0"/>
              <w:rPr>
                <w:ins w:id="1244" w:author="Tania Johny" w:date="2015-07-29T16:55:00Z"/>
                <w:rFonts w:ascii="Avenir Next Condensed Regular" w:hAnsi="Avenir Next Condensed Regular"/>
                <w:b/>
                <w:sz w:val="22"/>
                <w:szCs w:val="22"/>
              </w:rPr>
            </w:pPr>
          </w:p>
        </w:tc>
        <w:tc>
          <w:tcPr>
            <w:tcW w:w="1843" w:type="dxa"/>
            <w:tcPrChange w:id="1245" w:author="Tania Johny" w:date="2015-07-29T16:55:00Z">
              <w:tcPr>
                <w:tcW w:w="2073" w:type="dxa"/>
              </w:tcPr>
            </w:tcPrChange>
          </w:tcPr>
          <w:p w14:paraId="4B768B3F" w14:textId="77777777" w:rsidR="00F74531" w:rsidRDefault="00F74531" w:rsidP="00F74531">
            <w:pPr>
              <w:pStyle w:val="ListParagraph"/>
              <w:ind w:left="0"/>
              <w:rPr>
                <w:ins w:id="1246" w:author="Tania Johny" w:date="2015-07-29T16:55:00Z"/>
                <w:rFonts w:ascii="Avenir Next Condensed Regular" w:hAnsi="Avenir Next Condensed Regular"/>
                <w:b/>
                <w:sz w:val="22"/>
                <w:szCs w:val="22"/>
              </w:rPr>
            </w:pPr>
          </w:p>
        </w:tc>
        <w:tc>
          <w:tcPr>
            <w:tcW w:w="1985" w:type="dxa"/>
            <w:tcPrChange w:id="1247" w:author="Tania Johny" w:date="2015-07-29T16:55:00Z">
              <w:tcPr>
                <w:tcW w:w="2073" w:type="dxa"/>
              </w:tcPr>
            </w:tcPrChange>
          </w:tcPr>
          <w:p w14:paraId="1DC8DC16" w14:textId="77777777" w:rsidR="00F74531" w:rsidRDefault="00F74531" w:rsidP="00F74531">
            <w:pPr>
              <w:pStyle w:val="ListParagraph"/>
              <w:ind w:left="0"/>
              <w:rPr>
                <w:ins w:id="1248" w:author="Tania Johny" w:date="2015-07-29T16:55:00Z"/>
                <w:rFonts w:ascii="Avenir Next Condensed Regular" w:hAnsi="Avenir Next Condensed Regular"/>
                <w:b/>
                <w:sz w:val="22"/>
                <w:szCs w:val="22"/>
              </w:rPr>
            </w:pPr>
          </w:p>
        </w:tc>
      </w:tr>
      <w:tr w:rsidR="00F74531" w14:paraId="08D3C141" w14:textId="77777777" w:rsidTr="00F74531">
        <w:trPr>
          <w:ins w:id="1249" w:author="Tania Johny" w:date="2015-07-29T16:55:00Z"/>
        </w:trPr>
        <w:tc>
          <w:tcPr>
            <w:tcW w:w="2394" w:type="dxa"/>
            <w:tcPrChange w:id="1250" w:author="Tania Johny" w:date="2015-07-29T16:55:00Z">
              <w:tcPr>
                <w:tcW w:w="2072" w:type="dxa"/>
              </w:tcPr>
            </w:tcPrChange>
          </w:tcPr>
          <w:p w14:paraId="063B3A17" w14:textId="77777777" w:rsidR="00F74531" w:rsidRDefault="00F74531" w:rsidP="00F74531">
            <w:pPr>
              <w:pStyle w:val="ListParagraph"/>
              <w:ind w:left="0"/>
              <w:rPr>
                <w:ins w:id="1251" w:author="Tania Johny" w:date="2015-07-29T16:56:00Z"/>
                <w:rFonts w:ascii="Avenir Next Condensed Regular" w:hAnsi="Avenir Next Condensed Regular"/>
                <w:b/>
                <w:sz w:val="22"/>
                <w:szCs w:val="22"/>
              </w:rPr>
            </w:pPr>
          </w:p>
          <w:p w14:paraId="22929921" w14:textId="77777777" w:rsidR="00F74531" w:rsidRDefault="00F74531" w:rsidP="00F74531">
            <w:pPr>
              <w:pStyle w:val="ListParagraph"/>
              <w:ind w:left="0"/>
              <w:rPr>
                <w:ins w:id="1252" w:author="Tania Johny" w:date="2015-07-29T16:55:00Z"/>
                <w:rFonts w:ascii="Avenir Next Condensed Regular" w:hAnsi="Avenir Next Condensed Regular"/>
                <w:b/>
                <w:sz w:val="22"/>
                <w:szCs w:val="22"/>
              </w:rPr>
            </w:pPr>
          </w:p>
        </w:tc>
        <w:tc>
          <w:tcPr>
            <w:tcW w:w="1984" w:type="dxa"/>
            <w:tcPrChange w:id="1253" w:author="Tania Johny" w:date="2015-07-29T16:55:00Z">
              <w:tcPr>
                <w:tcW w:w="2072" w:type="dxa"/>
              </w:tcPr>
            </w:tcPrChange>
          </w:tcPr>
          <w:p w14:paraId="6D093DE9" w14:textId="77777777" w:rsidR="00F74531" w:rsidRDefault="00F74531" w:rsidP="00F74531">
            <w:pPr>
              <w:pStyle w:val="ListParagraph"/>
              <w:ind w:left="0"/>
              <w:rPr>
                <w:ins w:id="1254" w:author="Tania Johny" w:date="2015-07-29T16:55:00Z"/>
                <w:rFonts w:ascii="Avenir Next Condensed Regular" w:hAnsi="Avenir Next Condensed Regular"/>
                <w:b/>
                <w:sz w:val="22"/>
                <w:szCs w:val="22"/>
              </w:rPr>
            </w:pPr>
          </w:p>
        </w:tc>
        <w:tc>
          <w:tcPr>
            <w:tcW w:w="1843" w:type="dxa"/>
            <w:tcPrChange w:id="1255" w:author="Tania Johny" w:date="2015-07-29T16:55:00Z">
              <w:tcPr>
                <w:tcW w:w="2073" w:type="dxa"/>
              </w:tcPr>
            </w:tcPrChange>
          </w:tcPr>
          <w:p w14:paraId="1698F2F5" w14:textId="77777777" w:rsidR="00F74531" w:rsidRDefault="00F74531" w:rsidP="00F74531">
            <w:pPr>
              <w:pStyle w:val="ListParagraph"/>
              <w:ind w:left="0"/>
              <w:rPr>
                <w:ins w:id="1256" w:author="Tania Johny" w:date="2015-07-29T16:55:00Z"/>
                <w:rFonts w:ascii="Avenir Next Condensed Regular" w:hAnsi="Avenir Next Condensed Regular"/>
                <w:b/>
                <w:sz w:val="22"/>
                <w:szCs w:val="22"/>
              </w:rPr>
            </w:pPr>
          </w:p>
        </w:tc>
        <w:tc>
          <w:tcPr>
            <w:tcW w:w="1985" w:type="dxa"/>
            <w:tcPrChange w:id="1257" w:author="Tania Johny" w:date="2015-07-29T16:55:00Z">
              <w:tcPr>
                <w:tcW w:w="2073" w:type="dxa"/>
              </w:tcPr>
            </w:tcPrChange>
          </w:tcPr>
          <w:p w14:paraId="04AD5648" w14:textId="77777777" w:rsidR="00F74531" w:rsidRDefault="00F74531" w:rsidP="00F74531">
            <w:pPr>
              <w:pStyle w:val="ListParagraph"/>
              <w:ind w:left="0"/>
              <w:rPr>
                <w:ins w:id="1258" w:author="Tania Johny" w:date="2015-07-29T16:55:00Z"/>
                <w:rFonts w:ascii="Avenir Next Condensed Regular" w:hAnsi="Avenir Next Condensed Regular"/>
                <w:b/>
                <w:sz w:val="22"/>
                <w:szCs w:val="22"/>
              </w:rPr>
            </w:pPr>
          </w:p>
        </w:tc>
      </w:tr>
    </w:tbl>
    <w:p w14:paraId="0799C7D5" w14:textId="77777777" w:rsidR="00F74531" w:rsidRDefault="00F74531">
      <w:pPr>
        <w:pStyle w:val="ListParagraph"/>
        <w:rPr>
          <w:ins w:id="1259" w:author="Tania Johny" w:date="2015-07-29T16:54:00Z"/>
          <w:rFonts w:ascii="Avenir Next Condensed Regular" w:hAnsi="Avenir Next Condensed Regular"/>
          <w:b/>
          <w:sz w:val="22"/>
          <w:szCs w:val="22"/>
        </w:rPr>
        <w:pPrChange w:id="1260" w:author="Tania Johny" w:date="2015-07-29T16:54:00Z">
          <w:pPr>
            <w:jc w:val="center"/>
          </w:pPr>
        </w:pPrChange>
      </w:pPr>
    </w:p>
    <w:p w14:paraId="3193DA7F" w14:textId="77777777" w:rsidR="00F74531" w:rsidRPr="00EC2C5C" w:rsidRDefault="00F74531">
      <w:pPr>
        <w:pStyle w:val="ListParagraph"/>
        <w:rPr>
          <w:ins w:id="1261" w:author="Tania Johny" w:date="2015-07-29T16:51:00Z"/>
          <w:rFonts w:ascii="Avenir Next Condensed Regular" w:hAnsi="Avenir Next Condensed Regular"/>
          <w:b/>
          <w:sz w:val="22"/>
          <w:szCs w:val="22"/>
          <w:rPrChange w:id="1262" w:author="Tania Johny" w:date="2015-07-29T16:51:00Z">
            <w:rPr>
              <w:ins w:id="1263" w:author="Tania Johny" w:date="2015-07-29T16:51:00Z"/>
            </w:rPr>
          </w:rPrChange>
        </w:rPr>
        <w:pPrChange w:id="1264" w:author="Tania Johny" w:date="2015-07-29T16:54:00Z">
          <w:pPr>
            <w:jc w:val="center"/>
          </w:pPr>
        </w:pPrChange>
      </w:pPr>
    </w:p>
    <w:p w14:paraId="44012DEE" w14:textId="340697A1" w:rsidR="00EC2C5C" w:rsidRPr="00F74531" w:rsidRDefault="00F74531">
      <w:pPr>
        <w:pStyle w:val="ListParagraph"/>
        <w:numPr>
          <w:ilvl w:val="0"/>
          <w:numId w:val="16"/>
        </w:numPr>
        <w:jc w:val="both"/>
        <w:rPr>
          <w:ins w:id="1265" w:author="Tania Johny" w:date="2015-07-29T16:56:00Z"/>
          <w:rFonts w:ascii="Avenir Next Condensed Regular" w:hAnsi="Avenir Next Condensed Regular"/>
          <w:sz w:val="22"/>
          <w:szCs w:val="22"/>
          <w:rPrChange w:id="1266" w:author="Tania Johny" w:date="2015-07-29T16:58:00Z">
            <w:rPr>
              <w:ins w:id="1267" w:author="Tania Johny" w:date="2015-07-29T16:56:00Z"/>
              <w:rFonts w:ascii="Avenir Next Condensed Regular" w:hAnsi="Avenir Next Condensed Regular"/>
              <w:b/>
              <w:sz w:val="22"/>
              <w:szCs w:val="22"/>
            </w:rPr>
          </w:rPrChange>
        </w:rPr>
        <w:pPrChange w:id="1268" w:author="Tania Johny" w:date="2015-07-29T16:58:00Z">
          <w:pPr>
            <w:jc w:val="center"/>
          </w:pPr>
        </w:pPrChange>
      </w:pPr>
      <w:ins w:id="1269" w:author="Tania Johny" w:date="2015-07-29T16:58:00Z">
        <w:r w:rsidRPr="00F74531">
          <w:rPr>
            <w:rFonts w:ascii="Avenir Next Condensed Regular" w:hAnsi="Avenir Next Condensed Regular"/>
            <w:sz w:val="22"/>
            <w:szCs w:val="22"/>
            <w:rPrChange w:id="1270" w:author="Tania Johny" w:date="2015-07-29T16:58:00Z">
              <w:rPr>
                <w:rFonts w:ascii="Avenir Next Condensed Regular" w:hAnsi="Avenir Next Condensed Regular"/>
                <w:b/>
                <w:sz w:val="22"/>
                <w:szCs w:val="22"/>
              </w:rPr>
            </w:rPrChange>
          </w:rPr>
          <w:t>Pursuant</w:t>
        </w:r>
      </w:ins>
      <w:ins w:id="1271" w:author="Tania Johny" w:date="2015-07-29T16:56:00Z">
        <w:r w:rsidRPr="00F74531">
          <w:rPr>
            <w:rFonts w:ascii="Avenir Next Condensed Regular" w:hAnsi="Avenir Next Condensed Regular"/>
            <w:sz w:val="22"/>
            <w:szCs w:val="22"/>
            <w:rPrChange w:id="1272" w:author="Tania Johny" w:date="2015-07-29T16:58:00Z">
              <w:rPr>
                <w:rFonts w:ascii="Avenir Next Condensed Regular" w:hAnsi="Avenir Next Condensed Regular"/>
                <w:b/>
                <w:sz w:val="22"/>
                <w:szCs w:val="22"/>
              </w:rPr>
            </w:rPrChange>
          </w:rPr>
          <w:t xml:space="preserve"> to clause </w:t>
        </w:r>
      </w:ins>
      <w:ins w:id="1273" w:author="Tania Johny" w:date="2015-07-29T17:02:00Z">
        <w:r w:rsidR="00D45547">
          <w:rPr>
            <w:rFonts w:ascii="Avenir Next Condensed Regular" w:hAnsi="Avenir Next Condensed Regular"/>
            <w:sz w:val="22"/>
            <w:szCs w:val="22"/>
          </w:rPr>
          <w:t>5.2</w:t>
        </w:r>
      </w:ins>
      <w:ins w:id="1274" w:author="Tania Johny" w:date="2015-07-29T16:56:00Z">
        <w:r w:rsidRPr="00F74531">
          <w:rPr>
            <w:rFonts w:ascii="Avenir Next Condensed Regular" w:hAnsi="Avenir Next Condensed Regular"/>
            <w:sz w:val="22"/>
            <w:szCs w:val="22"/>
            <w:rPrChange w:id="1275" w:author="Tania Johny" w:date="2015-07-29T16:58:00Z">
              <w:rPr>
                <w:rFonts w:ascii="Avenir Next Condensed Regular" w:hAnsi="Avenir Next Condensed Regular"/>
                <w:b/>
                <w:sz w:val="22"/>
                <w:szCs w:val="22"/>
              </w:rPr>
            </w:rPrChange>
          </w:rPr>
          <w:t xml:space="preserve">, the Shareholders shall appoint the below as Directors in the Company: </w:t>
        </w:r>
      </w:ins>
    </w:p>
    <w:p w14:paraId="0EE110CC" w14:textId="77777777" w:rsidR="00F74531" w:rsidRDefault="00F74531">
      <w:pPr>
        <w:rPr>
          <w:ins w:id="1276" w:author="Tania Johny" w:date="2015-07-29T16:56:00Z"/>
          <w:rFonts w:ascii="Avenir Next Condensed Regular" w:hAnsi="Avenir Next Condensed Regular"/>
          <w:b/>
          <w:sz w:val="22"/>
          <w:szCs w:val="22"/>
        </w:rPr>
        <w:pPrChange w:id="1277" w:author="Tania Johny" w:date="2015-07-29T16:56:00Z">
          <w:pPr>
            <w:jc w:val="center"/>
          </w:pPr>
        </w:pPrChange>
      </w:pPr>
    </w:p>
    <w:tbl>
      <w:tblPr>
        <w:tblStyle w:val="TableGrid"/>
        <w:tblW w:w="8222" w:type="dxa"/>
        <w:tblInd w:w="704" w:type="dxa"/>
        <w:tblLook w:val="04A0" w:firstRow="1" w:lastRow="0" w:firstColumn="1" w:lastColumn="0" w:noHBand="0" w:noVBand="1"/>
        <w:tblPrChange w:id="1278" w:author="Tania Johny" w:date="2015-07-29T16:57:00Z">
          <w:tblPr>
            <w:tblStyle w:val="TableGrid"/>
            <w:tblW w:w="0" w:type="auto"/>
            <w:tblLook w:val="04A0" w:firstRow="1" w:lastRow="0" w:firstColumn="1" w:lastColumn="0" w:noHBand="0" w:noVBand="1"/>
          </w:tblPr>
        </w:tblPrChange>
      </w:tblPr>
      <w:tblGrid>
        <w:gridCol w:w="3969"/>
        <w:gridCol w:w="4253"/>
        <w:tblGridChange w:id="1279">
          <w:tblGrid>
            <w:gridCol w:w="4145"/>
            <w:gridCol w:w="4145"/>
          </w:tblGrid>
        </w:tblGridChange>
      </w:tblGrid>
      <w:tr w:rsidR="00F74531" w14:paraId="133975C1" w14:textId="77777777" w:rsidTr="00F74531">
        <w:trPr>
          <w:ins w:id="1280" w:author="Tania Johny" w:date="2015-07-29T16:57:00Z"/>
        </w:trPr>
        <w:tc>
          <w:tcPr>
            <w:tcW w:w="3969" w:type="dxa"/>
            <w:tcPrChange w:id="1281" w:author="Tania Johny" w:date="2015-07-29T16:57:00Z">
              <w:tcPr>
                <w:tcW w:w="4145" w:type="dxa"/>
              </w:tcPr>
            </w:tcPrChange>
          </w:tcPr>
          <w:p w14:paraId="534ACCC4" w14:textId="3E0D1F32" w:rsidR="00F74531" w:rsidRPr="00F74531" w:rsidRDefault="00F74531">
            <w:pPr>
              <w:jc w:val="center"/>
              <w:rPr>
                <w:ins w:id="1282" w:author="Tania Johny" w:date="2015-07-29T16:57:00Z"/>
                <w:rFonts w:ascii="Avenir Next Condensed Regular" w:hAnsi="Avenir Next Condensed Regular"/>
                <w:b/>
                <w:sz w:val="22"/>
                <w:szCs w:val="22"/>
              </w:rPr>
              <w:pPrChange w:id="1283" w:author="Tania Johny" w:date="2015-07-29T16:58:00Z">
                <w:pPr/>
              </w:pPrChange>
            </w:pPr>
            <w:ins w:id="1284" w:author="Tania Johny" w:date="2015-07-29T16:57:00Z">
              <w:r w:rsidRPr="00F74531">
                <w:rPr>
                  <w:rFonts w:ascii="Avenir Next Condensed Regular" w:hAnsi="Avenir Next Condensed Regular"/>
                  <w:b/>
                  <w:sz w:val="22"/>
                  <w:szCs w:val="22"/>
                </w:rPr>
                <w:t>Name of Shareholder</w:t>
              </w:r>
            </w:ins>
          </w:p>
        </w:tc>
        <w:tc>
          <w:tcPr>
            <w:tcW w:w="4253" w:type="dxa"/>
            <w:tcPrChange w:id="1285" w:author="Tania Johny" w:date="2015-07-29T16:57:00Z">
              <w:tcPr>
                <w:tcW w:w="4145" w:type="dxa"/>
              </w:tcPr>
            </w:tcPrChange>
          </w:tcPr>
          <w:p w14:paraId="779E6945" w14:textId="1872A067" w:rsidR="00F74531" w:rsidRPr="00F74531" w:rsidRDefault="00F74531">
            <w:pPr>
              <w:jc w:val="center"/>
              <w:rPr>
                <w:ins w:id="1286" w:author="Tania Johny" w:date="2015-07-29T16:57:00Z"/>
                <w:rFonts w:ascii="Avenir Next Condensed Regular" w:hAnsi="Avenir Next Condensed Regular"/>
                <w:b/>
                <w:sz w:val="22"/>
                <w:szCs w:val="22"/>
              </w:rPr>
              <w:pPrChange w:id="1287" w:author="Tania Johny" w:date="2015-07-29T16:58:00Z">
                <w:pPr/>
              </w:pPrChange>
            </w:pPr>
            <w:ins w:id="1288" w:author="Tania Johny" w:date="2015-07-29T16:57:00Z">
              <w:r w:rsidRPr="00F74531">
                <w:rPr>
                  <w:rFonts w:ascii="Avenir Next Condensed Regular" w:hAnsi="Avenir Next Condensed Regular"/>
                  <w:b/>
                  <w:sz w:val="22"/>
                  <w:szCs w:val="22"/>
                </w:rPr>
                <w:t>Name and Details of Director appointed</w:t>
              </w:r>
            </w:ins>
          </w:p>
        </w:tc>
      </w:tr>
      <w:tr w:rsidR="00F74531" w14:paraId="29524F4F" w14:textId="77777777" w:rsidTr="00F74531">
        <w:trPr>
          <w:ins w:id="1289" w:author="Tania Johny" w:date="2015-07-29T16:57:00Z"/>
        </w:trPr>
        <w:tc>
          <w:tcPr>
            <w:tcW w:w="3969" w:type="dxa"/>
            <w:tcPrChange w:id="1290" w:author="Tania Johny" w:date="2015-07-29T16:57:00Z">
              <w:tcPr>
                <w:tcW w:w="4145" w:type="dxa"/>
              </w:tcPr>
            </w:tcPrChange>
          </w:tcPr>
          <w:p w14:paraId="00803DBA" w14:textId="77777777" w:rsidR="00F74531" w:rsidRDefault="00F74531" w:rsidP="00F74531">
            <w:pPr>
              <w:rPr>
                <w:ins w:id="1291" w:author="Tania Johny" w:date="2015-07-29T16:58:00Z"/>
                <w:rFonts w:ascii="Avenir Next Condensed Regular" w:hAnsi="Avenir Next Condensed Regular"/>
                <w:b/>
                <w:sz w:val="22"/>
                <w:szCs w:val="22"/>
              </w:rPr>
            </w:pPr>
          </w:p>
          <w:p w14:paraId="1E671FFE" w14:textId="77777777" w:rsidR="00F74531" w:rsidRDefault="00F74531" w:rsidP="00F74531">
            <w:pPr>
              <w:rPr>
                <w:ins w:id="1292" w:author="Tania Johny" w:date="2015-07-29T16:57:00Z"/>
                <w:rFonts w:ascii="Avenir Next Condensed Regular" w:hAnsi="Avenir Next Condensed Regular"/>
                <w:b/>
                <w:sz w:val="22"/>
                <w:szCs w:val="22"/>
              </w:rPr>
            </w:pPr>
          </w:p>
        </w:tc>
        <w:tc>
          <w:tcPr>
            <w:tcW w:w="4253" w:type="dxa"/>
            <w:tcPrChange w:id="1293" w:author="Tania Johny" w:date="2015-07-29T16:57:00Z">
              <w:tcPr>
                <w:tcW w:w="4145" w:type="dxa"/>
              </w:tcPr>
            </w:tcPrChange>
          </w:tcPr>
          <w:p w14:paraId="081EDF8D" w14:textId="77777777" w:rsidR="00F74531" w:rsidRDefault="00F74531" w:rsidP="00F74531">
            <w:pPr>
              <w:rPr>
                <w:ins w:id="1294" w:author="Tania Johny" w:date="2015-07-29T16:58:00Z"/>
                <w:rFonts w:ascii="Avenir Next Condensed Regular" w:hAnsi="Avenir Next Condensed Regular"/>
                <w:b/>
                <w:sz w:val="22"/>
                <w:szCs w:val="22"/>
              </w:rPr>
            </w:pPr>
          </w:p>
          <w:p w14:paraId="538170F4" w14:textId="77777777" w:rsidR="00F74531" w:rsidRPr="00F74531" w:rsidRDefault="00F74531" w:rsidP="00F74531">
            <w:pPr>
              <w:rPr>
                <w:ins w:id="1295" w:author="Tania Johny" w:date="2015-07-29T16:58:00Z"/>
                <w:rFonts w:ascii="Avenir Next Condensed Regular" w:hAnsi="Avenir Next Condensed Regular"/>
                <w:sz w:val="22"/>
                <w:szCs w:val="22"/>
                <w:rPrChange w:id="1296" w:author="Tania Johny" w:date="2015-07-29T16:58:00Z">
                  <w:rPr>
                    <w:ins w:id="1297" w:author="Tania Johny" w:date="2015-07-29T16:58:00Z"/>
                    <w:rFonts w:ascii="Avenir Next Condensed Regular" w:hAnsi="Avenir Next Condensed Regular"/>
                    <w:b/>
                    <w:sz w:val="22"/>
                    <w:szCs w:val="22"/>
                  </w:rPr>
                </w:rPrChange>
              </w:rPr>
            </w:pPr>
            <w:ins w:id="1298" w:author="Tania Johny" w:date="2015-07-29T16:58:00Z">
              <w:r w:rsidRPr="00F74531">
                <w:rPr>
                  <w:rFonts w:ascii="Avenir Next Condensed Regular" w:hAnsi="Avenir Next Condensed Regular"/>
                  <w:sz w:val="22"/>
                  <w:szCs w:val="22"/>
                  <w:rPrChange w:id="1299" w:author="Tania Johny" w:date="2015-07-29T16:58:00Z">
                    <w:rPr>
                      <w:rFonts w:ascii="Avenir Next Condensed Regular" w:hAnsi="Avenir Next Condensed Regular"/>
                      <w:b/>
                      <w:sz w:val="22"/>
                      <w:szCs w:val="22"/>
                    </w:rPr>
                  </w:rPrChange>
                </w:rPr>
                <w:t xml:space="preserve">Name of Director: </w:t>
              </w:r>
            </w:ins>
          </w:p>
          <w:p w14:paraId="0236B153" w14:textId="77777777" w:rsidR="00F74531" w:rsidRPr="00F74531" w:rsidRDefault="00F74531" w:rsidP="00F74531">
            <w:pPr>
              <w:rPr>
                <w:ins w:id="1300" w:author="Tania Johny" w:date="2015-07-29T16:58:00Z"/>
                <w:rFonts w:ascii="Avenir Next Condensed Regular" w:hAnsi="Avenir Next Condensed Regular"/>
                <w:sz w:val="22"/>
                <w:szCs w:val="22"/>
                <w:rPrChange w:id="1301" w:author="Tania Johny" w:date="2015-07-29T16:58:00Z">
                  <w:rPr>
                    <w:ins w:id="1302" w:author="Tania Johny" w:date="2015-07-29T16:58:00Z"/>
                    <w:rFonts w:ascii="Avenir Next Condensed Regular" w:hAnsi="Avenir Next Condensed Regular"/>
                    <w:b/>
                    <w:sz w:val="22"/>
                    <w:szCs w:val="22"/>
                  </w:rPr>
                </w:rPrChange>
              </w:rPr>
            </w:pPr>
            <w:ins w:id="1303" w:author="Tania Johny" w:date="2015-07-29T16:58:00Z">
              <w:r w:rsidRPr="00F74531">
                <w:rPr>
                  <w:rFonts w:ascii="Avenir Next Condensed Regular" w:hAnsi="Avenir Next Condensed Regular"/>
                  <w:sz w:val="22"/>
                  <w:szCs w:val="22"/>
                  <w:rPrChange w:id="1304" w:author="Tania Johny" w:date="2015-07-29T16:58:00Z">
                    <w:rPr>
                      <w:rFonts w:ascii="Avenir Next Condensed Regular" w:hAnsi="Avenir Next Condensed Regular"/>
                      <w:b/>
                      <w:sz w:val="22"/>
                      <w:szCs w:val="22"/>
                    </w:rPr>
                  </w:rPrChange>
                </w:rPr>
                <w:t xml:space="preserve">Passport Number: </w:t>
              </w:r>
            </w:ins>
          </w:p>
          <w:p w14:paraId="7543138F" w14:textId="5BD459A0" w:rsidR="00F74531" w:rsidRDefault="00F74531" w:rsidP="00F74531">
            <w:pPr>
              <w:rPr>
                <w:ins w:id="1305" w:author="Tania Johny" w:date="2015-07-29T16:57:00Z"/>
                <w:rFonts w:ascii="Avenir Next Condensed Regular" w:hAnsi="Avenir Next Condensed Regular"/>
                <w:b/>
                <w:sz w:val="22"/>
                <w:szCs w:val="22"/>
              </w:rPr>
            </w:pPr>
            <w:ins w:id="1306" w:author="Tania Johny" w:date="2015-07-29T16:58:00Z">
              <w:r w:rsidRPr="00F74531">
                <w:rPr>
                  <w:rFonts w:ascii="Avenir Next Condensed Regular" w:hAnsi="Avenir Next Condensed Regular"/>
                  <w:sz w:val="22"/>
                  <w:szCs w:val="22"/>
                  <w:rPrChange w:id="1307" w:author="Tania Johny" w:date="2015-07-29T16:58:00Z">
                    <w:rPr>
                      <w:rFonts w:ascii="Avenir Next Condensed Regular" w:hAnsi="Avenir Next Condensed Regular"/>
                      <w:b/>
                      <w:sz w:val="22"/>
                      <w:szCs w:val="22"/>
                    </w:rPr>
                  </w:rPrChange>
                </w:rPr>
                <w:t>Address:</w:t>
              </w:r>
              <w:r>
                <w:rPr>
                  <w:rFonts w:ascii="Avenir Next Condensed Regular" w:hAnsi="Avenir Next Condensed Regular"/>
                  <w:b/>
                  <w:sz w:val="22"/>
                  <w:szCs w:val="22"/>
                </w:rPr>
                <w:t xml:space="preserve"> </w:t>
              </w:r>
            </w:ins>
          </w:p>
        </w:tc>
      </w:tr>
      <w:tr w:rsidR="00F74531" w14:paraId="677A576F" w14:textId="77777777" w:rsidTr="00F74531">
        <w:trPr>
          <w:ins w:id="1308" w:author="Tania Johny" w:date="2015-07-29T16:57:00Z"/>
        </w:trPr>
        <w:tc>
          <w:tcPr>
            <w:tcW w:w="3969" w:type="dxa"/>
            <w:tcPrChange w:id="1309" w:author="Tania Johny" w:date="2015-07-29T16:57:00Z">
              <w:tcPr>
                <w:tcW w:w="4145" w:type="dxa"/>
              </w:tcPr>
            </w:tcPrChange>
          </w:tcPr>
          <w:p w14:paraId="52CCC5C9" w14:textId="073D7594" w:rsidR="00F74531" w:rsidRDefault="00F74531" w:rsidP="00F74531">
            <w:pPr>
              <w:rPr>
                <w:ins w:id="1310" w:author="Tania Johny" w:date="2015-07-29T16:58:00Z"/>
                <w:rFonts w:ascii="Avenir Next Condensed Regular" w:hAnsi="Avenir Next Condensed Regular"/>
                <w:b/>
                <w:sz w:val="22"/>
                <w:szCs w:val="22"/>
              </w:rPr>
            </w:pPr>
          </w:p>
          <w:p w14:paraId="55B95500" w14:textId="77777777" w:rsidR="00F74531" w:rsidRDefault="00F74531" w:rsidP="00F74531">
            <w:pPr>
              <w:rPr>
                <w:ins w:id="1311" w:author="Tania Johny" w:date="2015-07-29T16:57:00Z"/>
                <w:rFonts w:ascii="Avenir Next Condensed Regular" w:hAnsi="Avenir Next Condensed Regular"/>
                <w:b/>
                <w:sz w:val="22"/>
                <w:szCs w:val="22"/>
              </w:rPr>
            </w:pPr>
          </w:p>
        </w:tc>
        <w:tc>
          <w:tcPr>
            <w:tcW w:w="4253" w:type="dxa"/>
            <w:tcPrChange w:id="1312" w:author="Tania Johny" w:date="2015-07-29T16:57:00Z">
              <w:tcPr>
                <w:tcW w:w="4145" w:type="dxa"/>
              </w:tcPr>
            </w:tcPrChange>
          </w:tcPr>
          <w:p w14:paraId="4381D244" w14:textId="77777777" w:rsidR="00F74531" w:rsidRDefault="00F74531" w:rsidP="00F74531">
            <w:pPr>
              <w:rPr>
                <w:ins w:id="1313" w:author="Tania Johny" w:date="2015-07-29T16:58:00Z"/>
                <w:rFonts w:ascii="Avenir Next Condensed Regular" w:hAnsi="Avenir Next Condensed Regular"/>
                <w:b/>
                <w:sz w:val="22"/>
                <w:szCs w:val="22"/>
              </w:rPr>
            </w:pPr>
          </w:p>
          <w:p w14:paraId="666C5956" w14:textId="77777777" w:rsidR="00F74531" w:rsidRPr="00CE5A11" w:rsidRDefault="00F74531" w:rsidP="00F74531">
            <w:pPr>
              <w:rPr>
                <w:ins w:id="1314" w:author="Tania Johny" w:date="2015-07-29T16:58:00Z"/>
                <w:rFonts w:ascii="Avenir Next Condensed Regular" w:hAnsi="Avenir Next Condensed Regular"/>
                <w:sz w:val="22"/>
                <w:szCs w:val="22"/>
              </w:rPr>
            </w:pPr>
            <w:ins w:id="1315" w:author="Tania Johny" w:date="2015-07-29T16:58:00Z">
              <w:r w:rsidRPr="00CE5A11">
                <w:rPr>
                  <w:rFonts w:ascii="Avenir Next Condensed Regular" w:hAnsi="Avenir Next Condensed Regular"/>
                  <w:sz w:val="22"/>
                  <w:szCs w:val="22"/>
                </w:rPr>
                <w:t xml:space="preserve">Name of Director: </w:t>
              </w:r>
            </w:ins>
          </w:p>
          <w:p w14:paraId="65AC21E4" w14:textId="77777777" w:rsidR="00F74531" w:rsidRPr="00CE5A11" w:rsidRDefault="00F74531" w:rsidP="00F74531">
            <w:pPr>
              <w:rPr>
                <w:ins w:id="1316" w:author="Tania Johny" w:date="2015-07-29T16:58:00Z"/>
                <w:rFonts w:ascii="Avenir Next Condensed Regular" w:hAnsi="Avenir Next Condensed Regular"/>
                <w:sz w:val="22"/>
                <w:szCs w:val="22"/>
              </w:rPr>
            </w:pPr>
            <w:ins w:id="1317" w:author="Tania Johny" w:date="2015-07-29T16:58:00Z">
              <w:r w:rsidRPr="00CE5A11">
                <w:rPr>
                  <w:rFonts w:ascii="Avenir Next Condensed Regular" w:hAnsi="Avenir Next Condensed Regular"/>
                  <w:sz w:val="22"/>
                  <w:szCs w:val="22"/>
                </w:rPr>
                <w:t xml:space="preserve">Passport Number: </w:t>
              </w:r>
            </w:ins>
          </w:p>
          <w:p w14:paraId="41FECFE5" w14:textId="179D0604" w:rsidR="00F74531" w:rsidRDefault="00F74531" w:rsidP="00F74531">
            <w:pPr>
              <w:rPr>
                <w:ins w:id="1318" w:author="Tania Johny" w:date="2015-07-29T16:57:00Z"/>
                <w:rFonts w:ascii="Avenir Next Condensed Regular" w:hAnsi="Avenir Next Condensed Regular"/>
                <w:b/>
                <w:sz w:val="22"/>
                <w:szCs w:val="22"/>
              </w:rPr>
            </w:pPr>
            <w:ins w:id="1319" w:author="Tania Johny" w:date="2015-07-29T16:58:00Z">
              <w:r w:rsidRPr="00CE5A11">
                <w:rPr>
                  <w:rFonts w:ascii="Avenir Next Condensed Regular" w:hAnsi="Avenir Next Condensed Regular"/>
                  <w:sz w:val="22"/>
                  <w:szCs w:val="22"/>
                </w:rPr>
                <w:t>Address:</w:t>
              </w:r>
            </w:ins>
          </w:p>
        </w:tc>
      </w:tr>
      <w:tr w:rsidR="00F74531" w14:paraId="3363BFEA" w14:textId="77777777" w:rsidTr="00F74531">
        <w:trPr>
          <w:ins w:id="1320" w:author="Tania Johny" w:date="2015-07-29T16:57:00Z"/>
        </w:trPr>
        <w:tc>
          <w:tcPr>
            <w:tcW w:w="3969" w:type="dxa"/>
            <w:tcPrChange w:id="1321" w:author="Tania Johny" w:date="2015-07-29T16:57:00Z">
              <w:tcPr>
                <w:tcW w:w="4145" w:type="dxa"/>
              </w:tcPr>
            </w:tcPrChange>
          </w:tcPr>
          <w:p w14:paraId="14CC9939" w14:textId="77777777" w:rsidR="00F74531" w:rsidRDefault="00F74531" w:rsidP="00F74531">
            <w:pPr>
              <w:rPr>
                <w:ins w:id="1322" w:author="Tania Johny" w:date="2015-07-29T16:58:00Z"/>
                <w:rFonts w:ascii="Avenir Next Condensed Regular" w:hAnsi="Avenir Next Condensed Regular"/>
                <w:b/>
                <w:sz w:val="22"/>
                <w:szCs w:val="22"/>
              </w:rPr>
            </w:pPr>
          </w:p>
          <w:p w14:paraId="5B7935F5" w14:textId="77777777" w:rsidR="00F74531" w:rsidRDefault="00F74531" w:rsidP="00F74531">
            <w:pPr>
              <w:rPr>
                <w:ins w:id="1323" w:author="Tania Johny" w:date="2015-07-29T16:57:00Z"/>
                <w:rFonts w:ascii="Avenir Next Condensed Regular" w:hAnsi="Avenir Next Condensed Regular"/>
                <w:b/>
                <w:sz w:val="22"/>
                <w:szCs w:val="22"/>
              </w:rPr>
            </w:pPr>
          </w:p>
        </w:tc>
        <w:tc>
          <w:tcPr>
            <w:tcW w:w="4253" w:type="dxa"/>
            <w:tcPrChange w:id="1324" w:author="Tania Johny" w:date="2015-07-29T16:57:00Z">
              <w:tcPr>
                <w:tcW w:w="4145" w:type="dxa"/>
              </w:tcPr>
            </w:tcPrChange>
          </w:tcPr>
          <w:p w14:paraId="7DFC874A" w14:textId="77777777" w:rsidR="00F74531" w:rsidRDefault="00F74531" w:rsidP="00F74531">
            <w:pPr>
              <w:rPr>
                <w:ins w:id="1325" w:author="Tania Johny" w:date="2015-07-29T16:58:00Z"/>
                <w:rFonts w:ascii="Avenir Next Condensed Regular" w:hAnsi="Avenir Next Condensed Regular"/>
                <w:b/>
                <w:sz w:val="22"/>
                <w:szCs w:val="22"/>
              </w:rPr>
            </w:pPr>
          </w:p>
          <w:p w14:paraId="5BDF18CB" w14:textId="77777777" w:rsidR="00F74531" w:rsidRPr="00CE5A11" w:rsidRDefault="00F74531" w:rsidP="00F74531">
            <w:pPr>
              <w:rPr>
                <w:ins w:id="1326" w:author="Tania Johny" w:date="2015-07-29T16:58:00Z"/>
                <w:rFonts w:ascii="Avenir Next Condensed Regular" w:hAnsi="Avenir Next Condensed Regular"/>
                <w:sz w:val="22"/>
                <w:szCs w:val="22"/>
              </w:rPr>
            </w:pPr>
            <w:ins w:id="1327" w:author="Tania Johny" w:date="2015-07-29T16:58:00Z">
              <w:r w:rsidRPr="00CE5A11">
                <w:rPr>
                  <w:rFonts w:ascii="Avenir Next Condensed Regular" w:hAnsi="Avenir Next Condensed Regular"/>
                  <w:sz w:val="22"/>
                  <w:szCs w:val="22"/>
                </w:rPr>
                <w:t xml:space="preserve">Name of Director: </w:t>
              </w:r>
            </w:ins>
          </w:p>
          <w:p w14:paraId="18C707C7" w14:textId="77777777" w:rsidR="00F74531" w:rsidRPr="00CE5A11" w:rsidRDefault="00F74531" w:rsidP="00F74531">
            <w:pPr>
              <w:rPr>
                <w:ins w:id="1328" w:author="Tania Johny" w:date="2015-07-29T16:58:00Z"/>
                <w:rFonts w:ascii="Avenir Next Condensed Regular" w:hAnsi="Avenir Next Condensed Regular"/>
                <w:sz w:val="22"/>
                <w:szCs w:val="22"/>
              </w:rPr>
            </w:pPr>
            <w:ins w:id="1329" w:author="Tania Johny" w:date="2015-07-29T16:58:00Z">
              <w:r w:rsidRPr="00CE5A11">
                <w:rPr>
                  <w:rFonts w:ascii="Avenir Next Condensed Regular" w:hAnsi="Avenir Next Condensed Regular"/>
                  <w:sz w:val="22"/>
                  <w:szCs w:val="22"/>
                </w:rPr>
                <w:t xml:space="preserve">Passport Number: </w:t>
              </w:r>
            </w:ins>
          </w:p>
          <w:p w14:paraId="5417E2C7" w14:textId="26822394" w:rsidR="00F74531" w:rsidRDefault="00F74531" w:rsidP="00F74531">
            <w:pPr>
              <w:rPr>
                <w:ins w:id="1330" w:author="Tania Johny" w:date="2015-07-29T16:57:00Z"/>
                <w:rFonts w:ascii="Avenir Next Condensed Regular" w:hAnsi="Avenir Next Condensed Regular"/>
                <w:b/>
                <w:sz w:val="22"/>
                <w:szCs w:val="22"/>
              </w:rPr>
            </w:pPr>
            <w:ins w:id="1331" w:author="Tania Johny" w:date="2015-07-29T16:58:00Z">
              <w:r w:rsidRPr="00CE5A11">
                <w:rPr>
                  <w:rFonts w:ascii="Avenir Next Condensed Regular" w:hAnsi="Avenir Next Condensed Regular"/>
                  <w:sz w:val="22"/>
                  <w:szCs w:val="22"/>
                </w:rPr>
                <w:t>Address:</w:t>
              </w:r>
            </w:ins>
          </w:p>
        </w:tc>
      </w:tr>
    </w:tbl>
    <w:p w14:paraId="317DA4B0" w14:textId="77777777" w:rsidR="00F74531" w:rsidRPr="00F74531" w:rsidRDefault="00F74531">
      <w:pPr>
        <w:rPr>
          <w:ins w:id="1332" w:author="Tania Johny" w:date="2015-07-29T16:44:00Z"/>
          <w:rFonts w:ascii="Avenir Next Condensed Regular" w:hAnsi="Avenir Next Condensed Regular"/>
          <w:b/>
          <w:sz w:val="22"/>
          <w:szCs w:val="22"/>
          <w:rPrChange w:id="1333" w:author="Tania Johny" w:date="2015-07-29T16:56:00Z">
            <w:rPr>
              <w:ins w:id="1334" w:author="Tania Johny" w:date="2015-07-29T16:44:00Z"/>
            </w:rPr>
          </w:rPrChange>
        </w:rPr>
        <w:pPrChange w:id="1335" w:author="Tania Johny" w:date="2015-07-29T16:56:00Z">
          <w:pPr>
            <w:jc w:val="center"/>
          </w:pPr>
        </w:pPrChange>
      </w:pPr>
    </w:p>
    <w:p w14:paraId="7C3ACFC7" w14:textId="77777777" w:rsidR="00010509" w:rsidRDefault="00010509">
      <w:pPr>
        <w:rPr>
          <w:ins w:id="1336" w:author="Tania Johny" w:date="2015-07-29T16:44:00Z"/>
          <w:rFonts w:ascii="Avenir Next Condensed Regular" w:hAnsi="Avenir Next Condensed Regular"/>
          <w:sz w:val="22"/>
          <w:szCs w:val="22"/>
        </w:rPr>
      </w:pPr>
    </w:p>
    <w:p w14:paraId="7741ED4A" w14:textId="77777777" w:rsidR="00010509" w:rsidRDefault="00010509">
      <w:pPr>
        <w:rPr>
          <w:ins w:id="1337" w:author="Tania Johny" w:date="2015-07-29T16:44:00Z"/>
          <w:rFonts w:ascii="Avenir Next Condensed Regular" w:hAnsi="Avenir Next Condensed Regular"/>
          <w:sz w:val="22"/>
          <w:szCs w:val="22"/>
        </w:rPr>
      </w:pPr>
    </w:p>
    <w:p w14:paraId="37393495" w14:textId="77777777" w:rsidR="00010509" w:rsidRDefault="00010509">
      <w:pPr>
        <w:rPr>
          <w:ins w:id="1338" w:author="Tania Johny" w:date="2015-07-29T16:44:00Z"/>
          <w:rFonts w:ascii="Avenir Next Condensed Regular" w:hAnsi="Avenir Next Condensed Regular"/>
          <w:sz w:val="22"/>
          <w:szCs w:val="22"/>
        </w:rPr>
      </w:pPr>
    </w:p>
    <w:p w14:paraId="28A305FB" w14:textId="77777777" w:rsidR="00010509" w:rsidRDefault="00010509">
      <w:pPr>
        <w:rPr>
          <w:ins w:id="1339" w:author="Tania Johny" w:date="2015-07-29T16:44:00Z"/>
          <w:rFonts w:ascii="Avenir Next Condensed Regular" w:hAnsi="Avenir Next Condensed Regular"/>
          <w:sz w:val="22"/>
          <w:szCs w:val="22"/>
        </w:rPr>
      </w:pPr>
    </w:p>
    <w:p w14:paraId="11293D76" w14:textId="77777777" w:rsidR="00010509" w:rsidRDefault="00010509">
      <w:pPr>
        <w:rPr>
          <w:ins w:id="1340" w:author="Tania Johny" w:date="2015-07-29T16:44:00Z"/>
          <w:rFonts w:ascii="Avenir Next Condensed Regular" w:hAnsi="Avenir Next Condensed Regular"/>
          <w:sz w:val="22"/>
          <w:szCs w:val="22"/>
        </w:rPr>
      </w:pPr>
    </w:p>
    <w:p w14:paraId="76279215" w14:textId="77777777" w:rsidR="00010509" w:rsidRDefault="00010509">
      <w:pPr>
        <w:rPr>
          <w:ins w:id="1341" w:author="Tania Johny" w:date="2015-07-29T16:44:00Z"/>
          <w:rFonts w:ascii="Avenir Next Condensed Regular" w:hAnsi="Avenir Next Condensed Regular"/>
          <w:sz w:val="22"/>
          <w:szCs w:val="22"/>
        </w:rPr>
      </w:pPr>
    </w:p>
    <w:p w14:paraId="671C3500" w14:textId="77777777" w:rsidR="00010509" w:rsidRDefault="00010509">
      <w:pPr>
        <w:rPr>
          <w:rFonts w:ascii="Avenir Next Condensed Regular" w:hAnsi="Avenir Next Condensed Regular"/>
          <w:sz w:val="22"/>
          <w:szCs w:val="22"/>
        </w:rPr>
      </w:pPr>
    </w:p>
    <w:p w14:paraId="10BEA0B7" w14:textId="77777777" w:rsidR="008C6622" w:rsidRDefault="008C6622" w:rsidP="00046539">
      <w:pPr>
        <w:jc w:val="both"/>
        <w:rPr>
          <w:ins w:id="1342" w:author="Tania Johny" w:date="2015-07-29T17:03:00Z"/>
          <w:rFonts w:ascii="Avenir Next Condensed Regular" w:hAnsi="Avenir Next Condensed Regular"/>
          <w:sz w:val="22"/>
          <w:szCs w:val="22"/>
        </w:rPr>
      </w:pPr>
    </w:p>
    <w:p w14:paraId="15AC1173" w14:textId="77777777" w:rsidR="001F41AC" w:rsidRDefault="001F41AC" w:rsidP="00046539">
      <w:pPr>
        <w:jc w:val="both"/>
        <w:rPr>
          <w:ins w:id="1343" w:author="Tania Johny" w:date="2015-07-29T17:03:00Z"/>
          <w:rFonts w:ascii="Avenir Next Condensed Regular" w:hAnsi="Avenir Next Condensed Regular"/>
          <w:sz w:val="22"/>
          <w:szCs w:val="22"/>
        </w:rPr>
      </w:pPr>
    </w:p>
    <w:p w14:paraId="05262CD1" w14:textId="77777777" w:rsidR="001F41AC" w:rsidRDefault="001F41AC" w:rsidP="00046539">
      <w:pPr>
        <w:jc w:val="both"/>
        <w:rPr>
          <w:ins w:id="1344" w:author="Tania Johny" w:date="2015-07-29T17:03:00Z"/>
          <w:rFonts w:ascii="Avenir Next Condensed Regular" w:hAnsi="Avenir Next Condensed Regular"/>
          <w:sz w:val="22"/>
          <w:szCs w:val="22"/>
        </w:rPr>
      </w:pPr>
    </w:p>
    <w:p w14:paraId="2491FEB5" w14:textId="77777777" w:rsidR="001F41AC" w:rsidRDefault="001F41AC" w:rsidP="00046539">
      <w:pPr>
        <w:jc w:val="both"/>
        <w:rPr>
          <w:ins w:id="1345" w:author="Tania Johny" w:date="2015-07-29T17:03:00Z"/>
          <w:rFonts w:ascii="Avenir Next Condensed Regular" w:hAnsi="Avenir Next Condensed Regular"/>
          <w:sz w:val="22"/>
          <w:szCs w:val="22"/>
        </w:rPr>
      </w:pPr>
    </w:p>
    <w:p w14:paraId="0FE522C0" w14:textId="77777777" w:rsidR="001F41AC" w:rsidRDefault="001F41AC" w:rsidP="00046539">
      <w:pPr>
        <w:jc w:val="both"/>
        <w:rPr>
          <w:ins w:id="1346" w:author="Tania Johny" w:date="2015-07-29T17:03:00Z"/>
          <w:rFonts w:ascii="Avenir Next Condensed Regular" w:hAnsi="Avenir Next Condensed Regular"/>
          <w:sz w:val="22"/>
          <w:szCs w:val="22"/>
        </w:rPr>
      </w:pPr>
    </w:p>
    <w:p w14:paraId="6472CDAE" w14:textId="77777777" w:rsidR="001F41AC" w:rsidRDefault="001F41AC" w:rsidP="00046539">
      <w:pPr>
        <w:jc w:val="both"/>
        <w:rPr>
          <w:ins w:id="1347" w:author="Tania Johny" w:date="2015-07-29T17:03:00Z"/>
          <w:rFonts w:ascii="Avenir Next Condensed Regular" w:hAnsi="Avenir Next Condensed Regular"/>
          <w:sz w:val="22"/>
          <w:szCs w:val="22"/>
        </w:rPr>
      </w:pPr>
    </w:p>
    <w:p w14:paraId="160AC930" w14:textId="36D500D8" w:rsidR="001F41AC" w:rsidRPr="00770A5B" w:rsidDel="001F41AC" w:rsidRDefault="001F41AC" w:rsidP="00046539">
      <w:pPr>
        <w:jc w:val="both"/>
        <w:rPr>
          <w:del w:id="1348" w:author="Tania Johny" w:date="2015-07-29T17:03:00Z"/>
          <w:rFonts w:ascii="Avenir Next Condensed Regular" w:hAnsi="Avenir Next Condensed Regular"/>
          <w:sz w:val="22"/>
          <w:szCs w:val="22"/>
        </w:rPr>
      </w:pPr>
    </w:p>
    <w:p w14:paraId="4D1DDA76" w14:textId="77777777" w:rsidR="00046539" w:rsidRDefault="00046539" w:rsidP="00046539">
      <w:pPr>
        <w:jc w:val="both"/>
        <w:rPr>
          <w:rFonts w:ascii="Avenir Next Condensed Regular" w:hAnsi="Avenir Next Condensed Regular"/>
          <w:sz w:val="22"/>
          <w:szCs w:val="22"/>
        </w:rPr>
      </w:pPr>
      <w:r w:rsidRPr="00770A5B">
        <w:rPr>
          <w:rFonts w:ascii="Avenir Next Condensed Regular" w:hAnsi="Avenir Next Condensed Regular"/>
          <w:sz w:val="22"/>
          <w:szCs w:val="22"/>
        </w:rPr>
        <w:t>Signed by the Parties on the date of this Agreement</w:t>
      </w:r>
      <w:r>
        <w:rPr>
          <w:rFonts w:ascii="Avenir Next Condensed Regular" w:hAnsi="Avenir Next Condensed Regular"/>
          <w:sz w:val="22"/>
          <w:szCs w:val="22"/>
        </w:rPr>
        <w:t xml:space="preserve"> first above written.</w:t>
      </w:r>
    </w:p>
    <w:p w14:paraId="130F0321" w14:textId="77777777" w:rsidR="00871AC8" w:rsidRDefault="00871AC8" w:rsidP="00770A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7CDB31FD" w14:textId="77777777" w:rsidTr="008B245B">
        <w:tc>
          <w:tcPr>
            <w:tcW w:w="2660" w:type="dxa"/>
            <w:tcBorders>
              <w:top w:val="nil"/>
              <w:left w:val="nil"/>
              <w:bottom w:val="nil"/>
              <w:right w:val="nil"/>
            </w:tcBorders>
          </w:tcPr>
          <w:p w14:paraId="3841A929" w14:textId="09D66C04" w:rsidR="008B245B" w:rsidRDefault="008B245B" w:rsidP="00292B2C">
            <w:pPr>
              <w:jc w:val="both"/>
              <w:rPr>
                <w:rFonts w:ascii="Avenir Next Condensed Regular" w:hAnsi="Avenir Next Condensed Regular"/>
                <w:sz w:val="22"/>
                <w:szCs w:val="22"/>
              </w:rPr>
            </w:pPr>
            <w:r>
              <w:rPr>
                <w:rFonts w:ascii="Avenir Next Condensed Regular" w:hAnsi="Avenir Next Condensed Regular"/>
                <w:sz w:val="22"/>
                <w:szCs w:val="22"/>
              </w:rPr>
              <w:t>Signed by [</w:t>
            </w:r>
            <w:r w:rsidR="00292B2C">
              <w:rPr>
                <w:rFonts w:ascii="Avenir Next Condensed Regular" w:hAnsi="Avenir Next Condensed Regular"/>
                <w:sz w:val="22"/>
                <w:szCs w:val="22"/>
              </w:rPr>
              <w:t>Party 1</w:t>
            </w:r>
            <w:r>
              <w:rPr>
                <w:rFonts w:ascii="Avenir Next Condensed Regular" w:hAnsi="Avenir Next Condensed Regular"/>
                <w:sz w:val="22"/>
                <w:szCs w:val="22"/>
              </w:rPr>
              <w:t>]:</w:t>
            </w:r>
          </w:p>
        </w:tc>
        <w:tc>
          <w:tcPr>
            <w:tcW w:w="709" w:type="dxa"/>
            <w:tcBorders>
              <w:top w:val="nil"/>
              <w:left w:val="nil"/>
              <w:bottom w:val="nil"/>
              <w:right w:val="nil"/>
            </w:tcBorders>
          </w:tcPr>
          <w:p w14:paraId="2FCAC8F0"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4EDC1926"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CBDA42A"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959F05D"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37B4CCA4"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4A03586B" w14:textId="6E06E6FC"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3DD57436" w14:textId="77777777" w:rsidTr="008B245B">
              <w:tc>
                <w:tcPr>
                  <w:tcW w:w="3577" w:type="dxa"/>
                  <w:tcBorders>
                    <w:bottom w:val="dotted" w:sz="4" w:space="0" w:color="auto"/>
                  </w:tcBorders>
                </w:tcPr>
                <w:p w14:paraId="41ED0B40" w14:textId="1235816E" w:rsidR="008B245B" w:rsidRDefault="008B245B" w:rsidP="008B245B">
                  <w:pPr>
                    <w:jc w:val="center"/>
                    <w:rPr>
                      <w:rFonts w:ascii="Avenir Next Condensed Regular" w:hAnsi="Avenir Next Condensed Regular"/>
                      <w:sz w:val="22"/>
                      <w:szCs w:val="22"/>
                    </w:rPr>
                  </w:pPr>
                </w:p>
              </w:tc>
            </w:tr>
            <w:tr w:rsidR="008B245B" w14:paraId="3B7449EB" w14:textId="77777777" w:rsidTr="008B245B">
              <w:tc>
                <w:tcPr>
                  <w:tcW w:w="3577" w:type="dxa"/>
                  <w:tcBorders>
                    <w:top w:val="dotted" w:sz="4" w:space="0" w:color="auto"/>
                  </w:tcBorders>
                </w:tcPr>
                <w:p w14:paraId="40D80CEA" w14:textId="777658B1"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1E9C57C6" w14:textId="77777777" w:rsidTr="008B245B">
              <w:tc>
                <w:tcPr>
                  <w:tcW w:w="3577" w:type="dxa"/>
                  <w:tcBorders>
                    <w:bottom w:val="dotted" w:sz="4" w:space="0" w:color="auto"/>
                  </w:tcBorders>
                </w:tcPr>
                <w:p w14:paraId="77449F33" w14:textId="77777777" w:rsidR="008B245B" w:rsidRDefault="008B245B" w:rsidP="008B245B">
                  <w:pPr>
                    <w:jc w:val="center"/>
                    <w:rPr>
                      <w:rFonts w:ascii="Avenir Next Condensed Regular" w:hAnsi="Avenir Next Condensed Regular"/>
                      <w:sz w:val="22"/>
                      <w:szCs w:val="22"/>
                    </w:rPr>
                  </w:pPr>
                </w:p>
              </w:tc>
            </w:tr>
            <w:tr w:rsidR="008B245B" w14:paraId="6B6C69EA" w14:textId="77777777" w:rsidTr="008B245B">
              <w:tc>
                <w:tcPr>
                  <w:tcW w:w="3577" w:type="dxa"/>
                  <w:tcBorders>
                    <w:top w:val="dotted" w:sz="4" w:space="0" w:color="auto"/>
                  </w:tcBorders>
                </w:tcPr>
                <w:p w14:paraId="01747300" w14:textId="29B307A5"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02653F21" w14:textId="77777777" w:rsidTr="008B245B">
              <w:tc>
                <w:tcPr>
                  <w:tcW w:w="3577" w:type="dxa"/>
                  <w:tcBorders>
                    <w:bottom w:val="dotted" w:sz="4" w:space="0" w:color="auto"/>
                  </w:tcBorders>
                </w:tcPr>
                <w:p w14:paraId="54A96A70" w14:textId="77777777" w:rsidR="008B245B" w:rsidRDefault="008B245B" w:rsidP="008B245B">
                  <w:pPr>
                    <w:jc w:val="center"/>
                    <w:rPr>
                      <w:rFonts w:ascii="Avenir Next Condensed Regular" w:hAnsi="Avenir Next Condensed Regular"/>
                      <w:sz w:val="22"/>
                      <w:szCs w:val="22"/>
                    </w:rPr>
                  </w:pPr>
                </w:p>
              </w:tc>
            </w:tr>
            <w:tr w:rsidR="008B245B" w14:paraId="68C8B937" w14:textId="77777777" w:rsidTr="008B245B">
              <w:tc>
                <w:tcPr>
                  <w:tcW w:w="3577" w:type="dxa"/>
                  <w:tcBorders>
                    <w:top w:val="dotted" w:sz="4" w:space="0" w:color="auto"/>
                  </w:tcBorders>
                </w:tcPr>
                <w:p w14:paraId="3293BD0F" w14:textId="5438FEA3"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7D63E87E" w14:textId="77777777" w:rsidR="008B245B" w:rsidRDefault="008B245B" w:rsidP="00770A5B">
            <w:pPr>
              <w:jc w:val="both"/>
              <w:rPr>
                <w:rFonts w:ascii="Avenir Next Condensed Regular" w:hAnsi="Avenir Next Condensed Regular"/>
                <w:sz w:val="22"/>
                <w:szCs w:val="22"/>
              </w:rPr>
            </w:pPr>
          </w:p>
        </w:tc>
      </w:tr>
    </w:tbl>
    <w:p w14:paraId="44877ADA" w14:textId="2E1B7291" w:rsidR="008B245B" w:rsidRDefault="008B245B" w:rsidP="00770A5B">
      <w:pPr>
        <w:jc w:val="both"/>
        <w:rPr>
          <w:rFonts w:ascii="Avenir Next Condensed Regular" w:hAnsi="Avenir Next Condensed Regular"/>
          <w:sz w:val="22"/>
          <w:szCs w:val="22"/>
        </w:rPr>
      </w:pPr>
    </w:p>
    <w:p w14:paraId="04510486" w14:textId="77777777" w:rsidR="008B245B" w:rsidRDefault="008B245B" w:rsidP="00770A5B">
      <w:pPr>
        <w:jc w:val="both"/>
        <w:rPr>
          <w:rFonts w:ascii="Avenir Next Condensed Regular" w:hAnsi="Avenir Next Condensed Regular"/>
          <w:sz w:val="22"/>
          <w:szCs w:val="22"/>
        </w:rPr>
      </w:pPr>
    </w:p>
    <w:p w14:paraId="33274692" w14:textId="77777777" w:rsidR="008B245B" w:rsidRDefault="008B245B" w:rsidP="00770A5B">
      <w:pPr>
        <w:jc w:val="both"/>
        <w:rPr>
          <w:rFonts w:ascii="Avenir Next Condensed Regular" w:hAnsi="Avenir Next Condensed Regular"/>
          <w:sz w:val="22"/>
          <w:szCs w:val="22"/>
        </w:rPr>
      </w:pPr>
    </w:p>
    <w:p w14:paraId="04CB2A3B" w14:textId="77777777" w:rsidR="008B245B" w:rsidRDefault="008B245B" w:rsidP="00770A5B">
      <w:pPr>
        <w:jc w:val="both"/>
        <w:rPr>
          <w:rFonts w:ascii="Avenir Next Condensed Regular" w:hAnsi="Avenir Next Condensed Regular"/>
          <w:sz w:val="22"/>
          <w:szCs w:val="22"/>
        </w:rPr>
      </w:pPr>
    </w:p>
    <w:p w14:paraId="14A47609" w14:textId="77777777" w:rsidR="008B245B" w:rsidRDefault="008B245B" w:rsidP="00770A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6E4F9048" w14:textId="77777777" w:rsidTr="008B245B">
        <w:tc>
          <w:tcPr>
            <w:tcW w:w="2660" w:type="dxa"/>
            <w:tcBorders>
              <w:top w:val="nil"/>
              <w:left w:val="nil"/>
              <w:bottom w:val="nil"/>
              <w:right w:val="nil"/>
            </w:tcBorders>
          </w:tcPr>
          <w:p w14:paraId="049A82EA" w14:textId="0494966E" w:rsidR="008B245B" w:rsidRDefault="008B245B" w:rsidP="00292B2C">
            <w:pPr>
              <w:jc w:val="both"/>
              <w:rPr>
                <w:rFonts w:ascii="Avenir Next Condensed Regular" w:hAnsi="Avenir Next Condensed Regular"/>
                <w:sz w:val="22"/>
                <w:szCs w:val="22"/>
              </w:rPr>
            </w:pPr>
            <w:r>
              <w:rPr>
                <w:rFonts w:ascii="Avenir Next Condensed Regular" w:hAnsi="Avenir Next Condensed Regular"/>
                <w:sz w:val="22"/>
                <w:szCs w:val="22"/>
              </w:rPr>
              <w:t>Witness to [</w:t>
            </w:r>
            <w:r w:rsidR="00292B2C">
              <w:rPr>
                <w:rFonts w:ascii="Avenir Next Condensed Regular" w:hAnsi="Avenir Next Condensed Regular"/>
                <w:sz w:val="22"/>
                <w:szCs w:val="22"/>
              </w:rPr>
              <w:t>Party 1</w:t>
            </w:r>
            <w:r>
              <w:rPr>
                <w:rFonts w:ascii="Avenir Next Condensed Regular" w:hAnsi="Avenir Next Condensed Regular"/>
                <w:sz w:val="22"/>
                <w:szCs w:val="22"/>
              </w:rPr>
              <w:t>]:</w:t>
            </w:r>
          </w:p>
        </w:tc>
        <w:tc>
          <w:tcPr>
            <w:tcW w:w="709" w:type="dxa"/>
            <w:tcBorders>
              <w:top w:val="nil"/>
              <w:left w:val="nil"/>
              <w:bottom w:val="nil"/>
              <w:right w:val="nil"/>
            </w:tcBorders>
          </w:tcPr>
          <w:p w14:paraId="369CED1A"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3D40CAB9"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79ADF199"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11A64FB"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CA0C854"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F31FB83"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5B249B6B" w14:textId="77777777" w:rsidTr="008B245B">
              <w:tc>
                <w:tcPr>
                  <w:tcW w:w="3577" w:type="dxa"/>
                  <w:tcBorders>
                    <w:bottom w:val="dotted" w:sz="4" w:space="0" w:color="auto"/>
                  </w:tcBorders>
                </w:tcPr>
                <w:p w14:paraId="0B8A7E86" w14:textId="77777777" w:rsidR="008B245B" w:rsidRDefault="008B245B" w:rsidP="008B245B">
                  <w:pPr>
                    <w:jc w:val="center"/>
                    <w:rPr>
                      <w:rFonts w:ascii="Avenir Next Condensed Regular" w:hAnsi="Avenir Next Condensed Regular"/>
                      <w:sz w:val="22"/>
                      <w:szCs w:val="22"/>
                    </w:rPr>
                  </w:pPr>
                </w:p>
              </w:tc>
            </w:tr>
            <w:tr w:rsidR="008B245B" w14:paraId="7902E8ED" w14:textId="77777777" w:rsidTr="008B245B">
              <w:tc>
                <w:tcPr>
                  <w:tcW w:w="3577" w:type="dxa"/>
                  <w:tcBorders>
                    <w:top w:val="dotted" w:sz="4" w:space="0" w:color="auto"/>
                  </w:tcBorders>
                </w:tcPr>
                <w:p w14:paraId="266B2F50"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6C935DBD" w14:textId="77777777" w:rsidTr="008B245B">
              <w:tc>
                <w:tcPr>
                  <w:tcW w:w="3577" w:type="dxa"/>
                  <w:tcBorders>
                    <w:bottom w:val="dotted" w:sz="4" w:space="0" w:color="auto"/>
                  </w:tcBorders>
                </w:tcPr>
                <w:p w14:paraId="7FAEB644" w14:textId="77777777" w:rsidR="008B245B" w:rsidRDefault="008B245B" w:rsidP="008B245B">
                  <w:pPr>
                    <w:jc w:val="center"/>
                    <w:rPr>
                      <w:rFonts w:ascii="Avenir Next Condensed Regular" w:hAnsi="Avenir Next Condensed Regular"/>
                      <w:sz w:val="22"/>
                      <w:szCs w:val="22"/>
                    </w:rPr>
                  </w:pPr>
                </w:p>
              </w:tc>
            </w:tr>
            <w:tr w:rsidR="008B245B" w14:paraId="084F8F55" w14:textId="77777777" w:rsidTr="008B245B">
              <w:tc>
                <w:tcPr>
                  <w:tcW w:w="3577" w:type="dxa"/>
                  <w:tcBorders>
                    <w:top w:val="dotted" w:sz="4" w:space="0" w:color="auto"/>
                  </w:tcBorders>
                </w:tcPr>
                <w:p w14:paraId="6C80126B"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2C533F21" w14:textId="77777777" w:rsidTr="008B245B">
              <w:tc>
                <w:tcPr>
                  <w:tcW w:w="3577" w:type="dxa"/>
                  <w:tcBorders>
                    <w:bottom w:val="dotted" w:sz="4" w:space="0" w:color="auto"/>
                  </w:tcBorders>
                </w:tcPr>
                <w:p w14:paraId="6F3A581D" w14:textId="77777777" w:rsidR="008B245B" w:rsidRDefault="008B245B" w:rsidP="008B245B">
                  <w:pPr>
                    <w:jc w:val="center"/>
                    <w:rPr>
                      <w:rFonts w:ascii="Avenir Next Condensed Regular" w:hAnsi="Avenir Next Condensed Regular"/>
                      <w:sz w:val="22"/>
                      <w:szCs w:val="22"/>
                    </w:rPr>
                  </w:pPr>
                </w:p>
              </w:tc>
            </w:tr>
            <w:tr w:rsidR="008B245B" w14:paraId="593A45F6" w14:textId="77777777" w:rsidTr="008B245B">
              <w:tc>
                <w:tcPr>
                  <w:tcW w:w="3577" w:type="dxa"/>
                  <w:tcBorders>
                    <w:top w:val="dotted" w:sz="4" w:space="0" w:color="auto"/>
                  </w:tcBorders>
                </w:tcPr>
                <w:p w14:paraId="10A9B2BA"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2B9AD7A5" w14:textId="77777777" w:rsidR="008B245B" w:rsidRDefault="008B245B" w:rsidP="008B245B">
            <w:pPr>
              <w:jc w:val="both"/>
              <w:rPr>
                <w:rFonts w:ascii="Avenir Next Condensed Regular" w:hAnsi="Avenir Next Condensed Regular"/>
                <w:sz w:val="22"/>
                <w:szCs w:val="22"/>
              </w:rPr>
            </w:pPr>
          </w:p>
        </w:tc>
      </w:tr>
    </w:tbl>
    <w:p w14:paraId="205459A8" w14:textId="77777777" w:rsidR="008B245B" w:rsidRDefault="008B245B" w:rsidP="00770A5B">
      <w:pPr>
        <w:jc w:val="both"/>
        <w:rPr>
          <w:rFonts w:ascii="Avenir Next Condensed Regular" w:hAnsi="Avenir Next Condensed Regular"/>
          <w:sz w:val="22"/>
          <w:szCs w:val="22"/>
        </w:rPr>
      </w:pPr>
    </w:p>
    <w:p w14:paraId="5F005892" w14:textId="77777777" w:rsidR="008B245B" w:rsidRDefault="008B245B" w:rsidP="00770A5B">
      <w:pPr>
        <w:jc w:val="both"/>
        <w:rPr>
          <w:rFonts w:ascii="Avenir Next Condensed Regular" w:hAnsi="Avenir Next Condensed Regular"/>
          <w:sz w:val="22"/>
          <w:szCs w:val="22"/>
        </w:rPr>
      </w:pPr>
    </w:p>
    <w:p w14:paraId="2B52D160" w14:textId="77777777" w:rsidR="008B245B" w:rsidRDefault="008B245B" w:rsidP="00770A5B">
      <w:pPr>
        <w:jc w:val="both"/>
        <w:rPr>
          <w:rFonts w:ascii="Avenir Next Condensed Regular" w:hAnsi="Avenir Next Condensed Regular"/>
          <w:sz w:val="22"/>
          <w:szCs w:val="22"/>
        </w:rPr>
      </w:pPr>
    </w:p>
    <w:p w14:paraId="1B2B9E4F" w14:textId="77777777" w:rsidR="008B245B" w:rsidRDefault="008B245B" w:rsidP="008B24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77B069C3" w14:textId="77777777" w:rsidTr="008B245B">
        <w:tc>
          <w:tcPr>
            <w:tcW w:w="2660" w:type="dxa"/>
            <w:tcBorders>
              <w:top w:val="nil"/>
              <w:left w:val="nil"/>
              <w:bottom w:val="nil"/>
              <w:right w:val="nil"/>
            </w:tcBorders>
          </w:tcPr>
          <w:p w14:paraId="736502C1" w14:textId="599E50AB" w:rsidR="008B245B" w:rsidRDefault="001F3C57" w:rsidP="00292B2C">
            <w:pPr>
              <w:jc w:val="both"/>
              <w:rPr>
                <w:rFonts w:ascii="Avenir Next Condensed Regular" w:hAnsi="Avenir Next Condensed Regular"/>
                <w:sz w:val="22"/>
                <w:szCs w:val="22"/>
              </w:rPr>
            </w:pPr>
            <w:r>
              <w:rPr>
                <w:rFonts w:ascii="Avenir Next Condensed Regular" w:hAnsi="Avenir Next Condensed Regular"/>
                <w:sz w:val="22"/>
                <w:szCs w:val="22"/>
              </w:rPr>
              <w:t>Signed by [</w:t>
            </w:r>
            <w:r w:rsidR="00292B2C">
              <w:rPr>
                <w:rFonts w:ascii="Avenir Next Condensed Regular" w:hAnsi="Avenir Next Condensed Regular"/>
                <w:sz w:val="22"/>
                <w:szCs w:val="22"/>
              </w:rPr>
              <w:t>Party 2</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05279FF3"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5C2FEE3D"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35D38682"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EDBF5BB"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76ECBDF"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08FE1AF"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2DF8E6E6" w14:textId="77777777" w:rsidTr="008B245B">
              <w:tc>
                <w:tcPr>
                  <w:tcW w:w="3577" w:type="dxa"/>
                  <w:tcBorders>
                    <w:bottom w:val="dotted" w:sz="4" w:space="0" w:color="auto"/>
                  </w:tcBorders>
                </w:tcPr>
                <w:p w14:paraId="0AD1CED8" w14:textId="77777777" w:rsidR="008B245B" w:rsidRDefault="008B245B" w:rsidP="008B245B">
                  <w:pPr>
                    <w:jc w:val="center"/>
                    <w:rPr>
                      <w:rFonts w:ascii="Avenir Next Condensed Regular" w:hAnsi="Avenir Next Condensed Regular"/>
                      <w:sz w:val="22"/>
                      <w:szCs w:val="22"/>
                    </w:rPr>
                  </w:pPr>
                </w:p>
              </w:tc>
            </w:tr>
            <w:tr w:rsidR="008B245B" w14:paraId="71348969" w14:textId="77777777" w:rsidTr="008B245B">
              <w:tc>
                <w:tcPr>
                  <w:tcW w:w="3577" w:type="dxa"/>
                  <w:tcBorders>
                    <w:top w:val="dotted" w:sz="4" w:space="0" w:color="auto"/>
                  </w:tcBorders>
                </w:tcPr>
                <w:p w14:paraId="40BEC266"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18504241" w14:textId="77777777" w:rsidTr="008B245B">
              <w:tc>
                <w:tcPr>
                  <w:tcW w:w="3577" w:type="dxa"/>
                  <w:tcBorders>
                    <w:bottom w:val="dotted" w:sz="4" w:space="0" w:color="auto"/>
                  </w:tcBorders>
                </w:tcPr>
                <w:p w14:paraId="0788707E" w14:textId="77777777" w:rsidR="008B245B" w:rsidRDefault="008B245B" w:rsidP="008B245B">
                  <w:pPr>
                    <w:jc w:val="center"/>
                    <w:rPr>
                      <w:rFonts w:ascii="Avenir Next Condensed Regular" w:hAnsi="Avenir Next Condensed Regular"/>
                      <w:sz w:val="22"/>
                      <w:szCs w:val="22"/>
                    </w:rPr>
                  </w:pPr>
                </w:p>
              </w:tc>
            </w:tr>
            <w:tr w:rsidR="008B245B" w14:paraId="5FBAA07F" w14:textId="77777777" w:rsidTr="008B245B">
              <w:tc>
                <w:tcPr>
                  <w:tcW w:w="3577" w:type="dxa"/>
                  <w:tcBorders>
                    <w:top w:val="dotted" w:sz="4" w:space="0" w:color="auto"/>
                  </w:tcBorders>
                </w:tcPr>
                <w:p w14:paraId="5A0A7F18"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0497F131" w14:textId="77777777" w:rsidTr="008B245B">
              <w:tc>
                <w:tcPr>
                  <w:tcW w:w="3577" w:type="dxa"/>
                  <w:tcBorders>
                    <w:bottom w:val="dotted" w:sz="4" w:space="0" w:color="auto"/>
                  </w:tcBorders>
                </w:tcPr>
                <w:p w14:paraId="15AC0DBE" w14:textId="77777777" w:rsidR="008B245B" w:rsidRDefault="008B245B" w:rsidP="008B245B">
                  <w:pPr>
                    <w:jc w:val="center"/>
                    <w:rPr>
                      <w:rFonts w:ascii="Avenir Next Condensed Regular" w:hAnsi="Avenir Next Condensed Regular"/>
                      <w:sz w:val="22"/>
                      <w:szCs w:val="22"/>
                    </w:rPr>
                  </w:pPr>
                </w:p>
              </w:tc>
            </w:tr>
            <w:tr w:rsidR="008B245B" w14:paraId="02EFC552" w14:textId="77777777" w:rsidTr="008B245B">
              <w:tc>
                <w:tcPr>
                  <w:tcW w:w="3577" w:type="dxa"/>
                  <w:tcBorders>
                    <w:top w:val="dotted" w:sz="4" w:space="0" w:color="auto"/>
                  </w:tcBorders>
                </w:tcPr>
                <w:p w14:paraId="540C9CFF"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437196BB" w14:textId="77777777" w:rsidR="008B245B" w:rsidRDefault="008B245B" w:rsidP="008B245B">
            <w:pPr>
              <w:jc w:val="both"/>
              <w:rPr>
                <w:rFonts w:ascii="Avenir Next Condensed Regular" w:hAnsi="Avenir Next Condensed Regular"/>
                <w:sz w:val="22"/>
                <w:szCs w:val="22"/>
              </w:rPr>
            </w:pPr>
          </w:p>
        </w:tc>
      </w:tr>
    </w:tbl>
    <w:p w14:paraId="45D648EA" w14:textId="77777777" w:rsidR="008B245B" w:rsidRDefault="008B245B" w:rsidP="008B245B">
      <w:pPr>
        <w:jc w:val="both"/>
        <w:rPr>
          <w:rFonts w:ascii="Avenir Next Condensed Regular" w:hAnsi="Avenir Next Condensed Regular"/>
          <w:sz w:val="22"/>
          <w:szCs w:val="22"/>
        </w:rPr>
      </w:pPr>
    </w:p>
    <w:p w14:paraId="1EE573A6" w14:textId="77777777" w:rsidR="001F3C57" w:rsidRDefault="001F3C57" w:rsidP="008B245B">
      <w:pPr>
        <w:jc w:val="both"/>
        <w:rPr>
          <w:rFonts w:ascii="Avenir Next Condensed Regular" w:hAnsi="Avenir Next Condensed Regular"/>
          <w:sz w:val="22"/>
          <w:szCs w:val="22"/>
        </w:rPr>
      </w:pPr>
    </w:p>
    <w:p w14:paraId="6392657E" w14:textId="77777777" w:rsidR="001F3C57" w:rsidRDefault="001F3C57" w:rsidP="008B245B">
      <w:pPr>
        <w:jc w:val="both"/>
        <w:rPr>
          <w:rFonts w:ascii="Avenir Next Condensed Regular" w:hAnsi="Avenir Next Condensed Regular"/>
          <w:sz w:val="22"/>
          <w:szCs w:val="22"/>
        </w:rPr>
      </w:pPr>
    </w:p>
    <w:p w14:paraId="024C89D7" w14:textId="77777777" w:rsidR="001F3C57" w:rsidRDefault="001F3C57" w:rsidP="008B24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5EAA80CC" w14:textId="77777777" w:rsidTr="008B245B">
        <w:tc>
          <w:tcPr>
            <w:tcW w:w="2660" w:type="dxa"/>
            <w:tcBorders>
              <w:top w:val="nil"/>
              <w:left w:val="nil"/>
              <w:bottom w:val="nil"/>
              <w:right w:val="nil"/>
            </w:tcBorders>
          </w:tcPr>
          <w:p w14:paraId="48B80236" w14:textId="1E0E0211" w:rsidR="008B245B" w:rsidRDefault="001F3C57" w:rsidP="00292B2C">
            <w:pPr>
              <w:jc w:val="both"/>
              <w:rPr>
                <w:rFonts w:ascii="Avenir Next Condensed Regular" w:hAnsi="Avenir Next Condensed Regular"/>
                <w:sz w:val="22"/>
                <w:szCs w:val="22"/>
              </w:rPr>
            </w:pPr>
            <w:r>
              <w:rPr>
                <w:rFonts w:ascii="Avenir Next Condensed Regular" w:hAnsi="Avenir Next Condensed Regular"/>
                <w:sz w:val="22"/>
                <w:szCs w:val="22"/>
              </w:rPr>
              <w:t>Witness to [</w:t>
            </w:r>
            <w:r w:rsidR="00292B2C">
              <w:rPr>
                <w:rFonts w:ascii="Avenir Next Condensed Regular" w:hAnsi="Avenir Next Condensed Regular"/>
                <w:sz w:val="22"/>
                <w:szCs w:val="22"/>
              </w:rPr>
              <w:t>Party 2</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5639BD37"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01CBA88"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92C94D2"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E563CF1"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7D6CCD0D"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lastRenderedPageBreak/>
              <w:t>)</w:t>
            </w:r>
          </w:p>
          <w:p w14:paraId="52037451"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26D67695" w14:textId="77777777" w:rsidTr="008B245B">
              <w:tc>
                <w:tcPr>
                  <w:tcW w:w="3577" w:type="dxa"/>
                  <w:tcBorders>
                    <w:bottom w:val="dotted" w:sz="4" w:space="0" w:color="auto"/>
                  </w:tcBorders>
                </w:tcPr>
                <w:p w14:paraId="6992265C" w14:textId="77777777" w:rsidR="008B245B" w:rsidRDefault="008B245B" w:rsidP="008B245B">
                  <w:pPr>
                    <w:jc w:val="center"/>
                    <w:rPr>
                      <w:rFonts w:ascii="Avenir Next Condensed Regular" w:hAnsi="Avenir Next Condensed Regular"/>
                      <w:sz w:val="22"/>
                      <w:szCs w:val="22"/>
                    </w:rPr>
                  </w:pPr>
                </w:p>
              </w:tc>
            </w:tr>
            <w:tr w:rsidR="008B245B" w14:paraId="0B564FB8" w14:textId="77777777" w:rsidTr="008B245B">
              <w:tc>
                <w:tcPr>
                  <w:tcW w:w="3577" w:type="dxa"/>
                  <w:tcBorders>
                    <w:top w:val="dotted" w:sz="4" w:space="0" w:color="auto"/>
                  </w:tcBorders>
                </w:tcPr>
                <w:p w14:paraId="0C8FFFD5"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0574769A" w14:textId="77777777" w:rsidTr="008B245B">
              <w:tc>
                <w:tcPr>
                  <w:tcW w:w="3577" w:type="dxa"/>
                  <w:tcBorders>
                    <w:bottom w:val="dotted" w:sz="4" w:space="0" w:color="auto"/>
                  </w:tcBorders>
                </w:tcPr>
                <w:p w14:paraId="093D084F" w14:textId="77777777" w:rsidR="008B245B" w:rsidRDefault="008B245B" w:rsidP="008B245B">
                  <w:pPr>
                    <w:jc w:val="center"/>
                    <w:rPr>
                      <w:rFonts w:ascii="Avenir Next Condensed Regular" w:hAnsi="Avenir Next Condensed Regular"/>
                      <w:sz w:val="22"/>
                      <w:szCs w:val="22"/>
                    </w:rPr>
                  </w:pPr>
                </w:p>
              </w:tc>
            </w:tr>
            <w:tr w:rsidR="008B245B" w14:paraId="115AD2C2" w14:textId="77777777" w:rsidTr="008B245B">
              <w:tc>
                <w:tcPr>
                  <w:tcW w:w="3577" w:type="dxa"/>
                  <w:tcBorders>
                    <w:top w:val="dotted" w:sz="4" w:space="0" w:color="auto"/>
                  </w:tcBorders>
                </w:tcPr>
                <w:p w14:paraId="5FF69263"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09874336" w14:textId="77777777" w:rsidTr="008B245B">
              <w:tc>
                <w:tcPr>
                  <w:tcW w:w="3577" w:type="dxa"/>
                  <w:tcBorders>
                    <w:bottom w:val="dotted" w:sz="4" w:space="0" w:color="auto"/>
                  </w:tcBorders>
                </w:tcPr>
                <w:p w14:paraId="64541A71" w14:textId="77777777" w:rsidR="008B245B" w:rsidRDefault="008B245B" w:rsidP="008B245B">
                  <w:pPr>
                    <w:jc w:val="center"/>
                    <w:rPr>
                      <w:rFonts w:ascii="Avenir Next Condensed Regular" w:hAnsi="Avenir Next Condensed Regular"/>
                      <w:sz w:val="22"/>
                      <w:szCs w:val="22"/>
                    </w:rPr>
                  </w:pPr>
                </w:p>
              </w:tc>
            </w:tr>
            <w:tr w:rsidR="008B245B" w14:paraId="5C2007C0" w14:textId="77777777" w:rsidTr="008B245B">
              <w:tc>
                <w:tcPr>
                  <w:tcW w:w="3577" w:type="dxa"/>
                  <w:tcBorders>
                    <w:top w:val="dotted" w:sz="4" w:space="0" w:color="auto"/>
                  </w:tcBorders>
                </w:tcPr>
                <w:p w14:paraId="252A2026"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53D6488F" w14:textId="77777777" w:rsidR="008B245B" w:rsidRDefault="008B245B" w:rsidP="008B245B">
            <w:pPr>
              <w:jc w:val="both"/>
              <w:rPr>
                <w:rFonts w:ascii="Avenir Next Condensed Regular" w:hAnsi="Avenir Next Condensed Regular"/>
                <w:sz w:val="22"/>
                <w:szCs w:val="22"/>
              </w:rPr>
            </w:pPr>
          </w:p>
        </w:tc>
      </w:tr>
    </w:tbl>
    <w:p w14:paraId="4E1BECB2" w14:textId="77777777" w:rsidR="008B245B" w:rsidRDefault="008B245B" w:rsidP="008B245B">
      <w:pPr>
        <w:jc w:val="both"/>
        <w:rPr>
          <w:rFonts w:ascii="Avenir Next Condensed Regular" w:hAnsi="Avenir Next Condensed Regular"/>
          <w:sz w:val="22"/>
          <w:szCs w:val="22"/>
        </w:rPr>
      </w:pPr>
    </w:p>
    <w:p w14:paraId="4ABD17EA" w14:textId="77777777" w:rsidR="008B245B" w:rsidRDefault="008B245B" w:rsidP="00770A5B">
      <w:pPr>
        <w:jc w:val="both"/>
        <w:rPr>
          <w:rFonts w:ascii="Avenir Next Condensed Regular" w:hAnsi="Avenir Next Condensed Regular"/>
          <w:sz w:val="22"/>
          <w:szCs w:val="22"/>
        </w:rPr>
      </w:pPr>
    </w:p>
    <w:p w14:paraId="534B458C" w14:textId="77777777" w:rsidR="008B245B" w:rsidRDefault="008B245B" w:rsidP="00770A5B">
      <w:pPr>
        <w:jc w:val="both"/>
        <w:rPr>
          <w:rFonts w:ascii="Avenir Next Condensed Regular" w:hAnsi="Avenir Next Condensed Regular"/>
          <w:sz w:val="22"/>
          <w:szCs w:val="22"/>
        </w:rPr>
      </w:pPr>
    </w:p>
    <w:p w14:paraId="09B7E806" w14:textId="77777777" w:rsidR="008B245B" w:rsidRDefault="008B245B" w:rsidP="00770A5B">
      <w:pPr>
        <w:jc w:val="both"/>
        <w:rPr>
          <w:rFonts w:ascii="Avenir Next Condensed Regular" w:hAnsi="Avenir Next Condensed Regular"/>
          <w:sz w:val="22"/>
          <w:szCs w:val="22"/>
        </w:rPr>
      </w:pPr>
    </w:p>
    <w:p w14:paraId="6F4CF1B0" w14:textId="77777777" w:rsidR="008B245B" w:rsidRDefault="008B245B" w:rsidP="00770A5B">
      <w:pPr>
        <w:jc w:val="both"/>
        <w:rPr>
          <w:rFonts w:ascii="Avenir Next Condensed Regular" w:hAnsi="Avenir Next Condensed Regular"/>
          <w:sz w:val="22"/>
          <w:szCs w:val="22"/>
        </w:rPr>
      </w:pPr>
    </w:p>
    <w:p w14:paraId="75E0E006" w14:textId="77777777" w:rsidR="008B245B" w:rsidRDefault="008B245B" w:rsidP="00770A5B">
      <w:pPr>
        <w:jc w:val="both"/>
        <w:rPr>
          <w:rFonts w:ascii="Avenir Next Condensed Regular" w:hAnsi="Avenir Next Condensed Regular"/>
          <w:sz w:val="22"/>
          <w:szCs w:val="22"/>
        </w:rPr>
      </w:pPr>
    </w:p>
    <w:p w14:paraId="4EFF4662" w14:textId="77777777" w:rsidR="008B245B" w:rsidRDefault="008B245B" w:rsidP="00770A5B">
      <w:pPr>
        <w:jc w:val="both"/>
        <w:rPr>
          <w:rFonts w:ascii="Avenir Next Condensed Regular" w:hAnsi="Avenir Next Condensed Regular"/>
          <w:sz w:val="22"/>
          <w:szCs w:val="22"/>
        </w:rPr>
      </w:pPr>
    </w:p>
    <w:p w14:paraId="323BEF59" w14:textId="77777777" w:rsidR="008B245B" w:rsidRDefault="008B245B" w:rsidP="00770A5B">
      <w:pPr>
        <w:jc w:val="both"/>
        <w:rPr>
          <w:rFonts w:ascii="Avenir Next Condensed Regular" w:hAnsi="Avenir Next Condensed Regular"/>
          <w:sz w:val="22"/>
          <w:szCs w:val="22"/>
        </w:rPr>
      </w:pPr>
    </w:p>
    <w:p w14:paraId="405A09B1" w14:textId="77777777" w:rsidR="008B245B" w:rsidRDefault="008B245B" w:rsidP="00770A5B">
      <w:pPr>
        <w:jc w:val="both"/>
        <w:rPr>
          <w:rFonts w:ascii="Avenir Next Condensed Regular" w:hAnsi="Avenir Next Condensed Regular"/>
          <w:sz w:val="22"/>
          <w:szCs w:val="22"/>
        </w:rPr>
      </w:pPr>
    </w:p>
    <w:p w14:paraId="59329567" w14:textId="77777777" w:rsidR="008B245B" w:rsidRDefault="008B245B" w:rsidP="00770A5B">
      <w:pPr>
        <w:jc w:val="both"/>
        <w:rPr>
          <w:rFonts w:ascii="Avenir Next Condensed Regular" w:hAnsi="Avenir Next Condensed Regular"/>
          <w:sz w:val="22"/>
          <w:szCs w:val="22"/>
        </w:rPr>
      </w:pPr>
    </w:p>
    <w:sectPr w:rsidR="008B245B" w:rsidSect="00C27373">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venir Next Condensed Regular">
    <w:panose1 w:val="020B0506020202020204"/>
    <w:charset w:val="00"/>
    <w:family w:val="auto"/>
    <w:pitch w:val="variable"/>
    <w:sig w:usb0="8000002F" w:usb1="5000204A" w:usb2="00000000" w:usb3="00000000" w:csb0="0000009B"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D57C8"/>
    <w:multiLevelType w:val="multilevel"/>
    <w:tmpl w:val="B636A7A6"/>
    <w:lvl w:ilvl="0">
      <w:start w:val="1"/>
      <w:numFmt w:val="decimal"/>
      <w:pStyle w:val="SimpleH1"/>
      <w:lvlText w:val="%1"/>
      <w:lvlJc w:val="left"/>
      <w:pPr>
        <w:tabs>
          <w:tab w:val="num" w:pos="567"/>
        </w:tabs>
        <w:ind w:left="567" w:hanging="567"/>
      </w:pPr>
      <w:rPr>
        <w:rFonts w:hint="default"/>
      </w:rPr>
    </w:lvl>
    <w:lvl w:ilvl="1">
      <w:start w:val="1"/>
      <w:numFmt w:val="lowerLetter"/>
      <w:pStyle w:val="SimpleH2"/>
      <w:lvlText w:val="(%2)"/>
      <w:lvlJc w:val="left"/>
      <w:pPr>
        <w:tabs>
          <w:tab w:val="num" w:pos="1134"/>
        </w:tabs>
        <w:ind w:left="1134" w:hanging="567"/>
      </w:pPr>
      <w:rPr>
        <w:rFonts w:hint="default"/>
      </w:rPr>
    </w:lvl>
    <w:lvl w:ilvl="2">
      <w:start w:val="1"/>
      <w:numFmt w:val="lowerRoman"/>
      <w:pStyle w:val="SimpleH3"/>
      <w:lvlText w:val="(%3)"/>
      <w:lvlJc w:val="left"/>
      <w:pPr>
        <w:tabs>
          <w:tab w:val="num" w:pos="1701"/>
        </w:tabs>
        <w:ind w:left="1701" w:hanging="567"/>
      </w:pPr>
      <w:rPr>
        <w:rFonts w:hint="default"/>
      </w:rPr>
    </w:lvl>
    <w:lvl w:ilvl="3">
      <w:start w:val="1"/>
      <w:numFmt w:val="upperLetter"/>
      <w:pStyle w:val="SimpleH4"/>
      <w:lvlText w:val="(%4)"/>
      <w:lvlJc w:val="left"/>
      <w:pPr>
        <w:tabs>
          <w:tab w:val="num" w:pos="2268"/>
        </w:tabs>
        <w:ind w:left="2268" w:hanging="567"/>
      </w:pPr>
      <w:rPr>
        <w:rFonts w:hint="default"/>
      </w:rPr>
    </w:lvl>
    <w:lvl w:ilvl="4">
      <w:start w:val="1"/>
      <w:numFmt w:val="decimal"/>
      <w:lvlText w:val="(%5)"/>
      <w:lvlJc w:val="left"/>
      <w:pPr>
        <w:tabs>
          <w:tab w:val="num" w:pos="2835"/>
        </w:tabs>
        <w:ind w:left="2835" w:hanging="567"/>
      </w:pPr>
      <w:rPr>
        <w:rFonts w:hint="default"/>
      </w:rPr>
    </w:lvl>
    <w:lvl w:ilvl="5">
      <w:start w:val="1"/>
      <w:numFmt w:val="upperLetter"/>
      <w:lvlText w:val="(%6)"/>
      <w:lvlJc w:val="left"/>
      <w:pPr>
        <w:tabs>
          <w:tab w:val="num" w:pos="1388"/>
        </w:tabs>
        <w:ind w:left="1388" w:hanging="566"/>
      </w:pPr>
      <w:rPr>
        <w:rFonts w:hint="default"/>
      </w:rPr>
    </w:lvl>
    <w:lvl w:ilvl="6">
      <w:start w:val="1"/>
      <w:numFmt w:val="decimal"/>
      <w:lvlText w:val="%7)"/>
      <w:lvlJc w:val="left"/>
      <w:pPr>
        <w:tabs>
          <w:tab w:val="num" w:pos="1955"/>
        </w:tabs>
        <w:ind w:left="1955" w:hanging="567"/>
      </w:pPr>
      <w:rPr>
        <w:rFonts w:hint="default"/>
      </w:rPr>
    </w:lvl>
    <w:lvl w:ilvl="7">
      <w:start w:val="1"/>
      <w:numFmt w:val="lowerLetter"/>
      <w:lvlText w:val="%8)"/>
      <w:lvlJc w:val="left"/>
      <w:pPr>
        <w:tabs>
          <w:tab w:val="num" w:pos="2522"/>
        </w:tabs>
        <w:ind w:left="2522" w:hanging="567"/>
      </w:pPr>
      <w:rPr>
        <w:rFonts w:hint="default"/>
      </w:rPr>
    </w:lvl>
    <w:lvl w:ilvl="8">
      <w:start w:val="1"/>
      <w:numFmt w:val="lowerRoman"/>
      <w:lvlText w:val="%9)"/>
      <w:lvlJc w:val="left"/>
      <w:pPr>
        <w:tabs>
          <w:tab w:val="num" w:pos="3089"/>
        </w:tabs>
        <w:ind w:left="3089" w:hanging="567"/>
      </w:pPr>
      <w:rPr>
        <w:rFonts w:hint="default"/>
      </w:rPr>
    </w:lvl>
  </w:abstractNum>
  <w:abstractNum w:abstractNumId="1">
    <w:nsid w:val="096C2A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B8C01B0"/>
    <w:multiLevelType w:val="hybridMultilevel"/>
    <w:tmpl w:val="DFF43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762513"/>
    <w:multiLevelType w:val="hybridMultilevel"/>
    <w:tmpl w:val="FC9C7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E103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335D3B91"/>
    <w:multiLevelType w:val="hybridMultilevel"/>
    <w:tmpl w:val="32925A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BD28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3880C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47C129C"/>
    <w:multiLevelType w:val="hybridMultilevel"/>
    <w:tmpl w:val="4612B624"/>
    <w:lvl w:ilvl="0" w:tplc="4AB0D254">
      <w:start w:val="1"/>
      <w:numFmt w:val="upperLetter"/>
      <w:pStyle w:val="Recitals"/>
      <w:lvlText w:val="(%1)"/>
      <w:lvlJc w:val="left"/>
      <w:pPr>
        <w:tabs>
          <w:tab w:val="num" w:pos="0"/>
        </w:tabs>
        <w:ind w:left="567"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nsid w:val="514934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9654290"/>
    <w:multiLevelType w:val="hybridMultilevel"/>
    <w:tmpl w:val="5576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793C68"/>
    <w:multiLevelType w:val="hybridMultilevel"/>
    <w:tmpl w:val="48A8A83C"/>
    <w:lvl w:ilvl="0" w:tplc="A2924EC8">
      <w:start w:val="1"/>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5E0B12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F6A0E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3"/>
  </w:num>
  <w:num w:numId="3">
    <w:abstractNumId w:val="5"/>
  </w:num>
  <w:num w:numId="4">
    <w:abstractNumId w:val="6"/>
  </w:num>
  <w:num w:numId="5">
    <w:abstractNumId w:val="12"/>
  </w:num>
  <w:num w:numId="6">
    <w:abstractNumId w:val="13"/>
  </w:num>
  <w:num w:numId="7">
    <w:abstractNumId w:val="2"/>
  </w:num>
  <w:num w:numId="8">
    <w:abstractNumId w:val="4"/>
  </w:num>
  <w:num w:numId="9">
    <w:abstractNumId w:val="9"/>
  </w:num>
  <w:num w:numId="10">
    <w:abstractNumId w:val="0"/>
  </w:num>
  <w:num w:numId="11">
    <w:abstractNumId w:val="1"/>
  </w:num>
  <w:num w:numId="12">
    <w:abstractNumId w:val="8"/>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num>
  <w:num w:numId="15">
    <w:abstractNumId w:val="7"/>
  </w:num>
  <w:num w:numId="16">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nia Johny">
    <w15:presenceInfo w15:providerId="Windows Live" w15:userId="53ff211482af4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D59"/>
    <w:rsid w:val="0000661B"/>
    <w:rsid w:val="00010509"/>
    <w:rsid w:val="000111F9"/>
    <w:rsid w:val="0001245B"/>
    <w:rsid w:val="0001525B"/>
    <w:rsid w:val="00022BEB"/>
    <w:rsid w:val="000250D0"/>
    <w:rsid w:val="00044106"/>
    <w:rsid w:val="00046539"/>
    <w:rsid w:val="00061C8F"/>
    <w:rsid w:val="000809BA"/>
    <w:rsid w:val="000847CB"/>
    <w:rsid w:val="000917D6"/>
    <w:rsid w:val="00094037"/>
    <w:rsid w:val="00097096"/>
    <w:rsid w:val="00097A0C"/>
    <w:rsid w:val="000A1AC4"/>
    <w:rsid w:val="000A58A8"/>
    <w:rsid w:val="000A6370"/>
    <w:rsid w:val="000B75CB"/>
    <w:rsid w:val="000C0ED5"/>
    <w:rsid w:val="000C1074"/>
    <w:rsid w:val="000C125A"/>
    <w:rsid w:val="000C16B8"/>
    <w:rsid w:val="000C2B11"/>
    <w:rsid w:val="000D3548"/>
    <w:rsid w:val="000E246A"/>
    <w:rsid w:val="000F3E39"/>
    <w:rsid w:val="00101FAC"/>
    <w:rsid w:val="001031DE"/>
    <w:rsid w:val="00103F15"/>
    <w:rsid w:val="00106398"/>
    <w:rsid w:val="00116DDF"/>
    <w:rsid w:val="0012336C"/>
    <w:rsid w:val="00126E48"/>
    <w:rsid w:val="00141064"/>
    <w:rsid w:val="00166401"/>
    <w:rsid w:val="001667A7"/>
    <w:rsid w:val="0018658D"/>
    <w:rsid w:val="001936B9"/>
    <w:rsid w:val="001950E2"/>
    <w:rsid w:val="001A048A"/>
    <w:rsid w:val="001A2D70"/>
    <w:rsid w:val="001B2252"/>
    <w:rsid w:val="001B35BD"/>
    <w:rsid w:val="001B4B75"/>
    <w:rsid w:val="001B67D5"/>
    <w:rsid w:val="001C1EFB"/>
    <w:rsid w:val="001C20D2"/>
    <w:rsid w:val="001C24E1"/>
    <w:rsid w:val="001C41F9"/>
    <w:rsid w:val="001C742D"/>
    <w:rsid w:val="001D60F7"/>
    <w:rsid w:val="001D7FD8"/>
    <w:rsid w:val="001E300A"/>
    <w:rsid w:val="001F2E98"/>
    <w:rsid w:val="001F3C57"/>
    <w:rsid w:val="001F41AC"/>
    <w:rsid w:val="001F6015"/>
    <w:rsid w:val="001F7B06"/>
    <w:rsid w:val="001F7ED1"/>
    <w:rsid w:val="002001D8"/>
    <w:rsid w:val="002029B4"/>
    <w:rsid w:val="002049B9"/>
    <w:rsid w:val="0020729B"/>
    <w:rsid w:val="00221B75"/>
    <w:rsid w:val="00223A23"/>
    <w:rsid w:val="00235568"/>
    <w:rsid w:val="0024267B"/>
    <w:rsid w:val="00273AB2"/>
    <w:rsid w:val="00273AB3"/>
    <w:rsid w:val="00275CF4"/>
    <w:rsid w:val="0028253C"/>
    <w:rsid w:val="002829C5"/>
    <w:rsid w:val="00292B2C"/>
    <w:rsid w:val="0029399C"/>
    <w:rsid w:val="002968B6"/>
    <w:rsid w:val="002A42BB"/>
    <w:rsid w:val="002A4B81"/>
    <w:rsid w:val="002A5702"/>
    <w:rsid w:val="002A72A0"/>
    <w:rsid w:val="002B475F"/>
    <w:rsid w:val="002B6A13"/>
    <w:rsid w:val="002C57F2"/>
    <w:rsid w:val="002D18B1"/>
    <w:rsid w:val="002E0035"/>
    <w:rsid w:val="002E0405"/>
    <w:rsid w:val="002E28F9"/>
    <w:rsid w:val="002E3467"/>
    <w:rsid w:val="002E563C"/>
    <w:rsid w:val="0030119A"/>
    <w:rsid w:val="00330F72"/>
    <w:rsid w:val="0033206A"/>
    <w:rsid w:val="00340742"/>
    <w:rsid w:val="003413AC"/>
    <w:rsid w:val="003503CA"/>
    <w:rsid w:val="0035270A"/>
    <w:rsid w:val="00353DEE"/>
    <w:rsid w:val="00356771"/>
    <w:rsid w:val="00356ECE"/>
    <w:rsid w:val="003627C4"/>
    <w:rsid w:val="00366109"/>
    <w:rsid w:val="003669B9"/>
    <w:rsid w:val="003708EF"/>
    <w:rsid w:val="00374A9A"/>
    <w:rsid w:val="00375193"/>
    <w:rsid w:val="00386C2F"/>
    <w:rsid w:val="003879D5"/>
    <w:rsid w:val="0039122F"/>
    <w:rsid w:val="003A6159"/>
    <w:rsid w:val="003A6A85"/>
    <w:rsid w:val="003B7ED5"/>
    <w:rsid w:val="003D4295"/>
    <w:rsid w:val="003E444C"/>
    <w:rsid w:val="003E49D2"/>
    <w:rsid w:val="003E7BDC"/>
    <w:rsid w:val="003F142F"/>
    <w:rsid w:val="003F2A0E"/>
    <w:rsid w:val="003F301B"/>
    <w:rsid w:val="003F54A6"/>
    <w:rsid w:val="003F7DD1"/>
    <w:rsid w:val="00401C85"/>
    <w:rsid w:val="00403D37"/>
    <w:rsid w:val="00404381"/>
    <w:rsid w:val="004235BA"/>
    <w:rsid w:val="00426141"/>
    <w:rsid w:val="00426D32"/>
    <w:rsid w:val="00430B91"/>
    <w:rsid w:val="00436763"/>
    <w:rsid w:val="004430B5"/>
    <w:rsid w:val="00444E67"/>
    <w:rsid w:val="004515A9"/>
    <w:rsid w:val="00460432"/>
    <w:rsid w:val="00461D76"/>
    <w:rsid w:val="0047426F"/>
    <w:rsid w:val="00475216"/>
    <w:rsid w:val="004764ED"/>
    <w:rsid w:val="004819C6"/>
    <w:rsid w:val="00485877"/>
    <w:rsid w:val="00485C9D"/>
    <w:rsid w:val="00485F1A"/>
    <w:rsid w:val="004873B3"/>
    <w:rsid w:val="004A2D47"/>
    <w:rsid w:val="004A3C5D"/>
    <w:rsid w:val="004B0F9A"/>
    <w:rsid w:val="004B42FA"/>
    <w:rsid w:val="004C200A"/>
    <w:rsid w:val="004C7171"/>
    <w:rsid w:val="004E4F56"/>
    <w:rsid w:val="004E5A70"/>
    <w:rsid w:val="004E64C9"/>
    <w:rsid w:val="004F331C"/>
    <w:rsid w:val="004F7703"/>
    <w:rsid w:val="00507B3F"/>
    <w:rsid w:val="00513113"/>
    <w:rsid w:val="00521A3E"/>
    <w:rsid w:val="0052727E"/>
    <w:rsid w:val="005352E6"/>
    <w:rsid w:val="00541767"/>
    <w:rsid w:val="00545FA1"/>
    <w:rsid w:val="00556367"/>
    <w:rsid w:val="00556E07"/>
    <w:rsid w:val="00572FB2"/>
    <w:rsid w:val="0057480B"/>
    <w:rsid w:val="005748C2"/>
    <w:rsid w:val="00575741"/>
    <w:rsid w:val="00575C57"/>
    <w:rsid w:val="0057646B"/>
    <w:rsid w:val="00582551"/>
    <w:rsid w:val="00582853"/>
    <w:rsid w:val="0058674B"/>
    <w:rsid w:val="00586D7E"/>
    <w:rsid w:val="005919E1"/>
    <w:rsid w:val="0059225B"/>
    <w:rsid w:val="00595FF6"/>
    <w:rsid w:val="00596E28"/>
    <w:rsid w:val="005976F4"/>
    <w:rsid w:val="005B2098"/>
    <w:rsid w:val="005B219A"/>
    <w:rsid w:val="005B5D82"/>
    <w:rsid w:val="005C0185"/>
    <w:rsid w:val="005C24F1"/>
    <w:rsid w:val="005C4A18"/>
    <w:rsid w:val="005E7594"/>
    <w:rsid w:val="005E7FEF"/>
    <w:rsid w:val="006004BC"/>
    <w:rsid w:val="00617410"/>
    <w:rsid w:val="00620A22"/>
    <w:rsid w:val="0063293F"/>
    <w:rsid w:val="00637812"/>
    <w:rsid w:val="00643A6D"/>
    <w:rsid w:val="00653A9E"/>
    <w:rsid w:val="00655F50"/>
    <w:rsid w:val="00660B8E"/>
    <w:rsid w:val="0066615F"/>
    <w:rsid w:val="0067301B"/>
    <w:rsid w:val="0068491C"/>
    <w:rsid w:val="00692B04"/>
    <w:rsid w:val="006B2C58"/>
    <w:rsid w:val="006B33B8"/>
    <w:rsid w:val="006C3C08"/>
    <w:rsid w:val="006C5775"/>
    <w:rsid w:val="006C5890"/>
    <w:rsid w:val="006D018F"/>
    <w:rsid w:val="006F6DBA"/>
    <w:rsid w:val="0070213E"/>
    <w:rsid w:val="00702F1F"/>
    <w:rsid w:val="00721692"/>
    <w:rsid w:val="00732230"/>
    <w:rsid w:val="0073258B"/>
    <w:rsid w:val="00741195"/>
    <w:rsid w:val="00744F96"/>
    <w:rsid w:val="007475FE"/>
    <w:rsid w:val="007551F4"/>
    <w:rsid w:val="007646B1"/>
    <w:rsid w:val="00770A5B"/>
    <w:rsid w:val="007717FE"/>
    <w:rsid w:val="00780FBF"/>
    <w:rsid w:val="0078179F"/>
    <w:rsid w:val="007836FE"/>
    <w:rsid w:val="00784FD1"/>
    <w:rsid w:val="007C29F2"/>
    <w:rsid w:val="007C3C92"/>
    <w:rsid w:val="007C575A"/>
    <w:rsid w:val="007D4428"/>
    <w:rsid w:val="007D49F3"/>
    <w:rsid w:val="007D6D59"/>
    <w:rsid w:val="007D7B75"/>
    <w:rsid w:val="007E0CED"/>
    <w:rsid w:val="007E5D63"/>
    <w:rsid w:val="007F2C5B"/>
    <w:rsid w:val="007F4995"/>
    <w:rsid w:val="007F62C2"/>
    <w:rsid w:val="0081186A"/>
    <w:rsid w:val="00817511"/>
    <w:rsid w:val="00817971"/>
    <w:rsid w:val="00820362"/>
    <w:rsid w:val="008206F5"/>
    <w:rsid w:val="0082368F"/>
    <w:rsid w:val="0082740B"/>
    <w:rsid w:val="008275D5"/>
    <w:rsid w:val="00834DBA"/>
    <w:rsid w:val="00834DC8"/>
    <w:rsid w:val="00836054"/>
    <w:rsid w:val="008432FE"/>
    <w:rsid w:val="008511BC"/>
    <w:rsid w:val="00853250"/>
    <w:rsid w:val="00860FE3"/>
    <w:rsid w:val="008719CD"/>
    <w:rsid w:val="00871AC8"/>
    <w:rsid w:val="00872CDC"/>
    <w:rsid w:val="0088348B"/>
    <w:rsid w:val="00886E00"/>
    <w:rsid w:val="00890153"/>
    <w:rsid w:val="008921B3"/>
    <w:rsid w:val="0089346B"/>
    <w:rsid w:val="008968F2"/>
    <w:rsid w:val="008B0B08"/>
    <w:rsid w:val="008B1D58"/>
    <w:rsid w:val="008B245B"/>
    <w:rsid w:val="008B2FF0"/>
    <w:rsid w:val="008B49DC"/>
    <w:rsid w:val="008B4F73"/>
    <w:rsid w:val="008B5BBA"/>
    <w:rsid w:val="008C4EEA"/>
    <w:rsid w:val="008C6622"/>
    <w:rsid w:val="008E144E"/>
    <w:rsid w:val="008F601F"/>
    <w:rsid w:val="008F6FCF"/>
    <w:rsid w:val="00911526"/>
    <w:rsid w:val="00925F11"/>
    <w:rsid w:val="009340A9"/>
    <w:rsid w:val="0094080D"/>
    <w:rsid w:val="009510C3"/>
    <w:rsid w:val="009718B8"/>
    <w:rsid w:val="00987052"/>
    <w:rsid w:val="00987EFC"/>
    <w:rsid w:val="00991D14"/>
    <w:rsid w:val="00995C34"/>
    <w:rsid w:val="009A2C1E"/>
    <w:rsid w:val="009A569A"/>
    <w:rsid w:val="009A5BFE"/>
    <w:rsid w:val="009A7628"/>
    <w:rsid w:val="009A7E7B"/>
    <w:rsid w:val="009B0D59"/>
    <w:rsid w:val="009B4A29"/>
    <w:rsid w:val="009B593B"/>
    <w:rsid w:val="009C7F31"/>
    <w:rsid w:val="009D74F4"/>
    <w:rsid w:val="009D794B"/>
    <w:rsid w:val="009F1B0E"/>
    <w:rsid w:val="009F1C0E"/>
    <w:rsid w:val="009F76FA"/>
    <w:rsid w:val="00A03EB3"/>
    <w:rsid w:val="00A04D60"/>
    <w:rsid w:val="00A07CB2"/>
    <w:rsid w:val="00A13568"/>
    <w:rsid w:val="00A256AE"/>
    <w:rsid w:val="00A352E5"/>
    <w:rsid w:val="00A3732E"/>
    <w:rsid w:val="00A4105A"/>
    <w:rsid w:val="00A4194F"/>
    <w:rsid w:val="00A41B69"/>
    <w:rsid w:val="00A44916"/>
    <w:rsid w:val="00A5196B"/>
    <w:rsid w:val="00A53B57"/>
    <w:rsid w:val="00A544DC"/>
    <w:rsid w:val="00A5648D"/>
    <w:rsid w:val="00A6247A"/>
    <w:rsid w:val="00A63170"/>
    <w:rsid w:val="00A74B16"/>
    <w:rsid w:val="00A757E7"/>
    <w:rsid w:val="00A76740"/>
    <w:rsid w:val="00A77E55"/>
    <w:rsid w:val="00A84B06"/>
    <w:rsid w:val="00A8539A"/>
    <w:rsid w:val="00A861F2"/>
    <w:rsid w:val="00A90CA8"/>
    <w:rsid w:val="00A9454A"/>
    <w:rsid w:val="00A9700F"/>
    <w:rsid w:val="00AA59BE"/>
    <w:rsid w:val="00AB3C79"/>
    <w:rsid w:val="00AC2F35"/>
    <w:rsid w:val="00AC4BBE"/>
    <w:rsid w:val="00AC76AB"/>
    <w:rsid w:val="00AD1FD7"/>
    <w:rsid w:val="00AD2A2F"/>
    <w:rsid w:val="00AD48A7"/>
    <w:rsid w:val="00AD7ABF"/>
    <w:rsid w:val="00AE5CFE"/>
    <w:rsid w:val="00AF6628"/>
    <w:rsid w:val="00B0714A"/>
    <w:rsid w:val="00B171F1"/>
    <w:rsid w:val="00B23DE4"/>
    <w:rsid w:val="00B33D48"/>
    <w:rsid w:val="00B41FA8"/>
    <w:rsid w:val="00B45AC5"/>
    <w:rsid w:val="00B51198"/>
    <w:rsid w:val="00B6476C"/>
    <w:rsid w:val="00B6750B"/>
    <w:rsid w:val="00B70135"/>
    <w:rsid w:val="00B70356"/>
    <w:rsid w:val="00B71647"/>
    <w:rsid w:val="00B91B73"/>
    <w:rsid w:val="00B92257"/>
    <w:rsid w:val="00B92BDB"/>
    <w:rsid w:val="00B94936"/>
    <w:rsid w:val="00B95E66"/>
    <w:rsid w:val="00B95FEF"/>
    <w:rsid w:val="00B97CB9"/>
    <w:rsid w:val="00BA1E5E"/>
    <w:rsid w:val="00BA22AC"/>
    <w:rsid w:val="00BA3FA0"/>
    <w:rsid w:val="00BB28A2"/>
    <w:rsid w:val="00BB4CCD"/>
    <w:rsid w:val="00BB5897"/>
    <w:rsid w:val="00BC029D"/>
    <w:rsid w:val="00BC4909"/>
    <w:rsid w:val="00BC4E69"/>
    <w:rsid w:val="00BC4FB2"/>
    <w:rsid w:val="00BD58ED"/>
    <w:rsid w:val="00BE0B46"/>
    <w:rsid w:val="00BE7494"/>
    <w:rsid w:val="00C0131F"/>
    <w:rsid w:val="00C10D94"/>
    <w:rsid w:val="00C21D6A"/>
    <w:rsid w:val="00C24281"/>
    <w:rsid w:val="00C27373"/>
    <w:rsid w:val="00C32A2F"/>
    <w:rsid w:val="00C373F7"/>
    <w:rsid w:val="00C4403B"/>
    <w:rsid w:val="00C50AC3"/>
    <w:rsid w:val="00C57649"/>
    <w:rsid w:val="00C61E90"/>
    <w:rsid w:val="00C63D7B"/>
    <w:rsid w:val="00C67B71"/>
    <w:rsid w:val="00C735F8"/>
    <w:rsid w:val="00C82417"/>
    <w:rsid w:val="00C84E5B"/>
    <w:rsid w:val="00C87AD3"/>
    <w:rsid w:val="00C93A93"/>
    <w:rsid w:val="00C96487"/>
    <w:rsid w:val="00CA6751"/>
    <w:rsid w:val="00CB106F"/>
    <w:rsid w:val="00CB17D4"/>
    <w:rsid w:val="00CB2A44"/>
    <w:rsid w:val="00CC7EFE"/>
    <w:rsid w:val="00CD3DEC"/>
    <w:rsid w:val="00CE0F10"/>
    <w:rsid w:val="00CE1EAA"/>
    <w:rsid w:val="00CE37E6"/>
    <w:rsid w:val="00CE78F5"/>
    <w:rsid w:val="00CF0524"/>
    <w:rsid w:val="00CF67C3"/>
    <w:rsid w:val="00CF6A50"/>
    <w:rsid w:val="00D03E3F"/>
    <w:rsid w:val="00D0613E"/>
    <w:rsid w:val="00D10F7B"/>
    <w:rsid w:val="00D16B88"/>
    <w:rsid w:val="00D21AEB"/>
    <w:rsid w:val="00D230BE"/>
    <w:rsid w:val="00D2356C"/>
    <w:rsid w:val="00D27F7A"/>
    <w:rsid w:val="00D45547"/>
    <w:rsid w:val="00D5143D"/>
    <w:rsid w:val="00D74845"/>
    <w:rsid w:val="00D77988"/>
    <w:rsid w:val="00D82E8C"/>
    <w:rsid w:val="00D839A2"/>
    <w:rsid w:val="00D846E7"/>
    <w:rsid w:val="00DB1517"/>
    <w:rsid w:val="00DD08E4"/>
    <w:rsid w:val="00DD3A83"/>
    <w:rsid w:val="00DE274C"/>
    <w:rsid w:val="00DE52B2"/>
    <w:rsid w:val="00DF380B"/>
    <w:rsid w:val="00DF422C"/>
    <w:rsid w:val="00E017C8"/>
    <w:rsid w:val="00E058C1"/>
    <w:rsid w:val="00E10DE7"/>
    <w:rsid w:val="00E1348A"/>
    <w:rsid w:val="00E245C5"/>
    <w:rsid w:val="00E252EB"/>
    <w:rsid w:val="00E34AF1"/>
    <w:rsid w:val="00E434B3"/>
    <w:rsid w:val="00E4406C"/>
    <w:rsid w:val="00E4432E"/>
    <w:rsid w:val="00E46E34"/>
    <w:rsid w:val="00E575F0"/>
    <w:rsid w:val="00E5766E"/>
    <w:rsid w:val="00E81705"/>
    <w:rsid w:val="00E825C5"/>
    <w:rsid w:val="00E82F87"/>
    <w:rsid w:val="00E85409"/>
    <w:rsid w:val="00E86F8C"/>
    <w:rsid w:val="00E87F6D"/>
    <w:rsid w:val="00E951D3"/>
    <w:rsid w:val="00EA00E3"/>
    <w:rsid w:val="00EA1527"/>
    <w:rsid w:val="00EA3A80"/>
    <w:rsid w:val="00EB13F9"/>
    <w:rsid w:val="00EB227C"/>
    <w:rsid w:val="00EB2EB3"/>
    <w:rsid w:val="00EB4B66"/>
    <w:rsid w:val="00EC2C5C"/>
    <w:rsid w:val="00EC383B"/>
    <w:rsid w:val="00ED1A18"/>
    <w:rsid w:val="00ED231F"/>
    <w:rsid w:val="00EE0638"/>
    <w:rsid w:val="00F00285"/>
    <w:rsid w:val="00F037B0"/>
    <w:rsid w:val="00F04A53"/>
    <w:rsid w:val="00F073EB"/>
    <w:rsid w:val="00F124FC"/>
    <w:rsid w:val="00F20DC4"/>
    <w:rsid w:val="00F23221"/>
    <w:rsid w:val="00F232D0"/>
    <w:rsid w:val="00F25F67"/>
    <w:rsid w:val="00F33823"/>
    <w:rsid w:val="00F34861"/>
    <w:rsid w:val="00F34BF7"/>
    <w:rsid w:val="00F40B9D"/>
    <w:rsid w:val="00F420ED"/>
    <w:rsid w:val="00F46190"/>
    <w:rsid w:val="00F565D8"/>
    <w:rsid w:val="00F6585E"/>
    <w:rsid w:val="00F709A4"/>
    <w:rsid w:val="00F74531"/>
    <w:rsid w:val="00F75DD5"/>
    <w:rsid w:val="00F77D54"/>
    <w:rsid w:val="00F832E1"/>
    <w:rsid w:val="00F85F22"/>
    <w:rsid w:val="00F86235"/>
    <w:rsid w:val="00F9178E"/>
    <w:rsid w:val="00FA2B3C"/>
    <w:rsid w:val="00FB0FD8"/>
    <w:rsid w:val="00FB5444"/>
    <w:rsid w:val="00FB5F4C"/>
    <w:rsid w:val="00FC1FAA"/>
    <w:rsid w:val="00FC23CB"/>
    <w:rsid w:val="00FC27C4"/>
    <w:rsid w:val="00FC4B32"/>
    <w:rsid w:val="00FD05EE"/>
    <w:rsid w:val="00FE0CCB"/>
    <w:rsid w:val="00FF27F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541D8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601F"/>
    <w:rPr>
      <w:b/>
      <w:bCs/>
    </w:rPr>
  </w:style>
  <w:style w:type="paragraph" w:styleId="ListParagraph">
    <w:name w:val="List Paragraph"/>
    <w:basedOn w:val="Normal"/>
    <w:uiPriority w:val="34"/>
    <w:qFormat/>
    <w:rsid w:val="008F601F"/>
    <w:pPr>
      <w:ind w:left="720"/>
      <w:contextualSpacing/>
    </w:pPr>
  </w:style>
  <w:style w:type="table" w:styleId="TableGrid">
    <w:name w:val="Table Grid"/>
    <w:basedOn w:val="TableNormal"/>
    <w:uiPriority w:val="59"/>
    <w:rsid w:val="00E951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D230BE"/>
  </w:style>
  <w:style w:type="character" w:customStyle="1" w:styleId="CommentTextChar">
    <w:name w:val="Comment Text Char"/>
    <w:basedOn w:val="DefaultParagraphFont"/>
    <w:link w:val="CommentText"/>
    <w:uiPriority w:val="99"/>
    <w:semiHidden/>
    <w:rsid w:val="00D230BE"/>
  </w:style>
  <w:style w:type="character" w:styleId="CommentReference">
    <w:name w:val="annotation reference"/>
    <w:semiHidden/>
    <w:rsid w:val="00D230BE"/>
    <w:rPr>
      <w:sz w:val="16"/>
      <w:szCs w:val="16"/>
    </w:rPr>
  </w:style>
  <w:style w:type="paragraph" w:styleId="BalloonText">
    <w:name w:val="Balloon Text"/>
    <w:basedOn w:val="Normal"/>
    <w:link w:val="BalloonTextChar"/>
    <w:uiPriority w:val="99"/>
    <w:semiHidden/>
    <w:unhideWhenUsed/>
    <w:rsid w:val="00D230B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30BE"/>
    <w:rPr>
      <w:rFonts w:ascii="Lucida Grande" w:hAnsi="Lucida Grande" w:cs="Lucida Grande"/>
      <w:sz w:val="18"/>
      <w:szCs w:val="18"/>
    </w:rPr>
  </w:style>
  <w:style w:type="paragraph" w:customStyle="1" w:styleId="SimpleH1">
    <w:name w:val="Simple_H1"/>
    <w:basedOn w:val="BodyText"/>
    <w:rsid w:val="00D03E3F"/>
    <w:pPr>
      <w:numPr>
        <w:numId w:val="10"/>
      </w:numPr>
      <w:spacing w:after="240" w:line="360" w:lineRule="auto"/>
      <w:jc w:val="both"/>
    </w:pPr>
    <w:rPr>
      <w:rFonts w:ascii="Arial" w:eastAsia="Times New Roman" w:hAnsi="Arial" w:cs="Times New Roman"/>
      <w:sz w:val="20"/>
      <w:lang w:eastAsia="en-GB"/>
    </w:rPr>
  </w:style>
  <w:style w:type="paragraph" w:customStyle="1" w:styleId="SimpleH2">
    <w:name w:val="Simple_H2"/>
    <w:basedOn w:val="BodyText"/>
    <w:rsid w:val="00D03E3F"/>
    <w:pPr>
      <w:numPr>
        <w:ilvl w:val="1"/>
        <w:numId w:val="10"/>
      </w:numPr>
      <w:spacing w:after="240" w:line="360" w:lineRule="auto"/>
      <w:jc w:val="both"/>
    </w:pPr>
    <w:rPr>
      <w:rFonts w:ascii="Arial" w:eastAsia="Times New Roman" w:hAnsi="Arial" w:cs="Times New Roman"/>
      <w:sz w:val="20"/>
      <w:lang w:eastAsia="en-GB"/>
    </w:rPr>
  </w:style>
  <w:style w:type="paragraph" w:customStyle="1" w:styleId="SimpleH3">
    <w:name w:val="Simple_H3"/>
    <w:basedOn w:val="BodyText"/>
    <w:rsid w:val="00D03E3F"/>
    <w:pPr>
      <w:numPr>
        <w:ilvl w:val="2"/>
        <w:numId w:val="10"/>
      </w:numPr>
      <w:spacing w:after="240" w:line="360" w:lineRule="auto"/>
      <w:jc w:val="both"/>
    </w:pPr>
    <w:rPr>
      <w:rFonts w:ascii="Arial" w:eastAsia="Times New Roman" w:hAnsi="Arial" w:cs="Times New Roman"/>
      <w:sz w:val="20"/>
      <w:lang w:eastAsia="en-GB"/>
    </w:rPr>
  </w:style>
  <w:style w:type="paragraph" w:customStyle="1" w:styleId="SimpleH4">
    <w:name w:val="Simple_H4"/>
    <w:basedOn w:val="BodyText"/>
    <w:rsid w:val="00D03E3F"/>
    <w:pPr>
      <w:numPr>
        <w:ilvl w:val="3"/>
        <w:numId w:val="10"/>
      </w:numPr>
      <w:spacing w:after="240" w:line="360" w:lineRule="auto"/>
      <w:jc w:val="both"/>
    </w:pPr>
    <w:rPr>
      <w:rFonts w:ascii="Arial" w:eastAsia="Times New Roman" w:hAnsi="Arial" w:cs="Times New Roman"/>
      <w:sz w:val="20"/>
      <w:lang w:eastAsia="en-GB"/>
    </w:rPr>
  </w:style>
  <w:style w:type="paragraph" w:styleId="BodyText">
    <w:name w:val="Body Text"/>
    <w:basedOn w:val="Normal"/>
    <w:link w:val="BodyTextChar"/>
    <w:uiPriority w:val="99"/>
    <w:semiHidden/>
    <w:unhideWhenUsed/>
    <w:rsid w:val="00D03E3F"/>
    <w:pPr>
      <w:spacing w:after="120"/>
    </w:pPr>
  </w:style>
  <w:style w:type="character" w:customStyle="1" w:styleId="BodyTextChar">
    <w:name w:val="Body Text Char"/>
    <w:basedOn w:val="DefaultParagraphFont"/>
    <w:link w:val="BodyText"/>
    <w:uiPriority w:val="99"/>
    <w:semiHidden/>
    <w:rsid w:val="00D03E3F"/>
  </w:style>
  <w:style w:type="paragraph" w:customStyle="1" w:styleId="Recitals">
    <w:name w:val="Recitals"/>
    <w:basedOn w:val="BodyText"/>
    <w:rsid w:val="00EA3A80"/>
    <w:pPr>
      <w:numPr>
        <w:numId w:val="12"/>
      </w:numPr>
      <w:spacing w:after="240" w:line="360" w:lineRule="auto"/>
      <w:jc w:val="both"/>
    </w:pPr>
    <w:rPr>
      <w:rFonts w:ascii="Arial" w:eastAsia="Times New Roman" w:hAnsi="Arial" w:cs="Times New Roman"/>
      <w:sz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601F"/>
    <w:rPr>
      <w:b/>
      <w:bCs/>
    </w:rPr>
  </w:style>
  <w:style w:type="paragraph" w:styleId="ListParagraph">
    <w:name w:val="List Paragraph"/>
    <w:basedOn w:val="Normal"/>
    <w:uiPriority w:val="34"/>
    <w:qFormat/>
    <w:rsid w:val="008F601F"/>
    <w:pPr>
      <w:ind w:left="720"/>
      <w:contextualSpacing/>
    </w:pPr>
  </w:style>
  <w:style w:type="table" w:styleId="TableGrid">
    <w:name w:val="Table Grid"/>
    <w:basedOn w:val="TableNormal"/>
    <w:uiPriority w:val="59"/>
    <w:rsid w:val="00E951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D230BE"/>
  </w:style>
  <w:style w:type="character" w:customStyle="1" w:styleId="CommentTextChar">
    <w:name w:val="Comment Text Char"/>
    <w:basedOn w:val="DefaultParagraphFont"/>
    <w:link w:val="CommentText"/>
    <w:uiPriority w:val="99"/>
    <w:semiHidden/>
    <w:rsid w:val="00D230BE"/>
  </w:style>
  <w:style w:type="character" w:styleId="CommentReference">
    <w:name w:val="annotation reference"/>
    <w:semiHidden/>
    <w:rsid w:val="00D230BE"/>
    <w:rPr>
      <w:sz w:val="16"/>
      <w:szCs w:val="16"/>
    </w:rPr>
  </w:style>
  <w:style w:type="paragraph" w:styleId="BalloonText">
    <w:name w:val="Balloon Text"/>
    <w:basedOn w:val="Normal"/>
    <w:link w:val="BalloonTextChar"/>
    <w:uiPriority w:val="99"/>
    <w:semiHidden/>
    <w:unhideWhenUsed/>
    <w:rsid w:val="00D230B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30BE"/>
    <w:rPr>
      <w:rFonts w:ascii="Lucida Grande" w:hAnsi="Lucida Grande" w:cs="Lucida Grande"/>
      <w:sz w:val="18"/>
      <w:szCs w:val="18"/>
    </w:rPr>
  </w:style>
  <w:style w:type="paragraph" w:customStyle="1" w:styleId="SimpleH1">
    <w:name w:val="Simple_H1"/>
    <w:basedOn w:val="BodyText"/>
    <w:rsid w:val="00D03E3F"/>
    <w:pPr>
      <w:numPr>
        <w:numId w:val="10"/>
      </w:numPr>
      <w:spacing w:after="240" w:line="360" w:lineRule="auto"/>
      <w:jc w:val="both"/>
    </w:pPr>
    <w:rPr>
      <w:rFonts w:ascii="Arial" w:eastAsia="Times New Roman" w:hAnsi="Arial" w:cs="Times New Roman"/>
      <w:sz w:val="20"/>
      <w:lang w:eastAsia="en-GB"/>
    </w:rPr>
  </w:style>
  <w:style w:type="paragraph" w:customStyle="1" w:styleId="SimpleH2">
    <w:name w:val="Simple_H2"/>
    <w:basedOn w:val="BodyText"/>
    <w:rsid w:val="00D03E3F"/>
    <w:pPr>
      <w:numPr>
        <w:ilvl w:val="1"/>
        <w:numId w:val="10"/>
      </w:numPr>
      <w:spacing w:after="240" w:line="360" w:lineRule="auto"/>
      <w:jc w:val="both"/>
    </w:pPr>
    <w:rPr>
      <w:rFonts w:ascii="Arial" w:eastAsia="Times New Roman" w:hAnsi="Arial" w:cs="Times New Roman"/>
      <w:sz w:val="20"/>
      <w:lang w:eastAsia="en-GB"/>
    </w:rPr>
  </w:style>
  <w:style w:type="paragraph" w:customStyle="1" w:styleId="SimpleH3">
    <w:name w:val="Simple_H3"/>
    <w:basedOn w:val="BodyText"/>
    <w:rsid w:val="00D03E3F"/>
    <w:pPr>
      <w:numPr>
        <w:ilvl w:val="2"/>
        <w:numId w:val="10"/>
      </w:numPr>
      <w:spacing w:after="240" w:line="360" w:lineRule="auto"/>
      <w:jc w:val="both"/>
    </w:pPr>
    <w:rPr>
      <w:rFonts w:ascii="Arial" w:eastAsia="Times New Roman" w:hAnsi="Arial" w:cs="Times New Roman"/>
      <w:sz w:val="20"/>
      <w:lang w:eastAsia="en-GB"/>
    </w:rPr>
  </w:style>
  <w:style w:type="paragraph" w:customStyle="1" w:styleId="SimpleH4">
    <w:name w:val="Simple_H4"/>
    <w:basedOn w:val="BodyText"/>
    <w:rsid w:val="00D03E3F"/>
    <w:pPr>
      <w:numPr>
        <w:ilvl w:val="3"/>
        <w:numId w:val="10"/>
      </w:numPr>
      <w:spacing w:after="240" w:line="360" w:lineRule="auto"/>
      <w:jc w:val="both"/>
    </w:pPr>
    <w:rPr>
      <w:rFonts w:ascii="Arial" w:eastAsia="Times New Roman" w:hAnsi="Arial" w:cs="Times New Roman"/>
      <w:sz w:val="20"/>
      <w:lang w:eastAsia="en-GB"/>
    </w:rPr>
  </w:style>
  <w:style w:type="paragraph" w:styleId="BodyText">
    <w:name w:val="Body Text"/>
    <w:basedOn w:val="Normal"/>
    <w:link w:val="BodyTextChar"/>
    <w:uiPriority w:val="99"/>
    <w:semiHidden/>
    <w:unhideWhenUsed/>
    <w:rsid w:val="00D03E3F"/>
    <w:pPr>
      <w:spacing w:after="120"/>
    </w:pPr>
  </w:style>
  <w:style w:type="character" w:customStyle="1" w:styleId="BodyTextChar">
    <w:name w:val="Body Text Char"/>
    <w:basedOn w:val="DefaultParagraphFont"/>
    <w:link w:val="BodyText"/>
    <w:uiPriority w:val="99"/>
    <w:semiHidden/>
    <w:rsid w:val="00D03E3F"/>
  </w:style>
  <w:style w:type="paragraph" w:customStyle="1" w:styleId="Recitals">
    <w:name w:val="Recitals"/>
    <w:basedOn w:val="BodyText"/>
    <w:rsid w:val="00EA3A80"/>
    <w:pPr>
      <w:numPr>
        <w:numId w:val="12"/>
      </w:numPr>
      <w:spacing w:after="240" w:line="360" w:lineRule="auto"/>
      <w:jc w:val="both"/>
    </w:pPr>
    <w:rPr>
      <w:rFonts w:ascii="Arial" w:eastAsia="Times New Roman" w:hAnsi="Arial" w:cs="Times New Roman"/>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8"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14821</Words>
  <Characters>84484</Characters>
  <Application>Microsoft Macintosh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Salas</dc:creator>
  <cp:keywords/>
  <dc:description/>
  <cp:lastModifiedBy>Carlos Salas</cp:lastModifiedBy>
  <cp:revision>2</cp:revision>
  <dcterms:created xsi:type="dcterms:W3CDTF">2015-07-29T15:27:00Z</dcterms:created>
  <dcterms:modified xsi:type="dcterms:W3CDTF">2015-07-29T15:27:00Z</dcterms:modified>
</cp:coreProperties>
</file>